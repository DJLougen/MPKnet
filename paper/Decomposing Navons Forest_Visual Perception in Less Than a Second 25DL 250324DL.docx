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EA0D15" w14:textId="7CC4247B" w:rsidR="00177348" w:rsidRPr="001243D0" w:rsidRDefault="00D4345F" w:rsidP="001243D0">
      <w:pPr>
        <w:spacing w:after="0" w:line="240" w:lineRule="auto"/>
        <w:jc w:val="center"/>
        <w:rPr>
          <w:rFonts w:ascii="Times New Roman" w:hAnsi="Times New Roman" w:cs="Times New Roman"/>
          <w:sz w:val="24"/>
          <w:szCs w:val="24"/>
        </w:rPr>
      </w:pPr>
      <w:bookmarkStart w:id="0" w:name="_Hlk140218053"/>
      <w:bookmarkStart w:id="1" w:name="_Hlk168319819"/>
      <w:bookmarkStart w:id="2" w:name="_Hlk150340823"/>
      <w:r>
        <w:rPr>
          <w:rFonts w:ascii="Times New Roman" w:hAnsi="Times New Roman" w:cs="Times New Roman"/>
          <w:sz w:val="24"/>
          <w:szCs w:val="24"/>
        </w:rPr>
        <w:t xml:space="preserve"> </w:t>
      </w:r>
      <w:r w:rsidR="00177348" w:rsidRPr="001243D0">
        <w:rPr>
          <w:rFonts w:ascii="Times New Roman" w:hAnsi="Times New Roman" w:cs="Times New Roman"/>
          <w:sz w:val="24"/>
          <w:szCs w:val="24"/>
        </w:rPr>
        <w:t>Decomposing Navon’s Forest: Dissecting the Reaction Times of Global and Local Processing</w:t>
      </w:r>
      <w:r w:rsidR="00177348" w:rsidRPr="00177348">
        <w:rPr>
          <w:rFonts w:ascii="Times New Roman" w:hAnsi="Times New Roman" w:cs="Times New Roman"/>
          <w:sz w:val="24"/>
          <w:szCs w:val="24"/>
        </w:rPr>
        <w:t xml:space="preserve"> </w:t>
      </w:r>
      <w:bookmarkEnd w:id="0"/>
    </w:p>
    <w:p w14:paraId="075B03AE" w14:textId="77777777" w:rsidR="001243D0" w:rsidRPr="001243D0" w:rsidRDefault="001243D0" w:rsidP="00177348">
      <w:pPr>
        <w:spacing w:after="0" w:line="240" w:lineRule="auto"/>
        <w:jc w:val="center"/>
        <w:rPr>
          <w:rFonts w:ascii="Times New Roman" w:hAnsi="Times New Roman" w:cs="Times New Roman"/>
          <w:b/>
          <w:bCs/>
          <w:sz w:val="24"/>
          <w:szCs w:val="24"/>
        </w:rPr>
      </w:pPr>
    </w:p>
    <w:p w14:paraId="6CFD29BD" w14:textId="77777777" w:rsidR="001243D0" w:rsidRPr="00177348" w:rsidRDefault="001243D0" w:rsidP="00177348">
      <w:pPr>
        <w:spacing w:after="0" w:line="240" w:lineRule="auto"/>
        <w:jc w:val="center"/>
        <w:rPr>
          <w:rFonts w:ascii="Times New Roman" w:hAnsi="Times New Roman" w:cs="Times New Roman"/>
          <w:b/>
          <w:bCs/>
          <w:sz w:val="24"/>
          <w:szCs w:val="24"/>
        </w:rPr>
      </w:pPr>
    </w:p>
    <w:p w14:paraId="4704D730" w14:textId="77777777" w:rsidR="00177348" w:rsidRPr="00177348" w:rsidRDefault="00177348" w:rsidP="001243D0">
      <w:pPr>
        <w:spacing w:after="0" w:line="480" w:lineRule="auto"/>
        <w:jc w:val="center"/>
        <w:rPr>
          <w:rFonts w:ascii="Times New Roman" w:hAnsi="Times New Roman" w:cs="Times New Roman"/>
          <w:sz w:val="24"/>
          <w:szCs w:val="24"/>
        </w:rPr>
      </w:pPr>
      <w:r w:rsidRPr="00177348">
        <w:rPr>
          <w:rFonts w:ascii="Times New Roman" w:hAnsi="Times New Roman" w:cs="Times New Roman"/>
          <w:sz w:val="24"/>
          <w:szCs w:val="24"/>
        </w:rPr>
        <w:t>by </w:t>
      </w:r>
    </w:p>
    <w:p w14:paraId="1FC03052" w14:textId="2C5987D2" w:rsidR="00177348" w:rsidRPr="00177348" w:rsidRDefault="00177348" w:rsidP="001243D0">
      <w:pPr>
        <w:spacing w:after="0" w:line="480" w:lineRule="auto"/>
        <w:jc w:val="center"/>
        <w:rPr>
          <w:rFonts w:ascii="Times New Roman" w:hAnsi="Times New Roman" w:cs="Times New Roman"/>
          <w:sz w:val="24"/>
          <w:szCs w:val="24"/>
        </w:rPr>
      </w:pPr>
      <w:r w:rsidRPr="001243D0">
        <w:rPr>
          <w:rFonts w:ascii="Times New Roman" w:hAnsi="Times New Roman" w:cs="Times New Roman"/>
          <w:sz w:val="24"/>
          <w:szCs w:val="24"/>
        </w:rPr>
        <w:t xml:space="preserve">Daniel J. </w:t>
      </w:r>
      <w:proofErr w:type="spellStart"/>
      <w:r w:rsidRPr="001243D0">
        <w:rPr>
          <w:rFonts w:ascii="Times New Roman" w:hAnsi="Times New Roman" w:cs="Times New Roman"/>
          <w:sz w:val="24"/>
          <w:szCs w:val="24"/>
        </w:rPr>
        <w:t>Lougen</w:t>
      </w:r>
      <w:proofErr w:type="spellEnd"/>
    </w:p>
    <w:p w14:paraId="2B0A7223" w14:textId="77777777" w:rsidR="00177348" w:rsidRPr="00177348" w:rsidRDefault="00177348" w:rsidP="00177348">
      <w:pPr>
        <w:spacing w:after="0" w:line="240" w:lineRule="auto"/>
        <w:jc w:val="center"/>
        <w:rPr>
          <w:rFonts w:ascii="Times New Roman" w:hAnsi="Times New Roman" w:cs="Times New Roman"/>
          <w:b/>
          <w:bCs/>
          <w:sz w:val="24"/>
          <w:szCs w:val="24"/>
        </w:rPr>
      </w:pPr>
    </w:p>
    <w:p w14:paraId="4AC972F8" w14:textId="77777777" w:rsidR="00177348" w:rsidRPr="001243D0" w:rsidRDefault="00177348" w:rsidP="00177348">
      <w:pPr>
        <w:spacing w:after="0" w:line="240" w:lineRule="auto"/>
        <w:jc w:val="center"/>
        <w:rPr>
          <w:rFonts w:ascii="Times New Roman" w:hAnsi="Times New Roman" w:cs="Times New Roman"/>
          <w:b/>
          <w:bCs/>
          <w:sz w:val="24"/>
          <w:szCs w:val="24"/>
        </w:rPr>
      </w:pPr>
    </w:p>
    <w:p w14:paraId="7EA7B78D" w14:textId="77777777" w:rsidR="001243D0" w:rsidRPr="00177348" w:rsidRDefault="001243D0" w:rsidP="00177348">
      <w:pPr>
        <w:spacing w:after="0" w:line="240" w:lineRule="auto"/>
        <w:jc w:val="center"/>
        <w:rPr>
          <w:rFonts w:ascii="Times New Roman" w:hAnsi="Times New Roman" w:cs="Times New Roman"/>
          <w:b/>
          <w:bCs/>
          <w:sz w:val="24"/>
          <w:szCs w:val="24"/>
        </w:rPr>
      </w:pPr>
    </w:p>
    <w:p w14:paraId="4F640725" w14:textId="5BE51E58" w:rsidR="00F805E7" w:rsidRDefault="00177348" w:rsidP="001243D0">
      <w:pPr>
        <w:spacing w:after="0" w:line="480" w:lineRule="auto"/>
        <w:jc w:val="center"/>
        <w:rPr>
          <w:rFonts w:ascii="Times New Roman" w:hAnsi="Times New Roman" w:cs="Times New Roman"/>
          <w:sz w:val="24"/>
          <w:szCs w:val="24"/>
        </w:rPr>
      </w:pPr>
      <w:r w:rsidRPr="00177348">
        <w:rPr>
          <w:rFonts w:ascii="Times New Roman" w:hAnsi="Times New Roman" w:cs="Times New Roman"/>
          <w:sz w:val="24"/>
          <w:szCs w:val="24"/>
        </w:rPr>
        <w:t xml:space="preserve">A </w:t>
      </w:r>
      <w:r w:rsidR="00F805E7">
        <w:rPr>
          <w:rFonts w:ascii="Times New Roman" w:hAnsi="Times New Roman" w:cs="Times New Roman"/>
          <w:sz w:val="24"/>
          <w:szCs w:val="24"/>
        </w:rPr>
        <w:t>research paper</w:t>
      </w:r>
      <w:r w:rsidRPr="00177348">
        <w:rPr>
          <w:rFonts w:ascii="Times New Roman" w:hAnsi="Times New Roman" w:cs="Times New Roman"/>
          <w:sz w:val="24"/>
          <w:szCs w:val="24"/>
        </w:rPr>
        <w:t xml:space="preserve"> accepted and approved in partial </w:t>
      </w:r>
    </w:p>
    <w:p w14:paraId="2D4C6E29" w14:textId="3B553877" w:rsidR="00177348" w:rsidRPr="00177348" w:rsidRDefault="00177348" w:rsidP="001243D0">
      <w:pPr>
        <w:spacing w:after="0" w:line="480" w:lineRule="auto"/>
        <w:jc w:val="center"/>
        <w:rPr>
          <w:rFonts w:ascii="Times New Roman" w:hAnsi="Times New Roman" w:cs="Times New Roman"/>
          <w:sz w:val="24"/>
          <w:szCs w:val="24"/>
        </w:rPr>
      </w:pPr>
      <w:r w:rsidRPr="00177348">
        <w:rPr>
          <w:rFonts w:ascii="Times New Roman" w:hAnsi="Times New Roman" w:cs="Times New Roman"/>
          <w:sz w:val="24"/>
          <w:szCs w:val="24"/>
        </w:rPr>
        <w:t>fulfillment of the  </w:t>
      </w:r>
    </w:p>
    <w:p w14:paraId="682ADB1B" w14:textId="77777777" w:rsidR="00177348" w:rsidRPr="00177348" w:rsidRDefault="00177348" w:rsidP="001243D0">
      <w:pPr>
        <w:spacing w:after="0" w:line="480" w:lineRule="auto"/>
        <w:jc w:val="center"/>
        <w:rPr>
          <w:rFonts w:ascii="Times New Roman" w:hAnsi="Times New Roman" w:cs="Times New Roman"/>
          <w:sz w:val="24"/>
          <w:szCs w:val="24"/>
        </w:rPr>
      </w:pPr>
      <w:r w:rsidRPr="00177348">
        <w:rPr>
          <w:rFonts w:ascii="Times New Roman" w:hAnsi="Times New Roman" w:cs="Times New Roman"/>
          <w:sz w:val="24"/>
          <w:szCs w:val="24"/>
        </w:rPr>
        <w:t>requirements for the degree of </w:t>
      </w:r>
    </w:p>
    <w:p w14:paraId="4F248E33" w14:textId="66152701" w:rsidR="00177348" w:rsidRPr="00177348" w:rsidRDefault="00177348" w:rsidP="001243D0">
      <w:pPr>
        <w:spacing w:after="0" w:line="480" w:lineRule="auto"/>
        <w:jc w:val="center"/>
        <w:rPr>
          <w:rFonts w:ascii="Times New Roman" w:hAnsi="Times New Roman" w:cs="Times New Roman"/>
          <w:sz w:val="24"/>
          <w:szCs w:val="24"/>
        </w:rPr>
      </w:pPr>
      <w:r w:rsidRPr="00177348">
        <w:rPr>
          <w:rFonts w:ascii="Times New Roman" w:hAnsi="Times New Roman" w:cs="Times New Roman"/>
          <w:sz w:val="24"/>
          <w:szCs w:val="24"/>
        </w:rPr>
        <w:t xml:space="preserve">Master of </w:t>
      </w:r>
      <w:r w:rsidRPr="001243D0">
        <w:rPr>
          <w:rFonts w:ascii="Times New Roman" w:hAnsi="Times New Roman" w:cs="Times New Roman"/>
          <w:sz w:val="24"/>
          <w:szCs w:val="24"/>
        </w:rPr>
        <w:t>Science</w:t>
      </w:r>
      <w:r w:rsidRPr="00177348">
        <w:rPr>
          <w:rFonts w:ascii="Times New Roman" w:hAnsi="Times New Roman" w:cs="Times New Roman"/>
          <w:sz w:val="24"/>
          <w:szCs w:val="24"/>
        </w:rPr>
        <w:t>  </w:t>
      </w:r>
    </w:p>
    <w:p w14:paraId="487009E0" w14:textId="616576FE" w:rsidR="00177348" w:rsidRPr="00177348" w:rsidRDefault="00177348" w:rsidP="001243D0">
      <w:pPr>
        <w:spacing w:after="0" w:line="480" w:lineRule="auto"/>
        <w:jc w:val="center"/>
        <w:rPr>
          <w:rFonts w:ascii="Times New Roman" w:hAnsi="Times New Roman" w:cs="Times New Roman"/>
          <w:sz w:val="24"/>
          <w:szCs w:val="24"/>
        </w:rPr>
      </w:pPr>
      <w:r w:rsidRPr="00177348">
        <w:rPr>
          <w:rFonts w:ascii="Times New Roman" w:hAnsi="Times New Roman" w:cs="Times New Roman"/>
          <w:sz w:val="24"/>
          <w:szCs w:val="24"/>
        </w:rPr>
        <w:t xml:space="preserve">in </w:t>
      </w:r>
      <w:r w:rsidRPr="001243D0">
        <w:rPr>
          <w:rFonts w:ascii="Times New Roman" w:hAnsi="Times New Roman" w:cs="Times New Roman"/>
          <w:sz w:val="24"/>
          <w:szCs w:val="24"/>
        </w:rPr>
        <w:t>Psychology</w:t>
      </w:r>
    </w:p>
    <w:p w14:paraId="0D37BDEE" w14:textId="77777777" w:rsidR="00177348" w:rsidRPr="001243D0" w:rsidRDefault="00177348" w:rsidP="00177348">
      <w:pPr>
        <w:spacing w:after="0" w:line="240" w:lineRule="auto"/>
        <w:jc w:val="center"/>
        <w:rPr>
          <w:rFonts w:ascii="Times New Roman" w:hAnsi="Times New Roman" w:cs="Times New Roman"/>
          <w:sz w:val="24"/>
          <w:szCs w:val="24"/>
        </w:rPr>
      </w:pPr>
    </w:p>
    <w:p w14:paraId="29DA6851" w14:textId="77777777" w:rsidR="001243D0" w:rsidRPr="00177348" w:rsidRDefault="001243D0" w:rsidP="00177348">
      <w:pPr>
        <w:spacing w:after="0" w:line="240" w:lineRule="auto"/>
        <w:jc w:val="center"/>
        <w:rPr>
          <w:rFonts w:ascii="Times New Roman" w:hAnsi="Times New Roman" w:cs="Times New Roman"/>
          <w:sz w:val="24"/>
          <w:szCs w:val="24"/>
        </w:rPr>
      </w:pPr>
    </w:p>
    <w:p w14:paraId="2E7E07FD" w14:textId="4B72EF15" w:rsidR="00177348" w:rsidRPr="00177348" w:rsidRDefault="00177348" w:rsidP="001243D0">
      <w:pPr>
        <w:spacing w:after="0" w:line="480" w:lineRule="auto"/>
        <w:jc w:val="center"/>
        <w:rPr>
          <w:rFonts w:ascii="Times New Roman" w:hAnsi="Times New Roman" w:cs="Times New Roman"/>
          <w:sz w:val="24"/>
          <w:szCs w:val="24"/>
        </w:rPr>
      </w:pPr>
      <w:r w:rsidRPr="00177348">
        <w:rPr>
          <w:rFonts w:ascii="Times New Roman" w:hAnsi="Times New Roman" w:cs="Times New Roman"/>
          <w:sz w:val="24"/>
          <w:szCs w:val="24"/>
        </w:rPr>
        <w:t>Committee:</w:t>
      </w:r>
    </w:p>
    <w:p w14:paraId="3405350D" w14:textId="4E66FDC9" w:rsidR="00177348" w:rsidRPr="00177348" w:rsidRDefault="00177348" w:rsidP="001243D0">
      <w:pPr>
        <w:spacing w:after="0" w:line="480" w:lineRule="auto"/>
        <w:jc w:val="center"/>
        <w:rPr>
          <w:rFonts w:ascii="Times New Roman" w:hAnsi="Times New Roman" w:cs="Times New Roman"/>
          <w:sz w:val="24"/>
          <w:szCs w:val="24"/>
        </w:rPr>
      </w:pPr>
      <w:r w:rsidRPr="001243D0">
        <w:rPr>
          <w:rFonts w:ascii="Times New Roman" w:hAnsi="Times New Roman" w:cs="Times New Roman"/>
          <w:sz w:val="24"/>
          <w:szCs w:val="24"/>
        </w:rPr>
        <w:t xml:space="preserve">Dr. Paul </w:t>
      </w:r>
      <w:proofErr w:type="spellStart"/>
      <w:r w:rsidRPr="001243D0">
        <w:rPr>
          <w:rFonts w:ascii="Times New Roman" w:hAnsi="Times New Roman" w:cs="Times New Roman"/>
          <w:sz w:val="24"/>
          <w:szCs w:val="24"/>
        </w:rPr>
        <w:t>Dassonville</w:t>
      </w:r>
      <w:proofErr w:type="spellEnd"/>
      <w:r w:rsidRPr="001243D0">
        <w:rPr>
          <w:rFonts w:ascii="Times New Roman" w:hAnsi="Times New Roman" w:cs="Times New Roman"/>
          <w:sz w:val="24"/>
          <w:szCs w:val="24"/>
        </w:rPr>
        <w:t>,</w:t>
      </w:r>
      <w:r w:rsidRPr="00177348">
        <w:rPr>
          <w:rFonts w:ascii="Times New Roman" w:hAnsi="Times New Roman" w:cs="Times New Roman"/>
          <w:sz w:val="24"/>
          <w:szCs w:val="24"/>
        </w:rPr>
        <w:t xml:space="preserve"> Chair </w:t>
      </w:r>
    </w:p>
    <w:p w14:paraId="46D0F9C8" w14:textId="6B35D32A" w:rsidR="00177348" w:rsidRPr="00177348" w:rsidRDefault="00177348" w:rsidP="001243D0">
      <w:pPr>
        <w:spacing w:after="0" w:line="480" w:lineRule="auto"/>
        <w:jc w:val="center"/>
        <w:rPr>
          <w:rFonts w:ascii="Times New Roman" w:hAnsi="Times New Roman" w:cs="Times New Roman"/>
          <w:sz w:val="24"/>
          <w:szCs w:val="24"/>
        </w:rPr>
      </w:pPr>
      <w:r w:rsidRPr="001243D0">
        <w:rPr>
          <w:rFonts w:ascii="Times New Roman" w:hAnsi="Times New Roman" w:cs="Times New Roman"/>
          <w:sz w:val="24"/>
          <w:szCs w:val="24"/>
        </w:rPr>
        <w:t xml:space="preserve">Dr. Ulrich Mayr, </w:t>
      </w:r>
      <w:r w:rsidRPr="00177348">
        <w:rPr>
          <w:rFonts w:ascii="Times New Roman" w:hAnsi="Times New Roman" w:cs="Times New Roman"/>
          <w:sz w:val="24"/>
          <w:szCs w:val="24"/>
        </w:rPr>
        <w:t>Member </w:t>
      </w:r>
    </w:p>
    <w:p w14:paraId="7CCE4FCC" w14:textId="77777777" w:rsidR="00177348" w:rsidRPr="00177348" w:rsidRDefault="00177348" w:rsidP="00177348">
      <w:pPr>
        <w:spacing w:after="0" w:line="240" w:lineRule="auto"/>
        <w:jc w:val="center"/>
        <w:rPr>
          <w:rFonts w:ascii="Times New Roman" w:hAnsi="Times New Roman" w:cs="Times New Roman"/>
          <w:sz w:val="24"/>
          <w:szCs w:val="24"/>
        </w:rPr>
      </w:pPr>
    </w:p>
    <w:p w14:paraId="11D849E3" w14:textId="77777777" w:rsidR="00177348" w:rsidRPr="00177348" w:rsidRDefault="00177348" w:rsidP="00177348">
      <w:pPr>
        <w:spacing w:after="0" w:line="240" w:lineRule="auto"/>
        <w:jc w:val="center"/>
        <w:rPr>
          <w:rFonts w:ascii="Times New Roman" w:hAnsi="Times New Roman" w:cs="Times New Roman"/>
          <w:sz w:val="24"/>
          <w:szCs w:val="24"/>
        </w:rPr>
      </w:pPr>
      <w:r w:rsidRPr="00177348">
        <w:rPr>
          <w:rFonts w:ascii="Times New Roman" w:hAnsi="Times New Roman" w:cs="Times New Roman"/>
          <w:sz w:val="24"/>
          <w:szCs w:val="24"/>
        </w:rPr>
        <w:t>University of Oregon </w:t>
      </w:r>
    </w:p>
    <w:p w14:paraId="319737D9" w14:textId="77777777" w:rsidR="00177348" w:rsidRPr="00177348" w:rsidRDefault="00177348" w:rsidP="00177348">
      <w:pPr>
        <w:spacing w:after="0" w:line="240" w:lineRule="auto"/>
        <w:jc w:val="center"/>
        <w:rPr>
          <w:rFonts w:ascii="Times New Roman" w:hAnsi="Times New Roman" w:cs="Times New Roman"/>
          <w:sz w:val="24"/>
          <w:szCs w:val="24"/>
        </w:rPr>
      </w:pPr>
    </w:p>
    <w:p w14:paraId="11464405" w14:textId="78DAAC6D" w:rsidR="00177348" w:rsidRPr="00177348" w:rsidRDefault="002A414A" w:rsidP="0017734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Winter</w:t>
      </w:r>
      <w:r w:rsidRPr="001243D0">
        <w:rPr>
          <w:rFonts w:ascii="Times New Roman" w:hAnsi="Times New Roman" w:cs="Times New Roman"/>
          <w:sz w:val="24"/>
          <w:szCs w:val="24"/>
        </w:rPr>
        <w:t xml:space="preserve"> 202</w:t>
      </w:r>
      <w:r>
        <w:rPr>
          <w:rFonts w:ascii="Times New Roman" w:hAnsi="Times New Roman" w:cs="Times New Roman"/>
          <w:sz w:val="24"/>
          <w:szCs w:val="24"/>
        </w:rPr>
        <w:t>5</w:t>
      </w:r>
    </w:p>
    <w:p w14:paraId="4FAC3288"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1E00935F" w14:textId="790EBB01" w:rsidR="00177348" w:rsidRPr="00177348" w:rsidRDefault="00177348" w:rsidP="001243D0">
      <w:pPr>
        <w:spacing w:after="0" w:line="240" w:lineRule="auto"/>
        <w:jc w:val="center"/>
        <w:rPr>
          <w:rFonts w:ascii="Times New Roman" w:hAnsi="Times New Roman" w:cs="Times New Roman"/>
          <w:b/>
          <w:bCs/>
          <w:sz w:val="36"/>
          <w:szCs w:val="36"/>
        </w:rPr>
      </w:pPr>
      <w:r w:rsidRPr="00177348">
        <w:rPr>
          <w:rFonts w:ascii="Times New Roman" w:hAnsi="Times New Roman" w:cs="Times New Roman"/>
          <w:b/>
          <w:bCs/>
          <w:sz w:val="36"/>
          <w:szCs w:val="36"/>
        </w:rPr>
        <w:br w:type="page"/>
      </w:r>
    </w:p>
    <w:p w14:paraId="17225A96" w14:textId="77777777" w:rsidR="00177348" w:rsidRDefault="00177348" w:rsidP="00177348">
      <w:pPr>
        <w:spacing w:after="0" w:line="240" w:lineRule="auto"/>
        <w:jc w:val="center"/>
        <w:rPr>
          <w:rFonts w:ascii="Times New Roman" w:hAnsi="Times New Roman" w:cs="Times New Roman"/>
          <w:b/>
          <w:bCs/>
          <w:sz w:val="36"/>
          <w:szCs w:val="36"/>
        </w:rPr>
      </w:pPr>
    </w:p>
    <w:p w14:paraId="45BA408B" w14:textId="77777777" w:rsidR="00955859" w:rsidRDefault="00955859" w:rsidP="00177348">
      <w:pPr>
        <w:spacing w:after="0" w:line="240" w:lineRule="auto"/>
        <w:jc w:val="center"/>
        <w:rPr>
          <w:rFonts w:ascii="Times New Roman" w:hAnsi="Times New Roman" w:cs="Times New Roman"/>
          <w:b/>
          <w:bCs/>
          <w:sz w:val="36"/>
          <w:szCs w:val="36"/>
        </w:rPr>
      </w:pPr>
    </w:p>
    <w:p w14:paraId="795AEBBE" w14:textId="77777777" w:rsidR="00955859" w:rsidRDefault="00955859" w:rsidP="00177348">
      <w:pPr>
        <w:spacing w:after="0" w:line="240" w:lineRule="auto"/>
        <w:jc w:val="center"/>
        <w:rPr>
          <w:rFonts w:ascii="Times New Roman" w:hAnsi="Times New Roman" w:cs="Times New Roman"/>
          <w:b/>
          <w:bCs/>
          <w:sz w:val="36"/>
          <w:szCs w:val="36"/>
        </w:rPr>
      </w:pPr>
    </w:p>
    <w:p w14:paraId="5E90944B" w14:textId="77777777" w:rsidR="00955859" w:rsidRDefault="00955859" w:rsidP="00177348">
      <w:pPr>
        <w:spacing w:after="0" w:line="240" w:lineRule="auto"/>
        <w:jc w:val="center"/>
        <w:rPr>
          <w:rFonts w:ascii="Times New Roman" w:hAnsi="Times New Roman" w:cs="Times New Roman"/>
          <w:b/>
          <w:bCs/>
          <w:sz w:val="36"/>
          <w:szCs w:val="36"/>
        </w:rPr>
      </w:pPr>
    </w:p>
    <w:p w14:paraId="740792DA" w14:textId="77777777" w:rsidR="00955859" w:rsidRDefault="00955859" w:rsidP="00177348">
      <w:pPr>
        <w:spacing w:after="0" w:line="240" w:lineRule="auto"/>
        <w:jc w:val="center"/>
        <w:rPr>
          <w:rFonts w:ascii="Times New Roman" w:hAnsi="Times New Roman" w:cs="Times New Roman"/>
          <w:b/>
          <w:bCs/>
          <w:sz w:val="36"/>
          <w:szCs w:val="36"/>
        </w:rPr>
      </w:pPr>
    </w:p>
    <w:p w14:paraId="60A89D9C" w14:textId="77777777" w:rsidR="00955859" w:rsidRDefault="00955859" w:rsidP="00177348">
      <w:pPr>
        <w:spacing w:after="0" w:line="240" w:lineRule="auto"/>
        <w:jc w:val="center"/>
        <w:rPr>
          <w:rFonts w:ascii="Times New Roman" w:hAnsi="Times New Roman" w:cs="Times New Roman"/>
          <w:b/>
          <w:bCs/>
          <w:sz w:val="36"/>
          <w:szCs w:val="36"/>
        </w:rPr>
      </w:pPr>
    </w:p>
    <w:p w14:paraId="5F117DA5" w14:textId="77777777" w:rsidR="00955859" w:rsidRDefault="00955859" w:rsidP="00177348">
      <w:pPr>
        <w:spacing w:after="0" w:line="240" w:lineRule="auto"/>
        <w:jc w:val="center"/>
        <w:rPr>
          <w:rFonts w:ascii="Times New Roman" w:hAnsi="Times New Roman" w:cs="Times New Roman"/>
          <w:b/>
          <w:bCs/>
          <w:sz w:val="36"/>
          <w:szCs w:val="36"/>
        </w:rPr>
      </w:pPr>
    </w:p>
    <w:p w14:paraId="5C3CFB1D" w14:textId="77777777" w:rsidR="00955859" w:rsidRDefault="00955859" w:rsidP="00177348">
      <w:pPr>
        <w:spacing w:after="0" w:line="240" w:lineRule="auto"/>
        <w:jc w:val="center"/>
        <w:rPr>
          <w:rFonts w:ascii="Times New Roman" w:hAnsi="Times New Roman" w:cs="Times New Roman"/>
          <w:b/>
          <w:bCs/>
          <w:sz w:val="36"/>
          <w:szCs w:val="36"/>
        </w:rPr>
      </w:pPr>
    </w:p>
    <w:p w14:paraId="33BFD401" w14:textId="77777777" w:rsidR="00955859" w:rsidRPr="00177348" w:rsidRDefault="00955859" w:rsidP="00177348">
      <w:pPr>
        <w:spacing w:after="0" w:line="240" w:lineRule="auto"/>
        <w:jc w:val="center"/>
        <w:rPr>
          <w:rFonts w:ascii="Times New Roman" w:hAnsi="Times New Roman" w:cs="Times New Roman"/>
          <w:b/>
          <w:bCs/>
          <w:sz w:val="36"/>
          <w:szCs w:val="36"/>
        </w:rPr>
      </w:pPr>
    </w:p>
    <w:p w14:paraId="5EFA7D45" w14:textId="775E05EE" w:rsidR="00177348" w:rsidRPr="00177348" w:rsidRDefault="00177348" w:rsidP="001A4377">
      <w:pPr>
        <w:spacing w:after="0" w:line="240" w:lineRule="auto"/>
        <w:jc w:val="center"/>
        <w:rPr>
          <w:rFonts w:ascii="Times New Roman" w:hAnsi="Times New Roman" w:cs="Times New Roman"/>
          <w:sz w:val="24"/>
          <w:szCs w:val="24"/>
        </w:rPr>
      </w:pPr>
      <w:r w:rsidRPr="00177348">
        <w:rPr>
          <w:rFonts w:ascii="Times New Roman" w:hAnsi="Times New Roman" w:cs="Times New Roman"/>
          <w:sz w:val="24"/>
          <w:szCs w:val="24"/>
        </w:rPr>
        <w:t xml:space="preserve">© </w:t>
      </w:r>
      <w:r w:rsidR="001A4377" w:rsidRPr="001243D0">
        <w:rPr>
          <w:rFonts w:ascii="Times New Roman" w:hAnsi="Times New Roman" w:cs="Times New Roman"/>
          <w:sz w:val="24"/>
          <w:szCs w:val="24"/>
        </w:rPr>
        <w:t xml:space="preserve">2024 Daniel </w:t>
      </w:r>
      <w:proofErr w:type="spellStart"/>
      <w:r w:rsidR="001A4377" w:rsidRPr="001243D0">
        <w:rPr>
          <w:rFonts w:ascii="Times New Roman" w:hAnsi="Times New Roman" w:cs="Times New Roman"/>
          <w:sz w:val="24"/>
          <w:szCs w:val="24"/>
        </w:rPr>
        <w:t>Lougen</w:t>
      </w:r>
      <w:proofErr w:type="spellEnd"/>
    </w:p>
    <w:p w14:paraId="4AA4A046"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28A57FF6"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702AD4BC"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36301E5E"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6F09CF8B"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666BE7B4"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54A4C6EC"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5070201A"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788C7383"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3F386246"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711EF0AB"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4B03B6C6"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68879E12"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35C81811"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585023DC"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157C870A"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6555557C"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15BD617F"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1D520ABF"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6F731168" w14:textId="77777777" w:rsidR="00177348" w:rsidRPr="00177348" w:rsidRDefault="00177348" w:rsidP="00177348">
      <w:pPr>
        <w:spacing w:after="0" w:line="240" w:lineRule="auto"/>
        <w:jc w:val="center"/>
        <w:rPr>
          <w:rFonts w:ascii="Times New Roman" w:hAnsi="Times New Roman" w:cs="Times New Roman"/>
          <w:b/>
          <w:bCs/>
          <w:sz w:val="36"/>
          <w:szCs w:val="36"/>
        </w:rPr>
      </w:pPr>
    </w:p>
    <w:p w14:paraId="6975E90A" w14:textId="77777777" w:rsidR="00177348" w:rsidRPr="00177348" w:rsidRDefault="00177348" w:rsidP="0008530F">
      <w:pPr>
        <w:spacing w:after="0" w:line="240" w:lineRule="auto"/>
        <w:rPr>
          <w:rFonts w:ascii="Times New Roman" w:hAnsi="Times New Roman" w:cs="Times New Roman"/>
          <w:b/>
          <w:bCs/>
          <w:sz w:val="36"/>
          <w:szCs w:val="36"/>
        </w:rPr>
      </w:pPr>
    </w:p>
    <w:p w14:paraId="6B7A1399" w14:textId="1DC002C8" w:rsidR="00177348" w:rsidRPr="00177348" w:rsidRDefault="00177348" w:rsidP="00B23226">
      <w:pPr>
        <w:spacing w:after="0" w:line="240" w:lineRule="auto"/>
        <w:jc w:val="center"/>
        <w:rPr>
          <w:rFonts w:ascii="Times New Roman" w:hAnsi="Times New Roman" w:cs="Times New Roman"/>
          <w:sz w:val="24"/>
          <w:szCs w:val="24"/>
        </w:rPr>
      </w:pPr>
      <w:bookmarkStart w:id="3" w:name="_Hlk140068652"/>
      <w:r w:rsidRPr="00177348">
        <w:rPr>
          <w:rFonts w:ascii="Times New Roman" w:hAnsi="Times New Roman" w:cs="Times New Roman"/>
          <w:sz w:val="24"/>
          <w:szCs w:val="24"/>
        </w:rPr>
        <w:t>ABSTRACT</w:t>
      </w:r>
    </w:p>
    <w:p w14:paraId="454ED529" w14:textId="77777777" w:rsidR="00177348" w:rsidRPr="00177348" w:rsidRDefault="00177348" w:rsidP="00177348">
      <w:pPr>
        <w:spacing w:after="0" w:line="240" w:lineRule="auto"/>
        <w:jc w:val="center"/>
        <w:rPr>
          <w:rFonts w:ascii="Times New Roman" w:hAnsi="Times New Roman" w:cs="Times New Roman"/>
          <w:sz w:val="24"/>
          <w:szCs w:val="24"/>
        </w:rPr>
      </w:pPr>
    </w:p>
    <w:p w14:paraId="7C54540B" w14:textId="17C8E2DA" w:rsidR="00177348" w:rsidRPr="00177348" w:rsidRDefault="001A4377" w:rsidP="00177348">
      <w:pPr>
        <w:spacing w:after="0" w:line="240" w:lineRule="auto"/>
        <w:jc w:val="center"/>
        <w:rPr>
          <w:rFonts w:ascii="Times New Roman" w:hAnsi="Times New Roman" w:cs="Times New Roman"/>
          <w:sz w:val="24"/>
          <w:szCs w:val="24"/>
        </w:rPr>
      </w:pPr>
      <w:r w:rsidRPr="00FF2B4B">
        <w:rPr>
          <w:rFonts w:ascii="Times New Roman" w:hAnsi="Times New Roman" w:cs="Times New Roman"/>
          <w:sz w:val="24"/>
          <w:szCs w:val="24"/>
        </w:rPr>
        <w:t xml:space="preserve">Daniel J. </w:t>
      </w:r>
      <w:proofErr w:type="spellStart"/>
      <w:r w:rsidRPr="00FF2B4B">
        <w:rPr>
          <w:rFonts w:ascii="Times New Roman" w:hAnsi="Times New Roman" w:cs="Times New Roman"/>
          <w:sz w:val="24"/>
          <w:szCs w:val="24"/>
        </w:rPr>
        <w:t>Lougen</w:t>
      </w:r>
      <w:proofErr w:type="spellEnd"/>
    </w:p>
    <w:p w14:paraId="4A291525" w14:textId="77777777" w:rsidR="00177348" w:rsidRPr="00177348" w:rsidRDefault="00177348" w:rsidP="00177348">
      <w:pPr>
        <w:spacing w:after="0" w:line="240" w:lineRule="auto"/>
        <w:jc w:val="center"/>
        <w:rPr>
          <w:rFonts w:ascii="Times New Roman" w:hAnsi="Times New Roman" w:cs="Times New Roman"/>
          <w:sz w:val="24"/>
          <w:szCs w:val="24"/>
        </w:rPr>
      </w:pPr>
    </w:p>
    <w:p w14:paraId="251CFCB1" w14:textId="17F6945F" w:rsidR="00177348" w:rsidRPr="00177348" w:rsidRDefault="00177348" w:rsidP="00177348">
      <w:pPr>
        <w:spacing w:after="0" w:line="240" w:lineRule="auto"/>
        <w:jc w:val="center"/>
        <w:rPr>
          <w:rFonts w:ascii="Times New Roman" w:hAnsi="Times New Roman" w:cs="Times New Roman"/>
          <w:sz w:val="24"/>
          <w:szCs w:val="24"/>
        </w:rPr>
      </w:pPr>
      <w:r w:rsidRPr="00177348">
        <w:rPr>
          <w:rFonts w:ascii="Times New Roman" w:hAnsi="Times New Roman" w:cs="Times New Roman"/>
          <w:sz w:val="24"/>
          <w:szCs w:val="24"/>
        </w:rPr>
        <w:t xml:space="preserve">Master of </w:t>
      </w:r>
      <w:r w:rsidR="001243D0" w:rsidRPr="00FF2B4B">
        <w:rPr>
          <w:rFonts w:ascii="Times New Roman" w:hAnsi="Times New Roman" w:cs="Times New Roman"/>
          <w:sz w:val="24"/>
          <w:szCs w:val="24"/>
        </w:rPr>
        <w:t>Science</w:t>
      </w:r>
      <w:r w:rsidRPr="00177348">
        <w:rPr>
          <w:rFonts w:ascii="Times New Roman" w:hAnsi="Times New Roman" w:cs="Times New Roman"/>
          <w:sz w:val="24"/>
          <w:szCs w:val="24"/>
        </w:rPr>
        <w:t xml:space="preserve"> in </w:t>
      </w:r>
      <w:r w:rsidR="001243D0" w:rsidRPr="00FF2B4B">
        <w:rPr>
          <w:rFonts w:ascii="Times New Roman" w:hAnsi="Times New Roman" w:cs="Times New Roman"/>
          <w:sz w:val="24"/>
          <w:szCs w:val="24"/>
        </w:rPr>
        <w:t>Psychology</w:t>
      </w:r>
    </w:p>
    <w:p w14:paraId="6416DA61" w14:textId="77777777" w:rsidR="00177348" w:rsidRPr="00177348" w:rsidRDefault="00177348" w:rsidP="00177348">
      <w:pPr>
        <w:spacing w:after="0" w:line="240" w:lineRule="auto"/>
        <w:jc w:val="center"/>
        <w:rPr>
          <w:rFonts w:ascii="Times New Roman" w:hAnsi="Times New Roman" w:cs="Times New Roman"/>
          <w:sz w:val="24"/>
          <w:szCs w:val="24"/>
        </w:rPr>
      </w:pPr>
    </w:p>
    <w:p w14:paraId="5BC4B166" w14:textId="1DDA682A" w:rsidR="00177348" w:rsidRPr="003A5E1D" w:rsidRDefault="00177348" w:rsidP="003A5E1D">
      <w:pPr>
        <w:spacing w:after="0" w:line="240" w:lineRule="auto"/>
        <w:jc w:val="center"/>
        <w:rPr>
          <w:rFonts w:ascii="Times New Roman" w:hAnsi="Times New Roman" w:cs="Times New Roman"/>
          <w:sz w:val="24"/>
          <w:szCs w:val="24"/>
        </w:rPr>
      </w:pPr>
      <w:r w:rsidRPr="003A5E1D">
        <w:rPr>
          <w:rFonts w:ascii="Times New Roman" w:hAnsi="Times New Roman" w:cs="Times New Roman"/>
          <w:sz w:val="24"/>
          <w:szCs w:val="24"/>
        </w:rPr>
        <w:t xml:space="preserve">Title: </w:t>
      </w:r>
      <w:r w:rsidR="001A4377" w:rsidRPr="003A5E1D">
        <w:rPr>
          <w:rFonts w:ascii="Times New Roman" w:hAnsi="Times New Roman" w:cs="Times New Roman"/>
          <w:sz w:val="24"/>
          <w:szCs w:val="24"/>
        </w:rPr>
        <w:t>Decomposing Navon’s Forest: Dissecting the Reaction Times of Global and Local Processing</w:t>
      </w:r>
    </w:p>
    <w:p w14:paraId="23D6810E" w14:textId="77777777" w:rsidR="00177348" w:rsidRPr="003A5E1D" w:rsidRDefault="00177348" w:rsidP="003A5E1D">
      <w:pPr>
        <w:spacing w:after="0" w:line="240" w:lineRule="auto"/>
        <w:jc w:val="center"/>
        <w:rPr>
          <w:rFonts w:ascii="Times New Roman" w:hAnsi="Times New Roman" w:cs="Times New Roman"/>
          <w:sz w:val="24"/>
          <w:szCs w:val="24"/>
        </w:rPr>
      </w:pPr>
    </w:p>
    <w:bookmarkEnd w:id="3"/>
    <w:p w14:paraId="57EF0188" w14:textId="7214E94A" w:rsidR="00F36088" w:rsidRPr="003A5E1D" w:rsidRDefault="000825AD" w:rsidP="00665E7D">
      <w:pPr>
        <w:spacing w:after="0" w:line="360" w:lineRule="auto"/>
        <w:rPr>
          <w:rFonts w:ascii="Times New Roman" w:hAnsi="Times New Roman" w:cs="Times New Roman"/>
          <w:sz w:val="24"/>
          <w:szCs w:val="24"/>
        </w:rPr>
      </w:pPr>
      <w:r w:rsidRPr="003A5E1D">
        <w:rPr>
          <w:rFonts w:ascii="Times New Roman" w:hAnsi="Times New Roman" w:cs="Times New Roman"/>
          <w:sz w:val="24"/>
          <w:szCs w:val="24"/>
        </w:rPr>
        <w:t xml:space="preserve">Reaction time studies using hierarchical visual stimuli typically demonstrate that global processing is faster than local processing (global precedence effect), and that global interference during a local task has a greater impact than the opposite (global interference effect). Previous examinations of individual differences in these reaction times have sometimes provided evidence that these effects are modulated by various clinical conditions (e.g., autism), but these reports are inconsistent in the literature. This may be because reaction times are a blunt measure of processing speed, since they provide only a sum of the durations of the many different processes that occur between stimulus and response (including afferent transmission, decision, and efferent transmission), and they are prone to distortion due to speed-accuracy tradeoffs. Here, we used a </w:t>
      </w:r>
      <w:commentRangeStart w:id="4"/>
      <w:r w:rsidRPr="003A5E1D">
        <w:rPr>
          <w:rFonts w:ascii="Times New Roman" w:hAnsi="Times New Roman" w:cs="Times New Roman"/>
          <w:sz w:val="24"/>
          <w:szCs w:val="24"/>
        </w:rPr>
        <w:t>compelled response task</w:t>
      </w:r>
      <w:r w:rsidR="009908FE" w:rsidRPr="003A5E1D">
        <w:rPr>
          <w:rFonts w:ascii="Times New Roman" w:hAnsi="Times New Roman" w:cs="Times New Roman"/>
          <w:sz w:val="24"/>
          <w:szCs w:val="24"/>
        </w:rPr>
        <w:t xml:space="preserve"> (CR)</w:t>
      </w:r>
      <w:r w:rsidRPr="003A5E1D">
        <w:rPr>
          <w:rFonts w:ascii="Times New Roman" w:hAnsi="Times New Roman" w:cs="Times New Roman"/>
          <w:sz w:val="24"/>
          <w:szCs w:val="24"/>
        </w:rPr>
        <w:t xml:space="preserve"> </w:t>
      </w:r>
      <w:commentRangeEnd w:id="4"/>
      <w:r w:rsidR="009908FE" w:rsidRPr="003A5E1D">
        <w:rPr>
          <w:rStyle w:val="CommentReference"/>
          <w:rFonts w:ascii="Times New Roman" w:hAnsi="Times New Roman" w:cs="Times New Roman"/>
          <w:sz w:val="24"/>
          <w:szCs w:val="24"/>
        </w:rPr>
        <w:commentReference w:id="4"/>
      </w:r>
      <w:r w:rsidRPr="003A5E1D">
        <w:rPr>
          <w:rFonts w:ascii="Times New Roman" w:hAnsi="Times New Roman" w:cs="Times New Roman"/>
          <w:sz w:val="24"/>
          <w:szCs w:val="24"/>
        </w:rPr>
        <w:t xml:space="preserve">(Stanford et al., 2010) to tease apart the duration of decision processes from that of non-decision processes (the sum of afferent and efferent delays). </w:t>
      </w:r>
      <w:r w:rsidRPr="00E444E8">
        <w:rPr>
          <w:rFonts w:ascii="Times New Roman" w:hAnsi="Times New Roman" w:cs="Times New Roman"/>
          <w:sz w:val="24"/>
          <w:szCs w:val="24"/>
        </w:rPr>
        <w:t xml:space="preserve">Participants </w:t>
      </w:r>
      <w:r w:rsidRPr="003B27ED">
        <w:rPr>
          <w:rFonts w:ascii="Times New Roman" w:hAnsi="Times New Roman" w:cs="Times New Roman"/>
          <w:sz w:val="24"/>
          <w:szCs w:val="24"/>
        </w:rPr>
        <w:t xml:space="preserve">viewed hierarchical C’s (large </w:t>
      </w:r>
      <w:proofErr w:type="gramStart"/>
      <w:r w:rsidRPr="003B27ED">
        <w:rPr>
          <w:rFonts w:ascii="Times New Roman" w:hAnsi="Times New Roman" w:cs="Times New Roman"/>
          <w:sz w:val="24"/>
          <w:szCs w:val="24"/>
        </w:rPr>
        <w:t>C’s</w:t>
      </w:r>
      <w:proofErr w:type="gramEnd"/>
      <w:r w:rsidRPr="003B27ED">
        <w:rPr>
          <w:rFonts w:ascii="Times New Roman" w:hAnsi="Times New Roman" w:cs="Times New Roman"/>
          <w:sz w:val="24"/>
          <w:szCs w:val="24"/>
        </w:rPr>
        <w:t xml:space="preserve"> made of small c’s, both of which could be open to the right or left in a mirror-reversed fashion) and reported their orientations at either the global or local level (in a blocked design) with right or left button presses. </w:t>
      </w:r>
      <w:ins w:id="5" w:author="Daniel Lougen [2]" w:date="2025-03-25T10:53:00Z" w16du:dateUtc="2025-03-25T17:53:00Z">
        <w:r w:rsidR="003B27ED" w:rsidRPr="003B27ED">
          <w:rPr>
            <w:rFonts w:ascii="Times New Roman" w:hAnsi="Times New Roman" w:cs="Times New Roman"/>
            <w:sz w:val="24"/>
            <w:szCs w:val="24"/>
            <w:rPrChange w:id="6" w:author="Daniel Lougen [2]" w:date="2025-03-25T10:54:00Z" w16du:dateUtc="2025-03-25T17:54:00Z">
              <w:rPr/>
            </w:rPrChange>
          </w:rPr>
          <w:t>Our analysis demonstrate</w:t>
        </w:r>
      </w:ins>
      <w:ins w:id="7" w:author="Daniel Lougen [2]" w:date="2025-03-25T14:38:00Z" w16du:dateUtc="2025-03-25T21:38:00Z">
        <w:r w:rsidR="001C404D">
          <w:rPr>
            <w:rFonts w:ascii="Times New Roman" w:hAnsi="Times New Roman" w:cs="Times New Roman"/>
            <w:sz w:val="24"/>
            <w:szCs w:val="24"/>
          </w:rPr>
          <w:t>s</w:t>
        </w:r>
      </w:ins>
      <w:ins w:id="8" w:author="Daniel Lougen [2]" w:date="2025-03-25T10:53:00Z" w16du:dateUtc="2025-03-25T17:53:00Z">
        <w:r w:rsidR="003B27ED" w:rsidRPr="003B27ED">
          <w:rPr>
            <w:rFonts w:ascii="Times New Roman" w:hAnsi="Times New Roman" w:cs="Times New Roman"/>
            <w:sz w:val="24"/>
            <w:szCs w:val="24"/>
            <w:rPrChange w:id="9" w:author="Daniel Lougen [2]" w:date="2025-03-25T10:54:00Z" w16du:dateUtc="2025-03-25T17:54:00Z">
              <w:rPr/>
            </w:rPrChange>
          </w:rPr>
          <w:t xml:space="preserve"> that decision times captured both precedence and interference effects in visual processing. In contrast, non-decision times were primarily influenced by the interference effect alone. The combined measure representing the sum of decision and non-decision components serves as a valuable comparative tool when examined alongside standard reaction time measurements. In doing so, demonstrating the ability of the CR to provide more precise measures of the durations of the underlying components of a response indicates benefits of its use over typical reaction time measures for examining individual differences in sensorimotor processing.</w:t>
        </w:r>
      </w:ins>
      <w:del w:id="10" w:author="Daniel Lougen [2]" w:date="2025-03-25T10:52:00Z" w16du:dateUtc="2025-03-25T17:52:00Z">
        <w:r w:rsidRPr="003B27ED" w:rsidDel="003B27ED">
          <w:rPr>
            <w:rFonts w:ascii="Times New Roman" w:hAnsi="Times New Roman" w:cs="Times New Roman"/>
            <w:sz w:val="24"/>
            <w:szCs w:val="24"/>
            <w:rPrChange w:id="11" w:author="Daniel Lougen [2]" w:date="2025-03-25T10:53:00Z" w16du:dateUtc="2025-03-25T17:53:00Z">
              <w:rPr>
                <w:rFonts w:ascii="Times New Roman" w:hAnsi="Times New Roman" w:cs="Times New Roman"/>
                <w:sz w:val="24"/>
                <w:szCs w:val="24"/>
                <w:highlight w:val="yellow"/>
              </w:rPr>
            </w:rPrChange>
          </w:rPr>
          <w:delText>We found that although the global interference effect was reflected in almost equal measures in non-decision and decision times, the global precedence effect was mostly comprised of an increased duration for local decisions compared to global decisions with very little difference in the durations of non-decision processes.</w:delText>
        </w:r>
        <w:r w:rsidRPr="003B27ED" w:rsidDel="003B27ED">
          <w:rPr>
            <w:rFonts w:ascii="Times New Roman" w:hAnsi="Times New Roman" w:cs="Times New Roman"/>
            <w:sz w:val="24"/>
            <w:szCs w:val="24"/>
          </w:rPr>
          <w:delText xml:space="preserve"> </w:delText>
        </w:r>
      </w:del>
      <w:del w:id="12" w:author="Daniel Lougen [2]" w:date="2025-03-25T10:53:00Z" w16du:dateUtc="2025-03-25T17:53:00Z">
        <w:r w:rsidRPr="003B27ED" w:rsidDel="003B27ED">
          <w:rPr>
            <w:rFonts w:ascii="Times New Roman" w:hAnsi="Times New Roman" w:cs="Times New Roman"/>
            <w:sz w:val="24"/>
            <w:szCs w:val="24"/>
          </w:rPr>
          <w:delText>The ability</w:delText>
        </w:r>
        <w:r w:rsidRPr="003A5E1D" w:rsidDel="003B27ED">
          <w:rPr>
            <w:rFonts w:ascii="Times New Roman" w:hAnsi="Times New Roman" w:cs="Times New Roman"/>
            <w:sz w:val="24"/>
            <w:szCs w:val="24"/>
          </w:rPr>
          <w:delText xml:space="preserve"> of the </w:delText>
        </w:r>
        <w:r w:rsidR="009908FE" w:rsidRPr="003A5E1D" w:rsidDel="003B27ED">
          <w:rPr>
            <w:rFonts w:ascii="Times New Roman" w:hAnsi="Times New Roman" w:cs="Times New Roman"/>
            <w:sz w:val="24"/>
            <w:szCs w:val="24"/>
          </w:rPr>
          <w:delText>CR</w:delText>
        </w:r>
        <w:r w:rsidRPr="003A5E1D" w:rsidDel="003B27ED">
          <w:rPr>
            <w:rFonts w:ascii="Times New Roman" w:hAnsi="Times New Roman" w:cs="Times New Roman"/>
            <w:sz w:val="24"/>
            <w:szCs w:val="24"/>
          </w:rPr>
          <w:delText xml:space="preserve"> to provide more precise measures of the durations of the underlying components of a response indicates benefits of its use over typical reaction time measures for examining individual differences in sensorimotor processing.</w:delText>
        </w:r>
      </w:del>
    </w:p>
    <w:p w14:paraId="071AA3DD" w14:textId="77777777" w:rsidR="00F36088" w:rsidRPr="003A5E1D" w:rsidRDefault="00F36088" w:rsidP="00F14E90">
      <w:pPr>
        <w:spacing w:after="0" w:line="240" w:lineRule="auto"/>
        <w:jc w:val="center"/>
        <w:rPr>
          <w:rFonts w:ascii="Times New Roman" w:hAnsi="Times New Roman" w:cs="Times New Roman"/>
          <w:i/>
          <w:iCs/>
          <w:sz w:val="24"/>
          <w:szCs w:val="24"/>
        </w:rPr>
      </w:pPr>
      <w:r w:rsidRPr="003A5E1D">
        <w:rPr>
          <w:rFonts w:ascii="Times New Roman" w:hAnsi="Times New Roman" w:cs="Times New Roman"/>
          <w:i/>
          <w:iCs/>
          <w:sz w:val="24"/>
          <w:szCs w:val="24"/>
        </w:rPr>
        <w:t>This thesis contains previously unpublished co-authored material</w:t>
      </w:r>
    </w:p>
    <w:p w14:paraId="669C69B6" w14:textId="7729DB10" w:rsidR="00177348" w:rsidRPr="00177348" w:rsidRDefault="00177348" w:rsidP="00665E7D">
      <w:pPr>
        <w:spacing w:after="0" w:line="360" w:lineRule="auto"/>
        <w:jc w:val="center"/>
        <w:rPr>
          <w:rFonts w:ascii="Times New Roman" w:hAnsi="Times New Roman" w:cs="Times New Roman"/>
          <w:sz w:val="24"/>
          <w:szCs w:val="24"/>
        </w:rPr>
      </w:pPr>
      <w:r w:rsidRPr="00177348">
        <w:rPr>
          <w:rFonts w:ascii="Times New Roman" w:hAnsi="Times New Roman" w:cs="Times New Roman"/>
          <w:b/>
          <w:bCs/>
          <w:sz w:val="36"/>
          <w:szCs w:val="36"/>
        </w:rPr>
        <w:br w:type="page"/>
      </w:r>
    </w:p>
    <w:bookmarkEnd w:id="1"/>
    <w:p w14:paraId="1E106AFD" w14:textId="3057E365" w:rsidR="007F722C" w:rsidRPr="00F36088" w:rsidRDefault="007F722C" w:rsidP="00850C13">
      <w:pPr>
        <w:spacing w:after="0" w:line="240" w:lineRule="auto"/>
        <w:rPr>
          <w:rFonts w:ascii="Times New Roman" w:hAnsi="Times New Roman" w:cs="Times New Roman"/>
          <w:b/>
          <w:bCs/>
          <w:sz w:val="36"/>
          <w:szCs w:val="36"/>
        </w:rPr>
      </w:pPr>
    </w:p>
    <w:p w14:paraId="74C4C040" w14:textId="20B6FCD0" w:rsidR="00766FC6" w:rsidRPr="00A06ADE" w:rsidDel="00056128" w:rsidRDefault="00766FC6" w:rsidP="00056128">
      <w:pPr>
        <w:spacing w:line="240" w:lineRule="auto"/>
        <w:ind w:left="720" w:hanging="360"/>
        <w:rPr>
          <w:del w:id="13" w:author="Daniel Lougen [2]" w:date="2025-03-25T14:47:00Z" w16du:dateUtc="2025-03-25T21:47:00Z"/>
          <w:rFonts w:ascii="Times New Roman" w:hAnsi="Times New Roman" w:cs="Times New Roman"/>
          <w:b/>
          <w:bCs/>
          <w:sz w:val="28"/>
          <w:szCs w:val="28"/>
          <w:u w:val="single"/>
        </w:rPr>
        <w:pPrChange w:id="14" w:author="Daniel Lougen [2]" w:date="2025-03-25T14:47:00Z" w16du:dateUtc="2025-03-25T21:47:00Z">
          <w:pPr>
            <w:spacing w:line="240" w:lineRule="auto"/>
          </w:pPr>
        </w:pPrChange>
      </w:pPr>
    </w:p>
    <w:customXmlInsRangeStart w:id="15" w:author="Daniel Lougen [2]" w:date="2025-03-25T14:48:00Z"/>
    <w:sdt>
      <w:sdtPr>
        <w:id w:val="1026751368"/>
        <w:docPartObj>
          <w:docPartGallery w:val="Table of Contents"/>
          <w:docPartUnique/>
        </w:docPartObj>
      </w:sdtPr>
      <w:sdtEndPr>
        <w:rPr>
          <w:rFonts w:cstheme="majorBidi"/>
          <w:i w:val="0"/>
          <w:iCs w:val="0"/>
          <w:noProof/>
          <w:sz w:val="32"/>
          <w:szCs w:val="32"/>
        </w:rPr>
      </w:sdtEndPr>
      <w:sdtContent>
        <w:customXmlInsRangeEnd w:id="15"/>
        <w:p w14:paraId="02E7AFA7" w14:textId="2B649B75" w:rsidR="008B1584" w:rsidRDefault="008B1584">
          <w:pPr>
            <w:pStyle w:val="TOC1"/>
            <w:tabs>
              <w:tab w:val="right" w:leader="dot" w:pos="9350"/>
            </w:tabs>
            <w:rPr>
              <w:ins w:id="16"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17" w:author="Daniel Lougen [2]" w:date="2025-03-25T14:58:00Z" w16du:dateUtc="2025-03-25T21:58:00Z">
            <w:r>
              <w:fldChar w:fldCharType="begin"/>
            </w:r>
            <w:r>
              <w:instrText xml:space="preserve"> TOC \o "1-3" \h \z \u </w:instrText>
            </w:r>
          </w:ins>
          <w:r>
            <w:fldChar w:fldCharType="separate"/>
          </w:r>
          <w:ins w:id="18"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"_Toc193807122"</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_Toc193807122 \h </w:instrText>
            </w:r>
            <w:r>
              <w:rPr>
                <w:noProof/>
                <w:webHidden/>
              </w:rPr>
            </w:r>
          </w:ins>
          <w:r>
            <w:rPr>
              <w:noProof/>
              <w:webHidden/>
            </w:rPr>
            <w:fldChar w:fldCharType="separate"/>
          </w:r>
          <w:ins w:id="19" w:author="Daniel Lougen [2]" w:date="2025-03-25T14:58:00Z" w16du:dateUtc="2025-03-25T21:58:00Z">
            <w:r>
              <w:rPr>
                <w:noProof/>
                <w:webHidden/>
              </w:rPr>
              <w:t>6</w:t>
            </w:r>
            <w:r>
              <w:rPr>
                <w:noProof/>
                <w:webHidden/>
              </w:rPr>
              <w:fldChar w:fldCharType="end"/>
            </w:r>
            <w:r w:rsidRPr="0068248E">
              <w:rPr>
                <w:rStyle w:val="Hyperlink"/>
                <w:noProof/>
              </w:rPr>
              <w:fldChar w:fldCharType="end"/>
            </w:r>
          </w:ins>
        </w:p>
        <w:p w14:paraId="0D4A58C3" w14:textId="07D12F42" w:rsidR="008B1584" w:rsidRDefault="008B1584">
          <w:pPr>
            <w:pStyle w:val="TOC2"/>
            <w:tabs>
              <w:tab w:val="right" w:leader="dot" w:pos="9350"/>
            </w:tabs>
            <w:rPr>
              <w:ins w:id="20"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21"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"_Toc193807123"</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Early Hierarchical Perception</w:t>
            </w:r>
            <w:r>
              <w:rPr>
                <w:noProof/>
                <w:webHidden/>
              </w:rPr>
              <w:tab/>
            </w:r>
            <w:r>
              <w:rPr>
                <w:noProof/>
                <w:webHidden/>
              </w:rPr>
              <w:fldChar w:fldCharType="begin"/>
            </w:r>
            <w:r>
              <w:rPr>
                <w:noProof/>
                <w:webHidden/>
              </w:rPr>
              <w:instrText xml:space="preserve"> PAGEREF _Toc193807123 \h </w:instrText>
            </w:r>
            <w:r>
              <w:rPr>
                <w:noProof/>
                <w:webHidden/>
              </w:rPr>
            </w:r>
          </w:ins>
          <w:r>
            <w:rPr>
              <w:noProof/>
              <w:webHidden/>
            </w:rPr>
            <w:fldChar w:fldCharType="separate"/>
          </w:r>
          <w:ins w:id="22" w:author="Daniel Lougen [2]" w:date="2025-03-25T14:58:00Z" w16du:dateUtc="2025-03-25T21:58:00Z">
            <w:r>
              <w:rPr>
                <w:noProof/>
                <w:webHidden/>
              </w:rPr>
              <w:t>6</w:t>
            </w:r>
            <w:r>
              <w:rPr>
                <w:noProof/>
                <w:webHidden/>
              </w:rPr>
              <w:fldChar w:fldCharType="end"/>
            </w:r>
            <w:r w:rsidRPr="0068248E">
              <w:rPr>
                <w:rStyle w:val="Hyperlink"/>
                <w:noProof/>
              </w:rPr>
              <w:fldChar w:fldCharType="end"/>
            </w:r>
          </w:ins>
        </w:p>
        <w:p w14:paraId="783BE211" w14:textId="23A25E64" w:rsidR="008B1584" w:rsidRDefault="008B1584">
          <w:pPr>
            <w:pStyle w:val="TOC2"/>
            <w:tabs>
              <w:tab w:val="right" w:leader="dot" w:pos="9350"/>
            </w:tabs>
            <w:rPr>
              <w:ins w:id="23"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24"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"_Toc193807124"</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Global Precedence Effect</w:t>
            </w:r>
            <w:r>
              <w:rPr>
                <w:noProof/>
                <w:webHidden/>
              </w:rPr>
              <w:tab/>
            </w:r>
            <w:r>
              <w:rPr>
                <w:noProof/>
                <w:webHidden/>
              </w:rPr>
              <w:fldChar w:fldCharType="begin"/>
            </w:r>
            <w:r>
              <w:rPr>
                <w:noProof/>
                <w:webHidden/>
              </w:rPr>
              <w:instrText xml:space="preserve"> PAGEREF _Toc193807124 \h </w:instrText>
            </w:r>
            <w:r>
              <w:rPr>
                <w:noProof/>
                <w:webHidden/>
              </w:rPr>
            </w:r>
          </w:ins>
          <w:r>
            <w:rPr>
              <w:noProof/>
              <w:webHidden/>
            </w:rPr>
            <w:fldChar w:fldCharType="separate"/>
          </w:r>
          <w:ins w:id="25" w:author="Daniel Lougen [2]" w:date="2025-03-25T14:58:00Z" w16du:dateUtc="2025-03-25T21:58:00Z">
            <w:r>
              <w:rPr>
                <w:noProof/>
                <w:webHidden/>
              </w:rPr>
              <w:t>9</w:t>
            </w:r>
            <w:r>
              <w:rPr>
                <w:noProof/>
                <w:webHidden/>
              </w:rPr>
              <w:fldChar w:fldCharType="end"/>
            </w:r>
            <w:r w:rsidRPr="0068248E">
              <w:rPr>
                <w:rStyle w:val="Hyperlink"/>
                <w:noProof/>
              </w:rPr>
              <w:fldChar w:fldCharType="end"/>
            </w:r>
          </w:ins>
        </w:p>
        <w:p w14:paraId="2C5CA3F9" w14:textId="5EA250A9" w:rsidR="008B1584" w:rsidRDefault="008B1584">
          <w:pPr>
            <w:pStyle w:val="TOC2"/>
            <w:tabs>
              <w:tab w:val="right" w:leader="dot" w:pos="9350"/>
            </w:tabs>
            <w:rPr>
              <w:ins w:id="26"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27"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"_Toc193807125"</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Individual Differences</w:t>
            </w:r>
            <w:r>
              <w:rPr>
                <w:noProof/>
                <w:webHidden/>
              </w:rPr>
              <w:tab/>
            </w:r>
            <w:r>
              <w:rPr>
                <w:noProof/>
                <w:webHidden/>
              </w:rPr>
              <w:fldChar w:fldCharType="begin"/>
            </w:r>
            <w:r>
              <w:rPr>
                <w:noProof/>
                <w:webHidden/>
              </w:rPr>
              <w:instrText xml:space="preserve"> PAGEREF _Toc193807125 \h </w:instrText>
            </w:r>
            <w:r>
              <w:rPr>
                <w:noProof/>
                <w:webHidden/>
              </w:rPr>
            </w:r>
          </w:ins>
          <w:r>
            <w:rPr>
              <w:noProof/>
              <w:webHidden/>
            </w:rPr>
            <w:fldChar w:fldCharType="separate"/>
          </w:r>
          <w:ins w:id="28" w:author="Daniel Lougen [2]" w:date="2025-03-25T14:58:00Z" w16du:dateUtc="2025-03-25T21:58:00Z">
            <w:r>
              <w:rPr>
                <w:noProof/>
                <w:webHidden/>
              </w:rPr>
              <w:t>12</w:t>
            </w:r>
            <w:r>
              <w:rPr>
                <w:noProof/>
                <w:webHidden/>
              </w:rPr>
              <w:fldChar w:fldCharType="end"/>
            </w:r>
            <w:r w:rsidRPr="0068248E">
              <w:rPr>
                <w:rStyle w:val="Hyperlink"/>
                <w:noProof/>
              </w:rPr>
              <w:fldChar w:fldCharType="end"/>
            </w:r>
          </w:ins>
        </w:p>
        <w:p w14:paraId="790B511C" w14:textId="6B5C8317" w:rsidR="008B1584" w:rsidRDefault="008B1584">
          <w:pPr>
            <w:pStyle w:val="TOC2"/>
            <w:tabs>
              <w:tab w:val="right" w:leader="dot" w:pos="9350"/>
            </w:tabs>
            <w:rPr>
              <w:ins w:id="29"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30"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"_Toc193807126"</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Limitations of Reaction Time</w:t>
            </w:r>
            <w:r>
              <w:rPr>
                <w:noProof/>
                <w:webHidden/>
              </w:rPr>
              <w:tab/>
            </w:r>
            <w:r>
              <w:rPr>
                <w:noProof/>
                <w:webHidden/>
              </w:rPr>
              <w:fldChar w:fldCharType="begin"/>
            </w:r>
            <w:r>
              <w:rPr>
                <w:noProof/>
                <w:webHidden/>
              </w:rPr>
              <w:instrText xml:space="preserve"> PAGEREF _Toc193807126 \h </w:instrText>
            </w:r>
            <w:r>
              <w:rPr>
                <w:noProof/>
                <w:webHidden/>
              </w:rPr>
            </w:r>
          </w:ins>
          <w:r>
            <w:rPr>
              <w:noProof/>
              <w:webHidden/>
            </w:rPr>
            <w:fldChar w:fldCharType="separate"/>
          </w:r>
          <w:ins w:id="31" w:author="Daniel Lougen [2]" w:date="2025-03-25T14:58:00Z" w16du:dateUtc="2025-03-25T21:58:00Z">
            <w:r>
              <w:rPr>
                <w:noProof/>
                <w:webHidden/>
              </w:rPr>
              <w:t>17</w:t>
            </w:r>
            <w:r>
              <w:rPr>
                <w:noProof/>
                <w:webHidden/>
              </w:rPr>
              <w:fldChar w:fldCharType="end"/>
            </w:r>
            <w:r w:rsidRPr="0068248E">
              <w:rPr>
                <w:rStyle w:val="Hyperlink"/>
                <w:noProof/>
              </w:rPr>
              <w:fldChar w:fldCharType="end"/>
            </w:r>
          </w:ins>
        </w:p>
        <w:p w14:paraId="42338E37" w14:textId="6A2A5283" w:rsidR="008B1584" w:rsidRDefault="008B1584">
          <w:pPr>
            <w:pStyle w:val="TOC1"/>
            <w:tabs>
              <w:tab w:val="right" w:leader="dot" w:pos="9350"/>
            </w:tabs>
            <w:rPr>
              <w:ins w:id="32"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33"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"_Toc193807127"</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Research Questions</w:t>
            </w:r>
            <w:r>
              <w:rPr>
                <w:noProof/>
                <w:webHidden/>
              </w:rPr>
              <w:tab/>
            </w:r>
            <w:r>
              <w:rPr>
                <w:noProof/>
                <w:webHidden/>
              </w:rPr>
              <w:fldChar w:fldCharType="begin"/>
            </w:r>
            <w:r>
              <w:rPr>
                <w:noProof/>
                <w:webHidden/>
              </w:rPr>
              <w:instrText xml:space="preserve"> PAGEREF _Toc193807127 \h </w:instrText>
            </w:r>
            <w:r>
              <w:rPr>
                <w:noProof/>
                <w:webHidden/>
              </w:rPr>
            </w:r>
          </w:ins>
          <w:r>
            <w:rPr>
              <w:noProof/>
              <w:webHidden/>
            </w:rPr>
            <w:fldChar w:fldCharType="separate"/>
          </w:r>
          <w:ins w:id="34" w:author="Daniel Lougen [2]" w:date="2025-03-25T14:58:00Z" w16du:dateUtc="2025-03-25T21:58:00Z">
            <w:r>
              <w:rPr>
                <w:noProof/>
                <w:webHidden/>
              </w:rPr>
              <w:t>21</w:t>
            </w:r>
            <w:r>
              <w:rPr>
                <w:noProof/>
                <w:webHidden/>
              </w:rPr>
              <w:fldChar w:fldCharType="end"/>
            </w:r>
            <w:r w:rsidRPr="0068248E">
              <w:rPr>
                <w:rStyle w:val="Hyperlink"/>
                <w:noProof/>
              </w:rPr>
              <w:fldChar w:fldCharType="end"/>
            </w:r>
          </w:ins>
        </w:p>
        <w:p w14:paraId="4EE3B529" w14:textId="2818D8BB" w:rsidR="008B1584" w:rsidRDefault="008B1584">
          <w:pPr>
            <w:pStyle w:val="TOC1"/>
            <w:tabs>
              <w:tab w:val="right" w:leader="dot" w:pos="9350"/>
            </w:tabs>
            <w:rPr>
              <w:ins w:id="35"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36"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"_Toc193807128"</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_Toc193807128 \h </w:instrText>
            </w:r>
            <w:r>
              <w:rPr>
                <w:noProof/>
                <w:webHidden/>
              </w:rPr>
            </w:r>
          </w:ins>
          <w:r>
            <w:rPr>
              <w:noProof/>
              <w:webHidden/>
            </w:rPr>
            <w:fldChar w:fldCharType="separate"/>
          </w:r>
          <w:ins w:id="37" w:author="Daniel Lougen [2]" w:date="2025-03-25T14:58:00Z" w16du:dateUtc="2025-03-25T21:58:00Z">
            <w:r>
              <w:rPr>
                <w:noProof/>
                <w:webHidden/>
              </w:rPr>
              <w:t>22</w:t>
            </w:r>
            <w:r>
              <w:rPr>
                <w:noProof/>
                <w:webHidden/>
              </w:rPr>
              <w:fldChar w:fldCharType="end"/>
            </w:r>
            <w:r w:rsidRPr="0068248E">
              <w:rPr>
                <w:rStyle w:val="Hyperlink"/>
                <w:noProof/>
              </w:rPr>
              <w:fldChar w:fldCharType="end"/>
            </w:r>
          </w:ins>
        </w:p>
        <w:p w14:paraId="10A9D64A" w14:textId="44B67CA1" w:rsidR="008B1584" w:rsidRDefault="008B1584">
          <w:pPr>
            <w:pStyle w:val="TOC2"/>
            <w:tabs>
              <w:tab w:val="right" w:leader="dot" w:pos="9350"/>
            </w:tabs>
            <w:rPr>
              <w:ins w:id="38"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39"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"_Toc193807129"</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Participants</w:t>
            </w:r>
            <w:r>
              <w:rPr>
                <w:noProof/>
                <w:webHidden/>
              </w:rPr>
              <w:tab/>
            </w:r>
            <w:r>
              <w:rPr>
                <w:noProof/>
                <w:webHidden/>
              </w:rPr>
              <w:fldChar w:fldCharType="begin"/>
            </w:r>
            <w:r>
              <w:rPr>
                <w:noProof/>
                <w:webHidden/>
              </w:rPr>
              <w:instrText xml:space="preserve"> PAGEREF _Toc193807129 \h </w:instrText>
            </w:r>
            <w:r>
              <w:rPr>
                <w:noProof/>
                <w:webHidden/>
              </w:rPr>
            </w:r>
          </w:ins>
          <w:r>
            <w:rPr>
              <w:noProof/>
              <w:webHidden/>
            </w:rPr>
            <w:fldChar w:fldCharType="separate"/>
          </w:r>
          <w:ins w:id="40" w:author="Daniel Lougen [2]" w:date="2025-03-25T14:58:00Z" w16du:dateUtc="2025-03-25T21:58:00Z">
            <w:r>
              <w:rPr>
                <w:noProof/>
                <w:webHidden/>
              </w:rPr>
              <w:t>22</w:t>
            </w:r>
            <w:r>
              <w:rPr>
                <w:noProof/>
                <w:webHidden/>
              </w:rPr>
              <w:fldChar w:fldCharType="end"/>
            </w:r>
            <w:r w:rsidRPr="0068248E">
              <w:rPr>
                <w:rStyle w:val="Hyperlink"/>
                <w:noProof/>
              </w:rPr>
              <w:fldChar w:fldCharType="end"/>
            </w:r>
          </w:ins>
        </w:p>
        <w:p w14:paraId="5E8E9A0A" w14:textId="2D156843" w:rsidR="008B1584" w:rsidRDefault="008B1584">
          <w:pPr>
            <w:pStyle w:val="TOC2"/>
            <w:tabs>
              <w:tab w:val="right" w:leader="dot" w:pos="9350"/>
            </w:tabs>
            <w:rPr>
              <w:ins w:id="41"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42"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"_Toc193807130"</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Apparatus</w:t>
            </w:r>
            <w:r>
              <w:rPr>
                <w:noProof/>
                <w:webHidden/>
              </w:rPr>
              <w:tab/>
            </w:r>
            <w:r>
              <w:rPr>
                <w:noProof/>
                <w:webHidden/>
              </w:rPr>
              <w:fldChar w:fldCharType="begin"/>
            </w:r>
            <w:r>
              <w:rPr>
                <w:noProof/>
                <w:webHidden/>
              </w:rPr>
              <w:instrText xml:space="preserve"> PAGEREF _Toc193807130 \h </w:instrText>
            </w:r>
            <w:r>
              <w:rPr>
                <w:noProof/>
                <w:webHidden/>
              </w:rPr>
            </w:r>
          </w:ins>
          <w:r>
            <w:rPr>
              <w:noProof/>
              <w:webHidden/>
            </w:rPr>
            <w:fldChar w:fldCharType="separate"/>
          </w:r>
          <w:ins w:id="43" w:author="Daniel Lougen [2]" w:date="2025-03-25T14:58:00Z" w16du:dateUtc="2025-03-25T21:58:00Z">
            <w:r>
              <w:rPr>
                <w:noProof/>
                <w:webHidden/>
              </w:rPr>
              <w:t>23</w:t>
            </w:r>
            <w:r>
              <w:rPr>
                <w:noProof/>
                <w:webHidden/>
              </w:rPr>
              <w:fldChar w:fldCharType="end"/>
            </w:r>
            <w:r w:rsidRPr="0068248E">
              <w:rPr>
                <w:rStyle w:val="Hyperlink"/>
                <w:noProof/>
              </w:rPr>
              <w:fldChar w:fldCharType="end"/>
            </w:r>
          </w:ins>
        </w:p>
        <w:p w14:paraId="1FB86493" w14:textId="4AEDBB22" w:rsidR="008B1584" w:rsidRDefault="008B1584">
          <w:pPr>
            <w:pStyle w:val="TOC2"/>
            <w:tabs>
              <w:tab w:val="right" w:leader="dot" w:pos="9350"/>
            </w:tabs>
            <w:rPr>
              <w:ins w:id="44"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45"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"_Toc193807131"</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Stimuli</w:t>
            </w:r>
            <w:r>
              <w:rPr>
                <w:noProof/>
                <w:webHidden/>
              </w:rPr>
              <w:tab/>
            </w:r>
            <w:r>
              <w:rPr>
                <w:noProof/>
                <w:webHidden/>
              </w:rPr>
              <w:fldChar w:fldCharType="begin"/>
            </w:r>
            <w:r>
              <w:rPr>
                <w:noProof/>
                <w:webHidden/>
              </w:rPr>
              <w:instrText xml:space="preserve"> PAGEREF _Toc193807131 \h </w:instrText>
            </w:r>
            <w:r>
              <w:rPr>
                <w:noProof/>
                <w:webHidden/>
              </w:rPr>
            </w:r>
          </w:ins>
          <w:r>
            <w:rPr>
              <w:noProof/>
              <w:webHidden/>
            </w:rPr>
            <w:fldChar w:fldCharType="separate"/>
          </w:r>
          <w:ins w:id="46" w:author="Daniel Lougen [2]" w:date="2025-03-25T14:58:00Z" w16du:dateUtc="2025-03-25T21:58:00Z">
            <w:r>
              <w:rPr>
                <w:noProof/>
                <w:webHidden/>
              </w:rPr>
              <w:t>23</w:t>
            </w:r>
            <w:r>
              <w:rPr>
                <w:noProof/>
                <w:webHidden/>
              </w:rPr>
              <w:fldChar w:fldCharType="end"/>
            </w:r>
            <w:r w:rsidRPr="0068248E">
              <w:rPr>
                <w:rStyle w:val="Hyperlink"/>
                <w:noProof/>
              </w:rPr>
              <w:fldChar w:fldCharType="end"/>
            </w:r>
          </w:ins>
        </w:p>
        <w:p w14:paraId="7FF7274D" w14:textId="28C49500" w:rsidR="008B1584" w:rsidRDefault="008B1584">
          <w:pPr>
            <w:pStyle w:val="TOC2"/>
            <w:tabs>
              <w:tab w:val="right" w:leader="dot" w:pos="9350"/>
            </w:tabs>
            <w:rPr>
              <w:ins w:id="47"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48"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"_Toc193807132"</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General Procedure</w:t>
            </w:r>
            <w:r>
              <w:rPr>
                <w:noProof/>
                <w:webHidden/>
              </w:rPr>
              <w:tab/>
            </w:r>
            <w:r>
              <w:rPr>
                <w:noProof/>
                <w:webHidden/>
              </w:rPr>
              <w:fldChar w:fldCharType="begin"/>
            </w:r>
            <w:r>
              <w:rPr>
                <w:noProof/>
                <w:webHidden/>
              </w:rPr>
              <w:instrText xml:space="preserve"> PAGEREF _Toc193807132 \h </w:instrText>
            </w:r>
            <w:r>
              <w:rPr>
                <w:noProof/>
                <w:webHidden/>
              </w:rPr>
            </w:r>
          </w:ins>
          <w:r>
            <w:rPr>
              <w:noProof/>
              <w:webHidden/>
            </w:rPr>
            <w:fldChar w:fldCharType="separate"/>
          </w:r>
          <w:ins w:id="49" w:author="Daniel Lougen [2]" w:date="2025-03-25T14:58:00Z" w16du:dateUtc="2025-03-25T21:58:00Z">
            <w:r>
              <w:rPr>
                <w:noProof/>
                <w:webHidden/>
              </w:rPr>
              <w:t>24</w:t>
            </w:r>
            <w:r>
              <w:rPr>
                <w:noProof/>
                <w:webHidden/>
              </w:rPr>
              <w:fldChar w:fldCharType="end"/>
            </w:r>
            <w:r w:rsidRPr="0068248E">
              <w:rPr>
                <w:rStyle w:val="Hyperlink"/>
                <w:noProof/>
              </w:rPr>
              <w:fldChar w:fldCharType="end"/>
            </w:r>
          </w:ins>
        </w:p>
        <w:p w14:paraId="47ABB540" w14:textId="6B9A89CE" w:rsidR="008B1584" w:rsidRDefault="008B1584">
          <w:pPr>
            <w:pStyle w:val="TOC2"/>
            <w:tabs>
              <w:tab w:val="right" w:leader="dot" w:pos="9350"/>
            </w:tabs>
            <w:rPr>
              <w:ins w:id="50"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51"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"_Toc193807133"</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Reaction Time Task</w:t>
            </w:r>
            <w:r>
              <w:rPr>
                <w:noProof/>
                <w:webHidden/>
              </w:rPr>
              <w:tab/>
            </w:r>
            <w:r>
              <w:rPr>
                <w:noProof/>
                <w:webHidden/>
              </w:rPr>
              <w:fldChar w:fldCharType="begin"/>
            </w:r>
            <w:r>
              <w:rPr>
                <w:noProof/>
                <w:webHidden/>
              </w:rPr>
              <w:instrText xml:space="preserve"> PAGEREF _Toc193807133 \h </w:instrText>
            </w:r>
            <w:r>
              <w:rPr>
                <w:noProof/>
                <w:webHidden/>
              </w:rPr>
            </w:r>
          </w:ins>
          <w:r>
            <w:rPr>
              <w:noProof/>
              <w:webHidden/>
            </w:rPr>
            <w:fldChar w:fldCharType="separate"/>
          </w:r>
          <w:ins w:id="52" w:author="Daniel Lougen [2]" w:date="2025-03-25T14:58:00Z" w16du:dateUtc="2025-03-25T21:58:00Z">
            <w:r>
              <w:rPr>
                <w:noProof/>
                <w:webHidden/>
              </w:rPr>
              <w:t>25</w:t>
            </w:r>
            <w:r>
              <w:rPr>
                <w:noProof/>
                <w:webHidden/>
              </w:rPr>
              <w:fldChar w:fldCharType="end"/>
            </w:r>
            <w:r w:rsidRPr="0068248E">
              <w:rPr>
                <w:rStyle w:val="Hyperlink"/>
                <w:noProof/>
              </w:rPr>
              <w:fldChar w:fldCharType="end"/>
            </w:r>
          </w:ins>
        </w:p>
        <w:p w14:paraId="215530E4" w14:textId="5FD2294C" w:rsidR="008B1584" w:rsidRDefault="008B1584">
          <w:pPr>
            <w:pStyle w:val="TOC2"/>
            <w:tabs>
              <w:tab w:val="right" w:leader="dot" w:pos="9350"/>
            </w:tabs>
            <w:rPr>
              <w:ins w:id="53"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54"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"_Toc193807134"</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Compelled Response Task</w:t>
            </w:r>
            <w:r>
              <w:rPr>
                <w:noProof/>
                <w:webHidden/>
              </w:rPr>
              <w:tab/>
            </w:r>
            <w:r>
              <w:rPr>
                <w:noProof/>
                <w:webHidden/>
              </w:rPr>
              <w:fldChar w:fldCharType="begin"/>
            </w:r>
            <w:r>
              <w:rPr>
                <w:noProof/>
                <w:webHidden/>
              </w:rPr>
              <w:instrText xml:space="preserve"> PAGEREF _Toc193807134 \h </w:instrText>
            </w:r>
            <w:r>
              <w:rPr>
                <w:noProof/>
                <w:webHidden/>
              </w:rPr>
            </w:r>
          </w:ins>
          <w:r>
            <w:rPr>
              <w:noProof/>
              <w:webHidden/>
            </w:rPr>
            <w:fldChar w:fldCharType="separate"/>
          </w:r>
          <w:ins w:id="55" w:author="Daniel Lougen [2]" w:date="2025-03-25T14:58:00Z" w16du:dateUtc="2025-03-25T21:58:00Z">
            <w:r>
              <w:rPr>
                <w:noProof/>
                <w:webHidden/>
              </w:rPr>
              <w:t>25</w:t>
            </w:r>
            <w:r>
              <w:rPr>
                <w:noProof/>
                <w:webHidden/>
              </w:rPr>
              <w:fldChar w:fldCharType="end"/>
            </w:r>
            <w:r w:rsidRPr="0068248E">
              <w:rPr>
                <w:rStyle w:val="Hyperlink"/>
                <w:noProof/>
              </w:rPr>
              <w:fldChar w:fldCharType="end"/>
            </w:r>
          </w:ins>
        </w:p>
        <w:p w14:paraId="5C417018" w14:textId="18081C06" w:rsidR="008B1584" w:rsidRDefault="008B1584">
          <w:pPr>
            <w:pStyle w:val="TOC1"/>
            <w:tabs>
              <w:tab w:val="right" w:leader="dot" w:pos="9350"/>
            </w:tabs>
            <w:rPr>
              <w:ins w:id="56"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57"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"_Toc193807135"</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_Toc193807135 \h </w:instrText>
            </w:r>
            <w:r>
              <w:rPr>
                <w:noProof/>
                <w:webHidden/>
              </w:rPr>
            </w:r>
          </w:ins>
          <w:r>
            <w:rPr>
              <w:noProof/>
              <w:webHidden/>
            </w:rPr>
            <w:fldChar w:fldCharType="separate"/>
          </w:r>
          <w:ins w:id="58" w:author="Daniel Lougen [2]" w:date="2025-03-25T14:58:00Z" w16du:dateUtc="2025-03-25T21:58:00Z">
            <w:r>
              <w:rPr>
                <w:noProof/>
                <w:webHidden/>
              </w:rPr>
              <w:t>27</w:t>
            </w:r>
            <w:r>
              <w:rPr>
                <w:noProof/>
                <w:webHidden/>
              </w:rPr>
              <w:fldChar w:fldCharType="end"/>
            </w:r>
            <w:r w:rsidRPr="0068248E">
              <w:rPr>
                <w:rStyle w:val="Hyperlink"/>
                <w:noProof/>
              </w:rPr>
              <w:fldChar w:fldCharType="end"/>
            </w:r>
          </w:ins>
        </w:p>
        <w:p w14:paraId="55763DAE" w14:textId="465E23F7" w:rsidR="008B1584" w:rsidRDefault="008B1584">
          <w:pPr>
            <w:pStyle w:val="TOC2"/>
            <w:tabs>
              <w:tab w:val="right" w:leader="dot" w:pos="9350"/>
            </w:tabs>
            <w:rPr>
              <w:ins w:id="59"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60"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"_Toc193807136"</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Reaction Time Task</w:t>
            </w:r>
            <w:r>
              <w:rPr>
                <w:noProof/>
                <w:webHidden/>
              </w:rPr>
              <w:tab/>
            </w:r>
            <w:r>
              <w:rPr>
                <w:noProof/>
                <w:webHidden/>
              </w:rPr>
              <w:fldChar w:fldCharType="begin"/>
            </w:r>
            <w:r>
              <w:rPr>
                <w:noProof/>
                <w:webHidden/>
              </w:rPr>
              <w:instrText xml:space="preserve"> PAGEREF _Toc193807136 \h </w:instrText>
            </w:r>
            <w:r>
              <w:rPr>
                <w:noProof/>
                <w:webHidden/>
              </w:rPr>
            </w:r>
          </w:ins>
          <w:r>
            <w:rPr>
              <w:noProof/>
              <w:webHidden/>
            </w:rPr>
            <w:fldChar w:fldCharType="separate"/>
          </w:r>
          <w:ins w:id="61" w:author="Daniel Lougen [2]" w:date="2025-03-25T14:58:00Z" w16du:dateUtc="2025-03-25T21:58:00Z">
            <w:r>
              <w:rPr>
                <w:noProof/>
                <w:webHidden/>
              </w:rPr>
              <w:t>27</w:t>
            </w:r>
            <w:r>
              <w:rPr>
                <w:noProof/>
                <w:webHidden/>
              </w:rPr>
              <w:fldChar w:fldCharType="end"/>
            </w:r>
            <w:r w:rsidRPr="0068248E">
              <w:rPr>
                <w:rStyle w:val="Hyperlink"/>
                <w:noProof/>
              </w:rPr>
              <w:fldChar w:fldCharType="end"/>
            </w:r>
          </w:ins>
        </w:p>
        <w:p w14:paraId="34292ACE" w14:textId="45C35F4F" w:rsidR="008B1584" w:rsidRDefault="008B1584">
          <w:pPr>
            <w:pStyle w:val="TOC2"/>
            <w:tabs>
              <w:tab w:val="right" w:leader="dot" w:pos="9350"/>
            </w:tabs>
            <w:rPr>
              <w:ins w:id="62"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63"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"_Toc193807137"</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Compelled Response Task</w:t>
            </w:r>
            <w:r>
              <w:rPr>
                <w:noProof/>
                <w:webHidden/>
              </w:rPr>
              <w:tab/>
            </w:r>
            <w:r>
              <w:rPr>
                <w:noProof/>
                <w:webHidden/>
              </w:rPr>
              <w:fldChar w:fldCharType="begin"/>
            </w:r>
            <w:r>
              <w:rPr>
                <w:noProof/>
                <w:webHidden/>
              </w:rPr>
              <w:instrText xml:space="preserve"> PAGEREF _Toc193807137 \h </w:instrText>
            </w:r>
            <w:r>
              <w:rPr>
                <w:noProof/>
                <w:webHidden/>
              </w:rPr>
            </w:r>
          </w:ins>
          <w:r>
            <w:rPr>
              <w:noProof/>
              <w:webHidden/>
            </w:rPr>
            <w:fldChar w:fldCharType="separate"/>
          </w:r>
          <w:ins w:id="64" w:author="Daniel Lougen [2]" w:date="2025-03-25T14:58:00Z" w16du:dateUtc="2025-03-25T21:58:00Z">
            <w:r>
              <w:rPr>
                <w:noProof/>
                <w:webHidden/>
              </w:rPr>
              <w:t>31</w:t>
            </w:r>
            <w:r>
              <w:rPr>
                <w:noProof/>
                <w:webHidden/>
              </w:rPr>
              <w:fldChar w:fldCharType="end"/>
            </w:r>
            <w:r w:rsidRPr="0068248E">
              <w:rPr>
                <w:rStyle w:val="Hyperlink"/>
                <w:noProof/>
              </w:rPr>
              <w:fldChar w:fldCharType="end"/>
            </w:r>
          </w:ins>
        </w:p>
        <w:p w14:paraId="2A5BFE93" w14:textId="20D50A53" w:rsidR="008B1584" w:rsidRDefault="008B1584">
          <w:pPr>
            <w:pStyle w:val="TOC2"/>
            <w:tabs>
              <w:tab w:val="right" w:leader="dot" w:pos="9350"/>
            </w:tabs>
            <w:rPr>
              <w:ins w:id="65"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66"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"_Toc193807138"</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Analysis of Parameters</w:t>
            </w:r>
            <w:r>
              <w:rPr>
                <w:noProof/>
                <w:webHidden/>
              </w:rPr>
              <w:tab/>
            </w:r>
            <w:r>
              <w:rPr>
                <w:noProof/>
                <w:webHidden/>
              </w:rPr>
              <w:fldChar w:fldCharType="begin"/>
            </w:r>
            <w:r>
              <w:rPr>
                <w:noProof/>
                <w:webHidden/>
              </w:rPr>
              <w:instrText xml:space="preserve"> PAGEREF _Toc193807138 \h </w:instrText>
            </w:r>
            <w:r>
              <w:rPr>
                <w:noProof/>
                <w:webHidden/>
              </w:rPr>
            </w:r>
          </w:ins>
          <w:r>
            <w:rPr>
              <w:noProof/>
              <w:webHidden/>
            </w:rPr>
            <w:fldChar w:fldCharType="separate"/>
          </w:r>
          <w:ins w:id="67" w:author="Daniel Lougen [2]" w:date="2025-03-25T14:58:00Z" w16du:dateUtc="2025-03-25T21:58:00Z">
            <w:r>
              <w:rPr>
                <w:noProof/>
                <w:webHidden/>
              </w:rPr>
              <w:t>32</w:t>
            </w:r>
            <w:r>
              <w:rPr>
                <w:noProof/>
                <w:webHidden/>
              </w:rPr>
              <w:fldChar w:fldCharType="end"/>
            </w:r>
            <w:r w:rsidRPr="0068248E">
              <w:rPr>
                <w:rStyle w:val="Hyperlink"/>
                <w:noProof/>
              </w:rPr>
              <w:fldChar w:fldCharType="end"/>
            </w:r>
          </w:ins>
        </w:p>
        <w:p w14:paraId="264209CC" w14:textId="6083DC28" w:rsidR="008B1584" w:rsidRDefault="008B1584">
          <w:pPr>
            <w:pStyle w:val="TOC3"/>
            <w:tabs>
              <w:tab w:val="right" w:leader="dot" w:pos="9350"/>
            </w:tabs>
            <w:rPr>
              <w:ins w:id="68" w:author="Daniel Lougen [2]" w:date="2025-03-25T14:58:00Z" w16du:dateUtc="2025-03-25T21:58:00Z"/>
              <w:rFonts w:asciiTheme="minorHAnsi" w:eastAsiaTheme="minorEastAsia" w:hAnsiTheme="minorHAnsi" w:cstheme="minorBidi"/>
              <w:noProof/>
              <w:color w:val="auto"/>
              <w:kern w:val="2"/>
              <w:sz w:val="24"/>
              <w:szCs w:val="24"/>
              <w14:ligatures w14:val="standardContextual"/>
            </w:rPr>
          </w:pPr>
          <w:ins w:id="69"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"_Toc193807139"</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b/>
                <w:bCs/>
                <w:noProof/>
              </w:rPr>
              <w:t>Non-Decision Time (</w:t>
            </w:r>
            <w:r w:rsidRPr="0068248E">
              <w:rPr>
                <w:rStyle w:val="Hyperlink"/>
                <w:rFonts w:ascii="Times New Roman" w:hAnsi="Times New Roman" w:cs="Times New Roman"/>
                <w:b/>
                <w:bCs/>
                <w:i/>
                <w:iCs/>
                <w:noProof/>
              </w:rPr>
              <w:t>T</w:t>
            </w:r>
            <w:r w:rsidRPr="0068248E">
              <w:rPr>
                <w:rStyle w:val="Hyperlink"/>
                <w:rFonts w:ascii="Times New Roman" w:hAnsi="Times New Roman" w:cs="Times New Roman"/>
                <w:b/>
                <w:bCs/>
                <w:i/>
                <w:iCs/>
                <w:noProof/>
                <w:vertAlign w:val="subscript"/>
              </w:rPr>
              <w:t>Non-Decision</w:t>
            </w:r>
            <w:r w:rsidRPr="0068248E">
              <w:rPr>
                <w:rStyle w:val="Hyperlink"/>
                <w:rFonts w:ascii="Times New Roman" w:hAnsi="Times New Roman" w:cs="Times New Roman"/>
                <w:b/>
                <w:bCs/>
                <w:noProof/>
              </w:rPr>
              <w:t>) Analysis</w:t>
            </w:r>
            <w:r>
              <w:rPr>
                <w:noProof/>
                <w:webHidden/>
              </w:rPr>
              <w:tab/>
            </w:r>
            <w:r>
              <w:rPr>
                <w:noProof/>
                <w:webHidden/>
              </w:rPr>
              <w:fldChar w:fldCharType="begin"/>
            </w:r>
            <w:r>
              <w:rPr>
                <w:noProof/>
                <w:webHidden/>
              </w:rPr>
              <w:instrText xml:space="preserve"> PAGEREF _Toc193807139 \h </w:instrText>
            </w:r>
            <w:r>
              <w:rPr>
                <w:noProof/>
                <w:webHidden/>
              </w:rPr>
            </w:r>
          </w:ins>
          <w:r>
            <w:rPr>
              <w:noProof/>
              <w:webHidden/>
            </w:rPr>
            <w:fldChar w:fldCharType="separate"/>
          </w:r>
          <w:ins w:id="70" w:author="Daniel Lougen [2]" w:date="2025-03-25T14:58:00Z" w16du:dateUtc="2025-03-25T21:58:00Z">
            <w:r>
              <w:rPr>
                <w:noProof/>
                <w:webHidden/>
              </w:rPr>
              <w:t>32</w:t>
            </w:r>
            <w:r>
              <w:rPr>
                <w:noProof/>
                <w:webHidden/>
              </w:rPr>
              <w:fldChar w:fldCharType="end"/>
            </w:r>
            <w:r w:rsidRPr="0068248E">
              <w:rPr>
                <w:rStyle w:val="Hyperlink"/>
                <w:noProof/>
              </w:rPr>
              <w:fldChar w:fldCharType="end"/>
            </w:r>
          </w:ins>
        </w:p>
        <w:p w14:paraId="4E7E9A05" w14:textId="6552CBBB" w:rsidR="008B1584" w:rsidRDefault="008B1584">
          <w:pPr>
            <w:pStyle w:val="TOC3"/>
            <w:tabs>
              <w:tab w:val="right" w:leader="dot" w:pos="9350"/>
            </w:tabs>
            <w:rPr>
              <w:ins w:id="71" w:author="Daniel Lougen [2]" w:date="2025-03-25T14:58:00Z" w16du:dateUtc="2025-03-25T21:58:00Z"/>
              <w:rFonts w:asciiTheme="minorHAnsi" w:eastAsiaTheme="minorEastAsia" w:hAnsiTheme="minorHAnsi" w:cstheme="minorBidi"/>
              <w:noProof/>
              <w:color w:val="auto"/>
              <w:kern w:val="2"/>
              <w:sz w:val="24"/>
              <w:szCs w:val="24"/>
              <w14:ligatures w14:val="standardContextual"/>
            </w:rPr>
          </w:pPr>
          <w:ins w:id="72"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"_Toc193807140"</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b/>
                <w:bCs/>
                <w:noProof/>
              </w:rPr>
              <w:t>Decision Time (</w:t>
            </w:r>
            <w:r w:rsidRPr="0068248E">
              <w:rPr>
                <w:rStyle w:val="Hyperlink"/>
                <w:rFonts w:ascii="Times New Roman" w:hAnsi="Times New Roman" w:cs="Times New Roman"/>
                <w:b/>
                <w:bCs/>
                <w:i/>
                <w:iCs/>
                <w:noProof/>
              </w:rPr>
              <w:t>T</w:t>
            </w:r>
            <w:r w:rsidRPr="0068248E">
              <w:rPr>
                <w:rStyle w:val="Hyperlink"/>
                <w:rFonts w:ascii="Times New Roman" w:hAnsi="Times New Roman" w:cs="Times New Roman"/>
                <w:b/>
                <w:bCs/>
                <w:i/>
                <w:iCs/>
                <w:noProof/>
                <w:vertAlign w:val="subscript"/>
              </w:rPr>
              <w:t>Decision</w:t>
            </w:r>
            <w:r w:rsidRPr="0068248E">
              <w:rPr>
                <w:rStyle w:val="Hyperlink"/>
                <w:rFonts w:ascii="Times New Roman" w:hAnsi="Times New Roman" w:cs="Times New Roman"/>
                <w:b/>
                <w:bCs/>
                <w:noProof/>
              </w:rPr>
              <w:t>) Analysis</w:t>
            </w:r>
            <w:r>
              <w:rPr>
                <w:noProof/>
                <w:webHidden/>
              </w:rPr>
              <w:tab/>
            </w:r>
            <w:r>
              <w:rPr>
                <w:noProof/>
                <w:webHidden/>
              </w:rPr>
              <w:fldChar w:fldCharType="begin"/>
            </w:r>
            <w:r>
              <w:rPr>
                <w:noProof/>
                <w:webHidden/>
              </w:rPr>
              <w:instrText xml:space="preserve"> PAGEREF _Toc193807140 \h </w:instrText>
            </w:r>
            <w:r>
              <w:rPr>
                <w:noProof/>
                <w:webHidden/>
              </w:rPr>
            </w:r>
          </w:ins>
          <w:r>
            <w:rPr>
              <w:noProof/>
              <w:webHidden/>
            </w:rPr>
            <w:fldChar w:fldCharType="separate"/>
          </w:r>
          <w:ins w:id="73" w:author="Daniel Lougen [2]" w:date="2025-03-25T14:58:00Z" w16du:dateUtc="2025-03-25T21:58:00Z">
            <w:r>
              <w:rPr>
                <w:noProof/>
                <w:webHidden/>
              </w:rPr>
              <w:t>34</w:t>
            </w:r>
            <w:r>
              <w:rPr>
                <w:noProof/>
                <w:webHidden/>
              </w:rPr>
              <w:fldChar w:fldCharType="end"/>
            </w:r>
            <w:r w:rsidRPr="0068248E">
              <w:rPr>
                <w:rStyle w:val="Hyperlink"/>
                <w:noProof/>
              </w:rPr>
              <w:fldChar w:fldCharType="end"/>
            </w:r>
          </w:ins>
        </w:p>
        <w:p w14:paraId="69E79385" w14:textId="093FC98C" w:rsidR="008B1584" w:rsidRDefault="008B1584">
          <w:pPr>
            <w:pStyle w:val="TOC3"/>
            <w:tabs>
              <w:tab w:val="right" w:leader="dot" w:pos="9350"/>
            </w:tabs>
            <w:rPr>
              <w:ins w:id="74" w:author="Daniel Lougen [2]" w:date="2025-03-25T14:58:00Z" w16du:dateUtc="2025-03-25T21:58:00Z"/>
              <w:rFonts w:asciiTheme="minorHAnsi" w:eastAsiaTheme="minorEastAsia" w:hAnsiTheme="minorHAnsi" w:cstheme="minorBidi"/>
              <w:noProof/>
              <w:color w:val="auto"/>
              <w:kern w:val="2"/>
              <w:sz w:val="24"/>
              <w:szCs w:val="24"/>
              <w14:ligatures w14:val="standardContextual"/>
            </w:rPr>
          </w:pPr>
          <w:ins w:id="75"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"_Toc193807141"</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b/>
                <w:bCs/>
                <w:noProof/>
              </w:rPr>
              <w:t>Time to a Fully Informed Response (</w:t>
            </w:r>
            <w:r w:rsidRPr="0068248E">
              <w:rPr>
                <w:rStyle w:val="Hyperlink"/>
                <w:rFonts w:ascii="Times New Roman" w:hAnsi="Times New Roman" w:cs="Times New Roman"/>
                <w:b/>
                <w:bCs/>
                <w:i/>
                <w:iCs/>
                <w:noProof/>
              </w:rPr>
              <w:t>T</w:t>
            </w:r>
            <w:r w:rsidRPr="0068248E">
              <w:rPr>
                <w:rStyle w:val="Hyperlink"/>
                <w:rFonts w:ascii="Times New Roman" w:hAnsi="Times New Roman" w:cs="Times New Roman"/>
                <w:b/>
                <w:bCs/>
                <w:i/>
                <w:iCs/>
                <w:noProof/>
                <w:vertAlign w:val="subscript"/>
              </w:rPr>
              <w:t>FIR</w:t>
            </w:r>
            <w:r w:rsidRPr="0068248E">
              <w:rPr>
                <w:rStyle w:val="Hyperlink"/>
                <w:rFonts w:ascii="Times New Roman" w:hAnsi="Times New Roman" w:cs="Times New Roman"/>
                <w:b/>
                <w:bCs/>
                <w:noProof/>
              </w:rPr>
              <w:t>) Analysis</w:t>
            </w:r>
            <w:r>
              <w:rPr>
                <w:noProof/>
                <w:webHidden/>
              </w:rPr>
              <w:tab/>
            </w:r>
            <w:r>
              <w:rPr>
                <w:noProof/>
                <w:webHidden/>
              </w:rPr>
              <w:fldChar w:fldCharType="begin"/>
            </w:r>
            <w:r>
              <w:rPr>
                <w:noProof/>
                <w:webHidden/>
              </w:rPr>
              <w:instrText xml:space="preserve"> PAGEREF _Toc193807141 \h </w:instrText>
            </w:r>
            <w:r>
              <w:rPr>
                <w:noProof/>
                <w:webHidden/>
              </w:rPr>
            </w:r>
          </w:ins>
          <w:r>
            <w:rPr>
              <w:noProof/>
              <w:webHidden/>
            </w:rPr>
            <w:fldChar w:fldCharType="separate"/>
          </w:r>
          <w:ins w:id="76" w:author="Daniel Lougen [2]" w:date="2025-03-25T14:58:00Z" w16du:dateUtc="2025-03-25T21:58:00Z">
            <w:r>
              <w:rPr>
                <w:noProof/>
                <w:webHidden/>
              </w:rPr>
              <w:t>35</w:t>
            </w:r>
            <w:r>
              <w:rPr>
                <w:noProof/>
                <w:webHidden/>
              </w:rPr>
              <w:fldChar w:fldCharType="end"/>
            </w:r>
            <w:r w:rsidRPr="0068248E">
              <w:rPr>
                <w:rStyle w:val="Hyperlink"/>
                <w:noProof/>
              </w:rPr>
              <w:fldChar w:fldCharType="end"/>
            </w:r>
          </w:ins>
        </w:p>
        <w:p w14:paraId="7413501F" w14:textId="1CDEEE5E" w:rsidR="008B1584" w:rsidRDefault="008B1584">
          <w:pPr>
            <w:pStyle w:val="TOC2"/>
            <w:tabs>
              <w:tab w:val="right" w:leader="dot" w:pos="9350"/>
            </w:tabs>
            <w:rPr>
              <w:ins w:id="77"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78"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"_Toc193807142"</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Individual Differences</w:t>
            </w:r>
            <w:r>
              <w:rPr>
                <w:noProof/>
                <w:webHidden/>
              </w:rPr>
              <w:tab/>
            </w:r>
            <w:r>
              <w:rPr>
                <w:noProof/>
                <w:webHidden/>
              </w:rPr>
              <w:fldChar w:fldCharType="begin"/>
            </w:r>
            <w:r>
              <w:rPr>
                <w:noProof/>
                <w:webHidden/>
              </w:rPr>
              <w:instrText xml:space="preserve"> PAGEREF _Toc193807142 \h </w:instrText>
            </w:r>
            <w:r>
              <w:rPr>
                <w:noProof/>
                <w:webHidden/>
              </w:rPr>
            </w:r>
          </w:ins>
          <w:r>
            <w:rPr>
              <w:noProof/>
              <w:webHidden/>
            </w:rPr>
            <w:fldChar w:fldCharType="separate"/>
          </w:r>
          <w:ins w:id="79" w:author="Daniel Lougen [2]" w:date="2025-03-25T14:58:00Z" w16du:dateUtc="2025-03-25T21:58:00Z">
            <w:r>
              <w:rPr>
                <w:noProof/>
                <w:webHidden/>
              </w:rPr>
              <w:t>36</w:t>
            </w:r>
            <w:r>
              <w:rPr>
                <w:noProof/>
                <w:webHidden/>
              </w:rPr>
              <w:fldChar w:fldCharType="end"/>
            </w:r>
            <w:r w:rsidRPr="0068248E">
              <w:rPr>
                <w:rStyle w:val="Hyperlink"/>
                <w:noProof/>
              </w:rPr>
              <w:fldChar w:fldCharType="end"/>
            </w:r>
          </w:ins>
        </w:p>
        <w:p w14:paraId="23F5AA4D" w14:textId="02CEB54C" w:rsidR="008B1584" w:rsidRDefault="008B1584">
          <w:pPr>
            <w:pStyle w:val="TOC1"/>
            <w:tabs>
              <w:tab w:val="right" w:leader="dot" w:pos="9350"/>
            </w:tabs>
            <w:rPr>
              <w:ins w:id="80"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81"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"_Toc193807143"</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General Conclusions</w:t>
            </w:r>
            <w:r>
              <w:rPr>
                <w:noProof/>
                <w:webHidden/>
              </w:rPr>
              <w:tab/>
            </w:r>
            <w:r>
              <w:rPr>
                <w:noProof/>
                <w:webHidden/>
              </w:rPr>
              <w:fldChar w:fldCharType="begin"/>
            </w:r>
            <w:r>
              <w:rPr>
                <w:noProof/>
                <w:webHidden/>
              </w:rPr>
              <w:instrText xml:space="preserve"> PAGEREF _Toc193807143 \h </w:instrText>
            </w:r>
            <w:r>
              <w:rPr>
                <w:noProof/>
                <w:webHidden/>
              </w:rPr>
            </w:r>
          </w:ins>
          <w:r>
            <w:rPr>
              <w:noProof/>
              <w:webHidden/>
            </w:rPr>
            <w:fldChar w:fldCharType="separate"/>
          </w:r>
          <w:ins w:id="82" w:author="Daniel Lougen [2]" w:date="2025-03-25T14:58:00Z" w16du:dateUtc="2025-03-25T21:58:00Z">
            <w:r>
              <w:rPr>
                <w:noProof/>
                <w:webHidden/>
              </w:rPr>
              <w:t>38</w:t>
            </w:r>
            <w:r>
              <w:rPr>
                <w:noProof/>
                <w:webHidden/>
              </w:rPr>
              <w:fldChar w:fldCharType="end"/>
            </w:r>
            <w:r w:rsidRPr="0068248E">
              <w:rPr>
                <w:rStyle w:val="Hyperlink"/>
                <w:noProof/>
              </w:rPr>
              <w:fldChar w:fldCharType="end"/>
            </w:r>
          </w:ins>
        </w:p>
        <w:p w14:paraId="22931B2D" w14:textId="67F39917" w:rsidR="008B1584" w:rsidRDefault="008B1584">
          <w:pPr>
            <w:pStyle w:val="TOC1"/>
            <w:tabs>
              <w:tab w:val="right" w:leader="dot" w:pos="9350"/>
            </w:tabs>
            <w:rPr>
              <w:ins w:id="83"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84"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"_Toc193807144"</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_Toc193807144 \h </w:instrText>
            </w:r>
            <w:r>
              <w:rPr>
                <w:noProof/>
                <w:webHidden/>
              </w:rPr>
            </w:r>
          </w:ins>
          <w:r>
            <w:rPr>
              <w:noProof/>
              <w:webHidden/>
            </w:rPr>
            <w:fldChar w:fldCharType="separate"/>
          </w:r>
          <w:ins w:id="85" w:author="Daniel Lougen [2]" w:date="2025-03-25T14:58:00Z" w16du:dateUtc="2025-03-25T21:58:00Z">
            <w:r>
              <w:rPr>
                <w:noProof/>
                <w:webHidden/>
              </w:rPr>
              <w:t>40</w:t>
            </w:r>
            <w:r>
              <w:rPr>
                <w:noProof/>
                <w:webHidden/>
              </w:rPr>
              <w:fldChar w:fldCharType="end"/>
            </w:r>
            <w:r w:rsidRPr="0068248E">
              <w:rPr>
                <w:rStyle w:val="Hyperlink"/>
                <w:noProof/>
              </w:rPr>
              <w:fldChar w:fldCharType="end"/>
            </w:r>
          </w:ins>
        </w:p>
        <w:p w14:paraId="0086409A" w14:textId="26156304" w:rsidR="008B1584" w:rsidRDefault="008B1584">
          <w:pPr>
            <w:pStyle w:val="TOC1"/>
            <w:tabs>
              <w:tab w:val="right" w:leader="dot" w:pos="9350"/>
            </w:tabs>
            <w:rPr>
              <w:ins w:id="86"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87"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"_Toc193807145"</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Future Experiments</w:t>
            </w:r>
            <w:r>
              <w:rPr>
                <w:noProof/>
                <w:webHidden/>
              </w:rPr>
              <w:tab/>
            </w:r>
            <w:r>
              <w:rPr>
                <w:noProof/>
                <w:webHidden/>
              </w:rPr>
              <w:fldChar w:fldCharType="begin"/>
            </w:r>
            <w:r>
              <w:rPr>
                <w:noProof/>
                <w:webHidden/>
              </w:rPr>
              <w:instrText xml:space="preserve"> PAGEREF _Toc193807145 \h </w:instrText>
            </w:r>
            <w:r>
              <w:rPr>
                <w:noProof/>
                <w:webHidden/>
              </w:rPr>
            </w:r>
          </w:ins>
          <w:r>
            <w:rPr>
              <w:noProof/>
              <w:webHidden/>
            </w:rPr>
            <w:fldChar w:fldCharType="separate"/>
          </w:r>
          <w:ins w:id="88" w:author="Daniel Lougen [2]" w:date="2025-03-25T14:58:00Z" w16du:dateUtc="2025-03-25T21:58:00Z">
            <w:r>
              <w:rPr>
                <w:noProof/>
                <w:webHidden/>
              </w:rPr>
              <w:t>40</w:t>
            </w:r>
            <w:r>
              <w:rPr>
                <w:noProof/>
                <w:webHidden/>
              </w:rPr>
              <w:fldChar w:fldCharType="end"/>
            </w:r>
            <w:r w:rsidRPr="0068248E">
              <w:rPr>
                <w:rStyle w:val="Hyperlink"/>
                <w:noProof/>
              </w:rPr>
              <w:fldChar w:fldCharType="end"/>
            </w:r>
          </w:ins>
        </w:p>
        <w:p w14:paraId="396910B6" w14:textId="6743A8F8" w:rsidR="008B1584" w:rsidRDefault="008B1584">
          <w:pPr>
            <w:pStyle w:val="TOC1"/>
            <w:tabs>
              <w:tab w:val="right" w:leader="dot" w:pos="9350"/>
            </w:tabs>
            <w:rPr>
              <w:ins w:id="89"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90"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"_Toc193807146"</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Contributions</w:t>
            </w:r>
            <w:r>
              <w:rPr>
                <w:noProof/>
                <w:webHidden/>
              </w:rPr>
              <w:tab/>
            </w:r>
            <w:r>
              <w:rPr>
                <w:noProof/>
                <w:webHidden/>
              </w:rPr>
              <w:fldChar w:fldCharType="begin"/>
            </w:r>
            <w:r>
              <w:rPr>
                <w:noProof/>
                <w:webHidden/>
              </w:rPr>
              <w:instrText xml:space="preserve"> PAGEREF _Toc193807146 \h </w:instrText>
            </w:r>
            <w:r>
              <w:rPr>
                <w:noProof/>
                <w:webHidden/>
              </w:rPr>
            </w:r>
          </w:ins>
          <w:r>
            <w:rPr>
              <w:noProof/>
              <w:webHidden/>
            </w:rPr>
            <w:fldChar w:fldCharType="separate"/>
          </w:r>
          <w:ins w:id="91" w:author="Daniel Lougen [2]" w:date="2025-03-25T14:58:00Z" w16du:dateUtc="2025-03-25T21:58:00Z">
            <w:r>
              <w:rPr>
                <w:noProof/>
                <w:webHidden/>
              </w:rPr>
              <w:t>42</w:t>
            </w:r>
            <w:r>
              <w:rPr>
                <w:noProof/>
                <w:webHidden/>
              </w:rPr>
              <w:fldChar w:fldCharType="end"/>
            </w:r>
            <w:r w:rsidRPr="0068248E">
              <w:rPr>
                <w:rStyle w:val="Hyperlink"/>
                <w:noProof/>
              </w:rPr>
              <w:fldChar w:fldCharType="end"/>
            </w:r>
          </w:ins>
        </w:p>
        <w:p w14:paraId="0EB2FBE0" w14:textId="30326C78" w:rsidR="008B1584" w:rsidRDefault="008B1584">
          <w:pPr>
            <w:pStyle w:val="TOC1"/>
            <w:tabs>
              <w:tab w:val="right" w:leader="dot" w:pos="9350"/>
            </w:tabs>
            <w:rPr>
              <w:ins w:id="92"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93"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"_Toc193807147"</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_Toc193807147 \h </w:instrText>
            </w:r>
            <w:r>
              <w:rPr>
                <w:noProof/>
                <w:webHidden/>
              </w:rPr>
            </w:r>
          </w:ins>
          <w:r>
            <w:rPr>
              <w:noProof/>
              <w:webHidden/>
            </w:rPr>
            <w:fldChar w:fldCharType="separate"/>
          </w:r>
          <w:ins w:id="94" w:author="Daniel Lougen [2]" w:date="2025-03-25T14:58:00Z" w16du:dateUtc="2025-03-25T21:58:00Z">
            <w:r>
              <w:rPr>
                <w:noProof/>
                <w:webHidden/>
              </w:rPr>
              <w:t>44</w:t>
            </w:r>
            <w:r>
              <w:rPr>
                <w:noProof/>
                <w:webHidden/>
              </w:rPr>
              <w:fldChar w:fldCharType="end"/>
            </w:r>
            <w:r w:rsidRPr="0068248E">
              <w:rPr>
                <w:rStyle w:val="Hyperlink"/>
                <w:noProof/>
              </w:rPr>
              <w:fldChar w:fldCharType="end"/>
            </w:r>
          </w:ins>
        </w:p>
        <w:p w14:paraId="03757295" w14:textId="7BDA90A8" w:rsidR="008B1584" w:rsidRDefault="008B1584">
          <w:pPr>
            <w:pStyle w:val="TOC1"/>
            <w:tabs>
              <w:tab w:val="right" w:leader="dot" w:pos="9350"/>
            </w:tabs>
            <w:rPr>
              <w:ins w:id="95"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96"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"_Toc193807148"</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Within Subjects Descriptive Statistics</w:t>
            </w:r>
            <w:r>
              <w:rPr>
                <w:noProof/>
                <w:webHidden/>
              </w:rPr>
              <w:tab/>
            </w:r>
            <w:r>
              <w:rPr>
                <w:noProof/>
                <w:webHidden/>
              </w:rPr>
              <w:fldChar w:fldCharType="begin"/>
            </w:r>
            <w:r>
              <w:rPr>
                <w:noProof/>
                <w:webHidden/>
              </w:rPr>
              <w:instrText xml:space="preserve"> PAGEREF _Toc193807148 \h </w:instrText>
            </w:r>
            <w:r>
              <w:rPr>
                <w:noProof/>
                <w:webHidden/>
              </w:rPr>
            </w:r>
          </w:ins>
          <w:r>
            <w:rPr>
              <w:noProof/>
              <w:webHidden/>
            </w:rPr>
            <w:fldChar w:fldCharType="separate"/>
          </w:r>
          <w:ins w:id="97" w:author="Daniel Lougen [2]" w:date="2025-03-25T14:58:00Z" w16du:dateUtc="2025-03-25T21:58:00Z">
            <w:r>
              <w:rPr>
                <w:noProof/>
                <w:webHidden/>
              </w:rPr>
              <w:t>44</w:t>
            </w:r>
            <w:r>
              <w:rPr>
                <w:noProof/>
                <w:webHidden/>
              </w:rPr>
              <w:fldChar w:fldCharType="end"/>
            </w:r>
            <w:r w:rsidRPr="0068248E">
              <w:rPr>
                <w:rStyle w:val="Hyperlink"/>
                <w:noProof/>
              </w:rPr>
              <w:fldChar w:fldCharType="end"/>
            </w:r>
          </w:ins>
        </w:p>
        <w:p w14:paraId="4BB96611" w14:textId="1C166302" w:rsidR="008B1584" w:rsidRDefault="008B1584">
          <w:pPr>
            <w:pStyle w:val="TOC2"/>
            <w:tabs>
              <w:tab w:val="right" w:leader="dot" w:pos="9350"/>
            </w:tabs>
            <w:rPr>
              <w:ins w:id="98"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99" w:author="Daniel Lougen [2]" w:date="2025-03-25T14:58:00Z" w16du:dateUtc="2025-03-25T21:58:00Z">
            <w:r w:rsidRPr="0068248E">
              <w:rPr>
                <w:rStyle w:val="Hyperlink"/>
                <w:noProof/>
              </w:rPr>
              <w:lastRenderedPageBreak/>
              <w:fldChar w:fldCharType="begin"/>
            </w:r>
            <w:r w:rsidRPr="0068248E">
              <w:rPr>
                <w:rStyle w:val="Hyperlink"/>
                <w:noProof/>
              </w:rPr>
              <w:instrText xml:space="preserve"> </w:instrText>
            </w:r>
            <w:r>
              <w:rPr>
                <w:noProof/>
              </w:rPr>
              <w:instrText>HYPERLINK \l "_Toc193807149"</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Subject Tachometric Curves</w:t>
            </w:r>
            <w:r>
              <w:rPr>
                <w:noProof/>
                <w:webHidden/>
              </w:rPr>
              <w:tab/>
            </w:r>
            <w:r>
              <w:rPr>
                <w:noProof/>
                <w:webHidden/>
              </w:rPr>
              <w:fldChar w:fldCharType="begin"/>
            </w:r>
            <w:r>
              <w:rPr>
                <w:noProof/>
                <w:webHidden/>
              </w:rPr>
              <w:instrText xml:space="preserve"> PAGEREF _Toc193807149 \h </w:instrText>
            </w:r>
            <w:r>
              <w:rPr>
                <w:noProof/>
                <w:webHidden/>
              </w:rPr>
            </w:r>
          </w:ins>
          <w:r>
            <w:rPr>
              <w:noProof/>
              <w:webHidden/>
            </w:rPr>
            <w:fldChar w:fldCharType="separate"/>
          </w:r>
          <w:ins w:id="100" w:author="Daniel Lougen [2]" w:date="2025-03-25T14:58:00Z" w16du:dateUtc="2025-03-25T21:58:00Z">
            <w:r>
              <w:rPr>
                <w:noProof/>
                <w:webHidden/>
              </w:rPr>
              <w:t>47</w:t>
            </w:r>
            <w:r>
              <w:rPr>
                <w:noProof/>
                <w:webHidden/>
              </w:rPr>
              <w:fldChar w:fldCharType="end"/>
            </w:r>
            <w:r w:rsidRPr="0068248E">
              <w:rPr>
                <w:rStyle w:val="Hyperlink"/>
                <w:noProof/>
              </w:rPr>
              <w:fldChar w:fldCharType="end"/>
            </w:r>
          </w:ins>
        </w:p>
        <w:p w14:paraId="228D6CE6" w14:textId="155D6A74" w:rsidR="008B1584" w:rsidRDefault="008B1584">
          <w:pPr>
            <w:pStyle w:val="TOC2"/>
            <w:tabs>
              <w:tab w:val="right" w:leader="dot" w:pos="9350"/>
            </w:tabs>
            <w:rPr>
              <w:ins w:id="101"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102"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"_Toc193807150"</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Parameter Comparison Plots</w:t>
            </w:r>
            <w:r>
              <w:rPr>
                <w:noProof/>
                <w:webHidden/>
              </w:rPr>
              <w:tab/>
            </w:r>
            <w:r>
              <w:rPr>
                <w:noProof/>
                <w:webHidden/>
              </w:rPr>
              <w:fldChar w:fldCharType="begin"/>
            </w:r>
            <w:r>
              <w:rPr>
                <w:noProof/>
                <w:webHidden/>
              </w:rPr>
              <w:instrText xml:space="preserve"> PAGEREF _Toc193807150 \h </w:instrText>
            </w:r>
            <w:r>
              <w:rPr>
                <w:noProof/>
                <w:webHidden/>
              </w:rPr>
            </w:r>
          </w:ins>
          <w:r>
            <w:rPr>
              <w:noProof/>
              <w:webHidden/>
            </w:rPr>
            <w:fldChar w:fldCharType="separate"/>
          </w:r>
          <w:ins w:id="103" w:author="Daniel Lougen [2]" w:date="2025-03-25T14:58:00Z" w16du:dateUtc="2025-03-25T21:58:00Z">
            <w:r>
              <w:rPr>
                <w:noProof/>
                <w:webHidden/>
              </w:rPr>
              <w:t>50</w:t>
            </w:r>
            <w:r>
              <w:rPr>
                <w:noProof/>
                <w:webHidden/>
              </w:rPr>
              <w:fldChar w:fldCharType="end"/>
            </w:r>
            <w:r w:rsidRPr="0068248E">
              <w:rPr>
                <w:rStyle w:val="Hyperlink"/>
                <w:noProof/>
              </w:rPr>
              <w:fldChar w:fldCharType="end"/>
            </w:r>
          </w:ins>
        </w:p>
        <w:p w14:paraId="26977B6A" w14:textId="231ED1A5" w:rsidR="008B1584" w:rsidRDefault="008B1584">
          <w:pPr>
            <w:pStyle w:val="TOC3"/>
            <w:tabs>
              <w:tab w:val="right" w:leader="dot" w:pos="9350"/>
            </w:tabs>
            <w:rPr>
              <w:ins w:id="104" w:author="Daniel Lougen [2]" w:date="2025-03-25T14:58:00Z" w16du:dateUtc="2025-03-25T21:58:00Z"/>
              <w:rFonts w:asciiTheme="minorHAnsi" w:eastAsiaTheme="minorEastAsia" w:hAnsiTheme="minorHAnsi" w:cstheme="minorBidi"/>
              <w:noProof/>
              <w:color w:val="auto"/>
              <w:kern w:val="2"/>
              <w:sz w:val="24"/>
              <w:szCs w:val="24"/>
              <w14:ligatures w14:val="standardContextual"/>
            </w:rPr>
          </w:pPr>
          <w:ins w:id="105"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"_Toc193807151"</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b/>
                <w:bCs/>
                <w:noProof/>
              </w:rPr>
              <w:t>Across Conditions</w:t>
            </w:r>
            <w:r>
              <w:rPr>
                <w:noProof/>
                <w:webHidden/>
              </w:rPr>
              <w:tab/>
            </w:r>
            <w:r>
              <w:rPr>
                <w:noProof/>
                <w:webHidden/>
              </w:rPr>
              <w:fldChar w:fldCharType="begin"/>
            </w:r>
            <w:r>
              <w:rPr>
                <w:noProof/>
                <w:webHidden/>
              </w:rPr>
              <w:instrText xml:space="preserve"> PAGEREF _Toc193807151 \h </w:instrText>
            </w:r>
            <w:r>
              <w:rPr>
                <w:noProof/>
                <w:webHidden/>
              </w:rPr>
            </w:r>
          </w:ins>
          <w:r>
            <w:rPr>
              <w:noProof/>
              <w:webHidden/>
            </w:rPr>
            <w:fldChar w:fldCharType="separate"/>
          </w:r>
          <w:ins w:id="106" w:author="Daniel Lougen [2]" w:date="2025-03-25T14:58:00Z" w16du:dateUtc="2025-03-25T21:58:00Z">
            <w:r>
              <w:rPr>
                <w:noProof/>
                <w:webHidden/>
              </w:rPr>
              <w:t>50</w:t>
            </w:r>
            <w:r>
              <w:rPr>
                <w:noProof/>
                <w:webHidden/>
              </w:rPr>
              <w:fldChar w:fldCharType="end"/>
            </w:r>
            <w:r w:rsidRPr="0068248E">
              <w:rPr>
                <w:rStyle w:val="Hyperlink"/>
                <w:noProof/>
              </w:rPr>
              <w:fldChar w:fldCharType="end"/>
            </w:r>
          </w:ins>
        </w:p>
        <w:p w14:paraId="1C664C67" w14:textId="445FBF5D" w:rsidR="008B1584" w:rsidRDefault="008B1584">
          <w:pPr>
            <w:pStyle w:val="TOC3"/>
            <w:tabs>
              <w:tab w:val="right" w:leader="dot" w:pos="9350"/>
            </w:tabs>
            <w:rPr>
              <w:ins w:id="107" w:author="Daniel Lougen [2]" w:date="2025-03-25T14:58:00Z" w16du:dateUtc="2025-03-25T21:58:00Z"/>
              <w:rFonts w:asciiTheme="minorHAnsi" w:eastAsiaTheme="minorEastAsia" w:hAnsiTheme="minorHAnsi" w:cstheme="minorBidi"/>
              <w:noProof/>
              <w:color w:val="auto"/>
              <w:kern w:val="2"/>
              <w:sz w:val="24"/>
              <w:szCs w:val="24"/>
              <w14:ligatures w14:val="standardContextual"/>
            </w:rPr>
          </w:pPr>
          <w:ins w:id="108"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"_Toc193807152"</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b/>
                <w:bCs/>
                <w:noProof/>
              </w:rPr>
              <w:t>By subject</w:t>
            </w:r>
            <w:r>
              <w:rPr>
                <w:noProof/>
                <w:webHidden/>
              </w:rPr>
              <w:tab/>
            </w:r>
            <w:r>
              <w:rPr>
                <w:noProof/>
                <w:webHidden/>
              </w:rPr>
              <w:fldChar w:fldCharType="begin"/>
            </w:r>
            <w:r>
              <w:rPr>
                <w:noProof/>
                <w:webHidden/>
              </w:rPr>
              <w:instrText xml:space="preserve"> PAGEREF _Toc193807152 \h </w:instrText>
            </w:r>
            <w:r>
              <w:rPr>
                <w:noProof/>
                <w:webHidden/>
              </w:rPr>
            </w:r>
          </w:ins>
          <w:r>
            <w:rPr>
              <w:noProof/>
              <w:webHidden/>
            </w:rPr>
            <w:fldChar w:fldCharType="separate"/>
          </w:r>
          <w:ins w:id="109" w:author="Daniel Lougen [2]" w:date="2025-03-25T14:58:00Z" w16du:dateUtc="2025-03-25T21:58:00Z">
            <w:r>
              <w:rPr>
                <w:noProof/>
                <w:webHidden/>
              </w:rPr>
              <w:t>51</w:t>
            </w:r>
            <w:r>
              <w:rPr>
                <w:noProof/>
                <w:webHidden/>
              </w:rPr>
              <w:fldChar w:fldCharType="end"/>
            </w:r>
            <w:r w:rsidRPr="0068248E">
              <w:rPr>
                <w:rStyle w:val="Hyperlink"/>
                <w:noProof/>
              </w:rPr>
              <w:fldChar w:fldCharType="end"/>
            </w:r>
          </w:ins>
        </w:p>
        <w:p w14:paraId="1B8DDC6B" w14:textId="543314CA" w:rsidR="008B1584" w:rsidRDefault="008B1584">
          <w:pPr>
            <w:pStyle w:val="TOC2"/>
            <w:tabs>
              <w:tab w:val="right" w:leader="dot" w:pos="9350"/>
            </w:tabs>
            <w:rPr>
              <w:ins w:id="110" w:author="Daniel Lougen [2]" w:date="2025-03-25T14:58:00Z" w16du:dateUtc="2025-03-25T21:58:00Z"/>
              <w:rFonts w:asciiTheme="minorHAnsi" w:eastAsiaTheme="minorEastAsia" w:hAnsiTheme="minorHAnsi" w:cstheme="minorBidi"/>
              <w:b w:val="0"/>
              <w:bCs w:val="0"/>
              <w:noProof/>
              <w:color w:val="auto"/>
              <w:kern w:val="2"/>
              <w:szCs w:val="24"/>
              <w14:ligatures w14:val="standardContextual"/>
            </w:rPr>
          </w:pPr>
          <w:ins w:id="111"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"_Toc193807153"</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Line of Equality Plots</w:t>
            </w:r>
            <w:r>
              <w:rPr>
                <w:noProof/>
                <w:webHidden/>
              </w:rPr>
              <w:tab/>
            </w:r>
            <w:r>
              <w:rPr>
                <w:noProof/>
                <w:webHidden/>
              </w:rPr>
              <w:fldChar w:fldCharType="begin"/>
            </w:r>
            <w:r>
              <w:rPr>
                <w:noProof/>
                <w:webHidden/>
              </w:rPr>
              <w:instrText xml:space="preserve"> PAGEREF _Toc193807153 \h </w:instrText>
            </w:r>
            <w:r>
              <w:rPr>
                <w:noProof/>
                <w:webHidden/>
              </w:rPr>
            </w:r>
          </w:ins>
          <w:r>
            <w:rPr>
              <w:noProof/>
              <w:webHidden/>
            </w:rPr>
            <w:fldChar w:fldCharType="separate"/>
          </w:r>
          <w:ins w:id="112" w:author="Daniel Lougen [2]" w:date="2025-03-25T14:58:00Z" w16du:dateUtc="2025-03-25T21:58:00Z">
            <w:r>
              <w:rPr>
                <w:noProof/>
                <w:webHidden/>
              </w:rPr>
              <w:t>59</w:t>
            </w:r>
            <w:r>
              <w:rPr>
                <w:noProof/>
                <w:webHidden/>
              </w:rPr>
              <w:fldChar w:fldCharType="end"/>
            </w:r>
            <w:r w:rsidRPr="0068248E">
              <w:rPr>
                <w:rStyle w:val="Hyperlink"/>
                <w:noProof/>
              </w:rPr>
              <w:fldChar w:fldCharType="end"/>
            </w:r>
          </w:ins>
        </w:p>
        <w:p w14:paraId="2C4DB5E9" w14:textId="5BFED412" w:rsidR="008B1584" w:rsidRDefault="008B1584">
          <w:pPr>
            <w:pStyle w:val="TOC1"/>
            <w:tabs>
              <w:tab w:val="right" w:leader="dot" w:pos="9350"/>
            </w:tabs>
            <w:rPr>
              <w:ins w:id="113" w:author="Daniel Lougen [2]" w:date="2025-03-25T14:58:00Z" w16du:dateUtc="2025-03-25T21:58:00Z"/>
              <w:rFonts w:asciiTheme="minorHAnsi" w:eastAsiaTheme="minorEastAsia" w:hAnsiTheme="minorHAnsi" w:cstheme="minorBidi"/>
              <w:b w:val="0"/>
              <w:bCs w:val="0"/>
              <w:i w:val="0"/>
              <w:iCs w:val="0"/>
              <w:noProof/>
              <w:color w:val="auto"/>
              <w:kern w:val="2"/>
              <w14:ligatures w14:val="standardContextual"/>
            </w:rPr>
          </w:pPr>
          <w:ins w:id="114" w:author="Daniel Lougen [2]" w:date="2025-03-25T14:58:00Z" w16du:dateUtc="2025-03-25T21:58:00Z">
            <w:r w:rsidRPr="0068248E">
              <w:rPr>
                <w:rStyle w:val="Hyperlink"/>
                <w:noProof/>
              </w:rPr>
              <w:fldChar w:fldCharType="begin"/>
            </w:r>
            <w:r w:rsidRPr="0068248E">
              <w:rPr>
                <w:rStyle w:val="Hyperlink"/>
                <w:noProof/>
              </w:rPr>
              <w:instrText xml:space="preserve"> </w:instrText>
            </w:r>
            <w:r>
              <w:rPr>
                <w:noProof/>
              </w:rPr>
              <w:instrText>HYPERLINK \l "_Toc193807154"</w:instrText>
            </w:r>
            <w:r w:rsidRPr="0068248E">
              <w:rPr>
                <w:rStyle w:val="Hyperlink"/>
                <w:noProof/>
              </w:rPr>
              <w:instrText xml:space="preserve"> </w:instrText>
            </w:r>
            <w:r w:rsidRPr="0068248E">
              <w:rPr>
                <w:rStyle w:val="Hyperlink"/>
                <w:noProof/>
              </w:rPr>
            </w:r>
            <w:r w:rsidRPr="0068248E">
              <w:rPr>
                <w:rStyle w:val="Hyperlink"/>
                <w:noProof/>
              </w:rPr>
              <w:fldChar w:fldCharType="separate"/>
            </w:r>
            <w:r w:rsidRPr="0068248E">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_Toc193807154 \h </w:instrText>
            </w:r>
            <w:r>
              <w:rPr>
                <w:noProof/>
                <w:webHidden/>
              </w:rPr>
            </w:r>
          </w:ins>
          <w:r>
            <w:rPr>
              <w:noProof/>
              <w:webHidden/>
            </w:rPr>
            <w:fldChar w:fldCharType="separate"/>
          </w:r>
          <w:ins w:id="115" w:author="Daniel Lougen [2]" w:date="2025-03-25T14:58:00Z" w16du:dateUtc="2025-03-25T21:58:00Z">
            <w:r>
              <w:rPr>
                <w:noProof/>
                <w:webHidden/>
              </w:rPr>
              <w:t>60</w:t>
            </w:r>
            <w:r>
              <w:rPr>
                <w:noProof/>
                <w:webHidden/>
              </w:rPr>
              <w:fldChar w:fldCharType="end"/>
            </w:r>
            <w:r w:rsidRPr="0068248E">
              <w:rPr>
                <w:rStyle w:val="Hyperlink"/>
                <w:noProof/>
              </w:rPr>
              <w:fldChar w:fldCharType="end"/>
            </w:r>
          </w:ins>
        </w:p>
        <w:p w14:paraId="1C1222B4" w14:textId="3C487899" w:rsidR="00056128" w:rsidRDefault="008B1584" w:rsidP="008B1584">
          <w:pPr>
            <w:pStyle w:val="TOCHeading"/>
            <w:rPr>
              <w:ins w:id="116" w:author="Daniel Lougen [2]" w:date="2025-03-25T14:48:00Z" w16du:dateUtc="2025-03-25T21:48:00Z"/>
            </w:rPr>
            <w:pPrChange w:id="117" w:author="Daniel Lougen [2]" w:date="2025-03-25T14:58:00Z" w16du:dateUtc="2025-03-25T21:58:00Z">
              <w:pPr/>
            </w:pPrChange>
          </w:pPr>
          <w:ins w:id="118" w:author="Daniel Lougen [2]" w:date="2025-03-25T14:58:00Z" w16du:dateUtc="2025-03-25T21:58:00Z">
            <w:r>
              <w:fldChar w:fldCharType="end"/>
            </w:r>
          </w:ins>
        </w:p>
        <w:customXmlInsRangeStart w:id="119" w:author="Daniel Lougen [2]" w:date="2025-03-25T14:48:00Z"/>
      </w:sdtContent>
    </w:sdt>
    <w:customXmlInsRangeEnd w:id="119"/>
    <w:p w14:paraId="7C6AF54C" w14:textId="77777777" w:rsidR="00766FC6" w:rsidRDefault="00766FC6" w:rsidP="00F160D8">
      <w:pPr>
        <w:spacing w:line="240" w:lineRule="auto"/>
        <w:rPr>
          <w:rFonts w:ascii="Times New Roman" w:hAnsi="Times New Roman" w:cs="Times New Roman"/>
          <w:b/>
          <w:bCs/>
          <w:sz w:val="28"/>
          <w:szCs w:val="28"/>
          <w:u w:val="single"/>
        </w:rPr>
      </w:pPr>
    </w:p>
    <w:p w14:paraId="7A8DE586" w14:textId="6B8CC127" w:rsidR="00DD785A" w:rsidRDefault="00DD785A">
      <w:pPr>
        <w:pStyle w:val="TableofFigures"/>
        <w:tabs>
          <w:tab w:val="right" w:leader="dot" w:pos="9350"/>
        </w:tabs>
        <w:rPr>
          <w:ins w:id="120" w:author="Daniel Lougen [2]" w:date="2025-03-25T15:00:00Z" w16du:dateUtc="2025-03-25T22:00:00Z"/>
          <w:rFonts w:eastAsiaTheme="minorEastAsia" w:cstheme="minorBidi"/>
          <w:smallCaps w:val="0"/>
          <w:noProof/>
          <w:kern w:val="2"/>
          <w:sz w:val="24"/>
          <w:szCs w:val="24"/>
          <w14:ligatures w14:val="standardContextual"/>
        </w:rPr>
      </w:pPr>
      <w:ins w:id="121" w:author="Daniel Lougen [2]" w:date="2025-03-25T15:00:00Z" w16du:dateUtc="2025-03-25T22:00:00Z">
        <w:r>
          <w:rPr>
            <w:rFonts w:ascii="Times New Roman" w:hAnsi="Times New Roman" w:cs="Times New Roman"/>
            <w:b/>
            <w:bCs/>
            <w:sz w:val="28"/>
            <w:szCs w:val="28"/>
            <w:u w:val="single"/>
          </w:rPr>
          <w:fldChar w:fldCharType="begin"/>
        </w:r>
        <w:r>
          <w:rPr>
            <w:rFonts w:ascii="Times New Roman" w:hAnsi="Times New Roman" w:cs="Times New Roman"/>
            <w:b/>
            <w:bCs/>
            <w:sz w:val="28"/>
            <w:szCs w:val="28"/>
            <w:u w:val="single"/>
          </w:rPr>
          <w:instrText xml:space="preserve"> TOC \h \z \c "Figure" </w:instrText>
        </w:r>
      </w:ins>
      <w:r>
        <w:rPr>
          <w:rFonts w:ascii="Times New Roman" w:hAnsi="Times New Roman" w:cs="Times New Roman"/>
          <w:b/>
          <w:bCs/>
          <w:sz w:val="28"/>
          <w:szCs w:val="28"/>
          <w:u w:val="single"/>
        </w:rPr>
        <w:fldChar w:fldCharType="separate"/>
      </w:r>
      <w:ins w:id="122" w:author="Daniel Lougen [2]" w:date="2025-03-25T15:00:00Z" w16du:dateUtc="2025-03-25T22:00:00Z">
        <w:r w:rsidRPr="00C309F7">
          <w:rPr>
            <w:rStyle w:val="Hyperlink"/>
            <w:noProof/>
          </w:rPr>
          <w:fldChar w:fldCharType="begin"/>
        </w:r>
        <w:r w:rsidRPr="00C309F7">
          <w:rPr>
            <w:rStyle w:val="Hyperlink"/>
            <w:noProof/>
          </w:rPr>
          <w:instrText xml:space="preserve"> </w:instrText>
        </w:r>
        <w:r>
          <w:rPr>
            <w:noProof/>
          </w:rPr>
          <w:instrText>HYPERLINK \l "_Toc193807230"</w:instrText>
        </w:r>
        <w:r w:rsidRPr="00C309F7">
          <w:rPr>
            <w:rStyle w:val="Hyperlink"/>
            <w:noProof/>
          </w:rPr>
          <w:instrText xml:space="preserve"> </w:instrText>
        </w:r>
        <w:r w:rsidRPr="00C309F7">
          <w:rPr>
            <w:rStyle w:val="Hyperlink"/>
            <w:noProof/>
          </w:rPr>
        </w:r>
        <w:r w:rsidRPr="00C309F7">
          <w:rPr>
            <w:rStyle w:val="Hyperlink"/>
            <w:noProof/>
          </w:rPr>
          <w:fldChar w:fldCharType="separate"/>
        </w:r>
        <w:r w:rsidRPr="00C309F7">
          <w:rPr>
            <w:rStyle w:val="Hyperlink"/>
            <w:rFonts w:ascii="Times New Roman" w:hAnsi="Times New Roman" w:cs="Times New Roman"/>
            <w:noProof/>
          </w:rPr>
          <w:t>Figure 1. Demonstration of the global-local visual hierarchy using images of a dog and a forest.</w:t>
        </w:r>
        <w:r>
          <w:rPr>
            <w:noProof/>
            <w:webHidden/>
          </w:rPr>
          <w:tab/>
        </w:r>
        <w:r>
          <w:rPr>
            <w:noProof/>
            <w:webHidden/>
          </w:rPr>
          <w:fldChar w:fldCharType="begin"/>
        </w:r>
        <w:r>
          <w:rPr>
            <w:noProof/>
            <w:webHidden/>
          </w:rPr>
          <w:instrText xml:space="preserve"> PAGEREF _Toc193807230 \h </w:instrText>
        </w:r>
        <w:r>
          <w:rPr>
            <w:noProof/>
            <w:webHidden/>
          </w:rPr>
        </w:r>
      </w:ins>
      <w:r>
        <w:rPr>
          <w:noProof/>
          <w:webHidden/>
        </w:rPr>
        <w:fldChar w:fldCharType="separate"/>
      </w:r>
      <w:ins w:id="123" w:author="Daniel Lougen [2]" w:date="2025-03-25T15:00:00Z" w16du:dateUtc="2025-03-25T22:00:00Z">
        <w:r>
          <w:rPr>
            <w:noProof/>
            <w:webHidden/>
          </w:rPr>
          <w:t>8</w:t>
        </w:r>
        <w:r>
          <w:rPr>
            <w:noProof/>
            <w:webHidden/>
          </w:rPr>
          <w:fldChar w:fldCharType="end"/>
        </w:r>
        <w:r w:rsidRPr="00C309F7">
          <w:rPr>
            <w:rStyle w:val="Hyperlink"/>
            <w:noProof/>
          </w:rPr>
          <w:fldChar w:fldCharType="end"/>
        </w:r>
      </w:ins>
    </w:p>
    <w:p w14:paraId="30AB41C3" w14:textId="62E46A86" w:rsidR="00DD785A" w:rsidRDefault="00DD785A">
      <w:pPr>
        <w:pStyle w:val="TableofFigures"/>
        <w:tabs>
          <w:tab w:val="right" w:leader="dot" w:pos="9350"/>
        </w:tabs>
        <w:rPr>
          <w:ins w:id="124" w:author="Daniel Lougen [2]" w:date="2025-03-25T15:00:00Z" w16du:dateUtc="2025-03-25T22:00:00Z"/>
          <w:rFonts w:eastAsiaTheme="minorEastAsia" w:cstheme="minorBidi"/>
          <w:smallCaps w:val="0"/>
          <w:noProof/>
          <w:kern w:val="2"/>
          <w:sz w:val="24"/>
          <w:szCs w:val="24"/>
          <w14:ligatures w14:val="standardContextual"/>
        </w:rPr>
      </w:pPr>
      <w:ins w:id="125" w:author="Daniel Lougen [2]" w:date="2025-03-25T15:00:00Z" w16du:dateUtc="2025-03-25T22:00:00Z">
        <w:r w:rsidRPr="00C309F7">
          <w:rPr>
            <w:rStyle w:val="Hyperlink"/>
            <w:noProof/>
          </w:rPr>
          <w:fldChar w:fldCharType="begin"/>
        </w:r>
        <w:r w:rsidRPr="00C309F7">
          <w:rPr>
            <w:rStyle w:val="Hyperlink"/>
            <w:noProof/>
          </w:rPr>
          <w:instrText xml:space="preserve"> </w:instrText>
        </w:r>
        <w:r>
          <w:rPr>
            <w:noProof/>
          </w:rPr>
          <w:instrText>HYPERLINK \l "_Toc193807231"</w:instrText>
        </w:r>
        <w:r w:rsidRPr="00C309F7">
          <w:rPr>
            <w:rStyle w:val="Hyperlink"/>
            <w:noProof/>
          </w:rPr>
          <w:instrText xml:space="preserve"> </w:instrText>
        </w:r>
        <w:r w:rsidRPr="00C309F7">
          <w:rPr>
            <w:rStyle w:val="Hyperlink"/>
            <w:noProof/>
          </w:rPr>
        </w:r>
        <w:r w:rsidRPr="00C309F7">
          <w:rPr>
            <w:rStyle w:val="Hyperlink"/>
            <w:noProof/>
          </w:rPr>
          <w:fldChar w:fldCharType="separate"/>
        </w:r>
        <w:r w:rsidRPr="00C309F7">
          <w:rPr>
            <w:rStyle w:val="Hyperlink"/>
            <w:rFonts w:ascii="Times New Roman" w:hAnsi="Times New Roman" w:cs="Times New Roman"/>
            <w:noProof/>
          </w:rPr>
          <w:t>Figure 2. E</w:t>
        </w:r>
        <w:r w:rsidRPr="00C309F7">
          <w:rPr>
            <w:rStyle w:val="Hyperlink"/>
            <w:rFonts w:ascii="Times New Roman" w:hAnsi="Times New Roman" w:cs="Times New Roman"/>
            <w:noProof/>
          </w:rPr>
          <w:t>x</w:t>
        </w:r>
        <w:r w:rsidRPr="00C309F7">
          <w:rPr>
            <w:rStyle w:val="Hyperlink"/>
            <w:rFonts w:ascii="Times New Roman" w:hAnsi="Times New Roman" w:cs="Times New Roman"/>
            <w:noProof/>
          </w:rPr>
          <w:t>ample of stimuli used by Navon in his 1977 study.</w:t>
        </w:r>
        <w:r>
          <w:rPr>
            <w:noProof/>
            <w:webHidden/>
          </w:rPr>
          <w:tab/>
        </w:r>
        <w:r>
          <w:rPr>
            <w:noProof/>
            <w:webHidden/>
          </w:rPr>
          <w:fldChar w:fldCharType="begin"/>
        </w:r>
        <w:r>
          <w:rPr>
            <w:noProof/>
            <w:webHidden/>
          </w:rPr>
          <w:instrText xml:space="preserve"> PAGEREF _Toc193807231 \h </w:instrText>
        </w:r>
        <w:r>
          <w:rPr>
            <w:noProof/>
            <w:webHidden/>
          </w:rPr>
        </w:r>
      </w:ins>
      <w:r>
        <w:rPr>
          <w:noProof/>
          <w:webHidden/>
        </w:rPr>
        <w:fldChar w:fldCharType="separate"/>
      </w:r>
      <w:ins w:id="126" w:author="Daniel Lougen [2]" w:date="2025-03-25T15:00:00Z" w16du:dateUtc="2025-03-25T22:00:00Z">
        <w:r>
          <w:rPr>
            <w:noProof/>
            <w:webHidden/>
          </w:rPr>
          <w:t>9</w:t>
        </w:r>
        <w:r>
          <w:rPr>
            <w:noProof/>
            <w:webHidden/>
          </w:rPr>
          <w:fldChar w:fldCharType="end"/>
        </w:r>
        <w:r w:rsidRPr="00C309F7">
          <w:rPr>
            <w:rStyle w:val="Hyperlink"/>
            <w:noProof/>
          </w:rPr>
          <w:fldChar w:fldCharType="end"/>
        </w:r>
      </w:ins>
    </w:p>
    <w:p w14:paraId="7746125F" w14:textId="3506A7E3" w:rsidR="00313D7F" w:rsidRDefault="00DD785A" w:rsidP="00F160D8">
      <w:pPr>
        <w:spacing w:line="240" w:lineRule="auto"/>
        <w:rPr>
          <w:rFonts w:ascii="Times New Roman" w:hAnsi="Times New Roman" w:cs="Times New Roman"/>
          <w:b/>
          <w:bCs/>
          <w:sz w:val="28"/>
          <w:szCs w:val="28"/>
          <w:u w:val="single"/>
        </w:rPr>
      </w:pPr>
      <w:ins w:id="127" w:author="Daniel Lougen [2]" w:date="2025-03-25T15:00:00Z" w16du:dateUtc="2025-03-25T22:00:00Z">
        <w:r>
          <w:rPr>
            <w:rFonts w:ascii="Times New Roman" w:hAnsi="Times New Roman" w:cs="Times New Roman"/>
            <w:b/>
            <w:bCs/>
            <w:sz w:val="28"/>
            <w:szCs w:val="28"/>
            <w:u w:val="single"/>
          </w:rPr>
          <w:fldChar w:fldCharType="end"/>
        </w:r>
      </w:ins>
    </w:p>
    <w:p w14:paraId="6A2CC4AD" w14:textId="77777777" w:rsidR="00313D7F" w:rsidRDefault="00313D7F" w:rsidP="00F160D8">
      <w:pPr>
        <w:spacing w:line="240" w:lineRule="auto"/>
        <w:rPr>
          <w:rFonts w:ascii="Times New Roman" w:hAnsi="Times New Roman" w:cs="Times New Roman"/>
          <w:b/>
          <w:bCs/>
          <w:sz w:val="28"/>
          <w:szCs w:val="28"/>
          <w:u w:val="single"/>
        </w:rPr>
      </w:pPr>
    </w:p>
    <w:p w14:paraId="4565D994" w14:textId="77777777" w:rsidR="00313D7F" w:rsidRDefault="00313D7F" w:rsidP="00F160D8">
      <w:pPr>
        <w:spacing w:line="240" w:lineRule="auto"/>
        <w:rPr>
          <w:rFonts w:ascii="Times New Roman" w:hAnsi="Times New Roman" w:cs="Times New Roman"/>
          <w:b/>
          <w:bCs/>
          <w:sz w:val="28"/>
          <w:szCs w:val="28"/>
          <w:u w:val="single"/>
        </w:rPr>
      </w:pPr>
    </w:p>
    <w:p w14:paraId="4BF245BC" w14:textId="77777777" w:rsidR="00313D7F" w:rsidRPr="00A06ADE" w:rsidRDefault="00313D7F" w:rsidP="00F160D8">
      <w:pPr>
        <w:spacing w:line="240" w:lineRule="auto"/>
        <w:rPr>
          <w:rFonts w:ascii="Times New Roman" w:hAnsi="Times New Roman" w:cs="Times New Roman"/>
          <w:b/>
          <w:bCs/>
          <w:sz w:val="28"/>
          <w:szCs w:val="28"/>
          <w:u w:val="single"/>
        </w:rPr>
      </w:pPr>
    </w:p>
    <w:p w14:paraId="0724CD9E" w14:textId="0758812C" w:rsidR="00570C9A" w:rsidRDefault="00AC51E1" w:rsidP="00DF3105">
      <w:pPr>
        <w:pStyle w:val="Heading1"/>
        <w:spacing w:line="480" w:lineRule="auto"/>
        <w:ind w:left="450"/>
        <w:jc w:val="center"/>
        <w:rPr>
          <w:rFonts w:ascii="Times New Roman" w:hAnsi="Times New Roman" w:cs="Times New Roman"/>
          <w:b/>
          <w:bCs/>
        </w:rPr>
      </w:pPr>
      <w:bookmarkStart w:id="128" w:name="_Toc193807059"/>
      <w:bookmarkStart w:id="129" w:name="_Toc193807122"/>
      <w:bookmarkEnd w:id="2"/>
      <w:commentRangeStart w:id="130"/>
      <w:commentRangeStart w:id="131"/>
      <w:commentRangeStart w:id="132"/>
      <w:commentRangeStart w:id="133"/>
      <w:r w:rsidRPr="00F908C4">
        <w:rPr>
          <w:rFonts w:ascii="Times New Roman" w:hAnsi="Times New Roman" w:cs="Times New Roman"/>
          <w:b/>
          <w:bCs/>
        </w:rPr>
        <w:t>Introduction</w:t>
      </w:r>
      <w:commentRangeEnd w:id="130"/>
      <w:r w:rsidR="000D4052" w:rsidRPr="00F908C4">
        <w:rPr>
          <w:rStyle w:val="CommentReference"/>
          <w:rFonts w:ascii="Times New Roman" w:eastAsiaTheme="minorHAnsi" w:hAnsi="Times New Roman" w:cs="Times New Roman"/>
          <w:color w:val="auto"/>
        </w:rPr>
        <w:commentReference w:id="130"/>
      </w:r>
      <w:commentRangeEnd w:id="131"/>
      <w:r w:rsidR="000D4052" w:rsidRPr="00F908C4">
        <w:rPr>
          <w:rStyle w:val="CommentReference"/>
          <w:rFonts w:ascii="Times New Roman" w:eastAsiaTheme="minorHAnsi" w:hAnsi="Times New Roman" w:cs="Times New Roman"/>
          <w:color w:val="auto"/>
        </w:rPr>
        <w:commentReference w:id="131"/>
      </w:r>
      <w:commentRangeEnd w:id="132"/>
      <w:r w:rsidR="007E4923" w:rsidRPr="00F908C4">
        <w:rPr>
          <w:rStyle w:val="CommentReference"/>
          <w:rFonts w:ascii="Times New Roman" w:eastAsiaTheme="minorHAnsi" w:hAnsi="Times New Roman" w:cs="Times New Roman"/>
          <w:color w:val="auto"/>
        </w:rPr>
        <w:commentReference w:id="132"/>
      </w:r>
      <w:commentRangeEnd w:id="133"/>
      <w:r w:rsidR="007E4923" w:rsidRPr="00F908C4">
        <w:rPr>
          <w:rStyle w:val="CommentReference"/>
          <w:rFonts w:ascii="Times New Roman" w:eastAsiaTheme="minorHAnsi" w:hAnsi="Times New Roman" w:cs="Times New Roman"/>
          <w:color w:val="auto"/>
        </w:rPr>
        <w:commentReference w:id="133"/>
      </w:r>
      <w:bookmarkEnd w:id="128"/>
      <w:bookmarkEnd w:id="129"/>
    </w:p>
    <w:p w14:paraId="14204CE5" w14:textId="6D6097F5" w:rsidR="00570C9A" w:rsidRDefault="007448B3" w:rsidP="00DF3105">
      <w:pPr>
        <w:pStyle w:val="Heading2"/>
        <w:spacing w:line="480" w:lineRule="auto"/>
        <w:rPr>
          <w:rFonts w:ascii="Times New Roman" w:hAnsi="Times New Roman" w:cs="Times New Roman"/>
          <w:b/>
          <w:bCs/>
        </w:rPr>
      </w:pPr>
      <w:bookmarkStart w:id="134" w:name="_Toc193807060"/>
      <w:bookmarkStart w:id="135" w:name="_Toc193807123"/>
      <w:r w:rsidRPr="00F908C4">
        <w:rPr>
          <w:rFonts w:ascii="Times New Roman" w:hAnsi="Times New Roman" w:cs="Times New Roman"/>
          <w:b/>
          <w:bCs/>
        </w:rPr>
        <w:t xml:space="preserve">Early </w:t>
      </w:r>
      <w:r w:rsidR="00852C37" w:rsidRPr="00F908C4">
        <w:rPr>
          <w:rFonts w:ascii="Times New Roman" w:hAnsi="Times New Roman" w:cs="Times New Roman"/>
          <w:b/>
          <w:bCs/>
        </w:rPr>
        <w:t xml:space="preserve">Hierarchical </w:t>
      </w:r>
      <w:r w:rsidR="00BF7E52" w:rsidRPr="00F908C4">
        <w:rPr>
          <w:rFonts w:ascii="Times New Roman" w:hAnsi="Times New Roman" w:cs="Times New Roman"/>
          <w:b/>
          <w:bCs/>
        </w:rPr>
        <w:t>Perception</w:t>
      </w:r>
      <w:bookmarkEnd w:id="134"/>
      <w:bookmarkEnd w:id="135"/>
    </w:p>
    <w:p w14:paraId="391D7F99" w14:textId="4D2E41C2" w:rsidR="00D85A0B" w:rsidRDefault="008E56F8" w:rsidP="00D85A0B">
      <w:pPr>
        <w:spacing w:after="0"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Early vision sciences were shaped by the debates between structuralists and Gestalt psychologists. The structuralists argued that perception is atomistic, processed from the ground up, while the Gestalt psychologists contended that perception is contextual and holistic. Ultimately, the Gestalt perspective prevailed, leading to </w:t>
      </w:r>
      <w:r w:rsidR="003004CD">
        <w:rPr>
          <w:rFonts w:ascii="Times New Roman" w:hAnsi="Times New Roman" w:cs="Times New Roman"/>
          <w:sz w:val="24"/>
          <w:szCs w:val="24"/>
        </w:rPr>
        <w:t xml:space="preserve">an understanding of the </w:t>
      </w:r>
      <w:r w:rsidRPr="00F908C4">
        <w:rPr>
          <w:rFonts w:ascii="Times New Roman" w:hAnsi="Times New Roman" w:cs="Times New Roman"/>
          <w:sz w:val="24"/>
          <w:szCs w:val="24"/>
        </w:rPr>
        <w:t>principles that guide how we perceptually group objects based on similarities such as shapes and proximity</w:t>
      </w:r>
      <w:r w:rsidR="007448B3" w:rsidRPr="00F908C4">
        <w:rPr>
          <w:rFonts w:ascii="Times New Roman" w:hAnsi="Times New Roman" w:cs="Times New Roman"/>
          <w:sz w:val="24"/>
          <w:szCs w:val="24"/>
        </w:rPr>
        <w:t xml:space="preserve"> </w:t>
      </w:r>
      <w:r w:rsidR="007448B3" w:rsidRPr="00F908C4">
        <w:rPr>
          <w:rFonts w:ascii="Times New Roman" w:hAnsi="Times New Roman" w:cs="Times New Roman"/>
          <w:sz w:val="24"/>
          <w:szCs w:val="24"/>
        </w:rPr>
        <w:fldChar w:fldCharType="begin"/>
      </w:r>
      <w:r w:rsidR="007448B3" w:rsidRPr="00F908C4">
        <w:rPr>
          <w:rFonts w:ascii="Times New Roman" w:hAnsi="Times New Roman" w:cs="Times New Roman"/>
          <w:sz w:val="24"/>
          <w:szCs w:val="24"/>
        </w:rPr>
        <w:instrText xml:space="preserve"> ADDIN ZOTERO_ITEM CSL_CITATION {"citationID":"W1p1V1UC","properties":{"formattedCitation":"(Kimchi, 1992; Wagemans et al., 2012)","plainCitation":"(Kimchi, 1992; Wagemans et al., 2012)","noteIndex":0},"citationItems":[{"id":252,"uris":["http://zotero.org/users/10600458/items/Z6MDUCMW"],"itemData":{"id":252,"type":"article-journal","abstract":"The question of whether perception is analytic or wholistic is an enduring issue in psychology. The global-precedence hypothesis, considered by many as a modern version of the Gestaltist claim about the perceptual primacy of wholes, has generated a large body of research, but the debate still remains very active. This article reviews the research within the global/local paradigm and critically analyzes the assumptions underlyling this paradigm. The extent to which this line of research contributes to understanding the role of wholistic processing on object perception is discussed. It is concluded that one should be very cautious in making inferences about wholistic processing from the processing advantage of the global level of stimulus structure. A distinction is proposed between global properties, defined by their position in the hierarchical structure of the stimulus, and wholistic properties, defined as a function of interrelations among component parts. It is suggested that a direct comparison between processing of wholistic and component properties is needed to support the hypothesis about the perceptual primacy of wholistic processing. (PsycINFO Database Record (c) 2016 APA, all rights reserved)","container-title":"Psychological Bulletin","DOI":"10.1037/0033-2909.112.1.24","ISSN":"1939-1455","note":"publisher-place: US\npublisher: American Psychological Association","page":"24-38","source":"APA PsycNet","title":"Primacy of wholistic processing and global/local paradigm: A critical review","title-short":"Primacy of wholistic processing and global/local paradigm","volume":"112","author":[{"family":"Kimchi","given":"Ruth"}],"issued":{"date-parts":[["1992"]]}}},{"id":129,"uris":["http://zotero.org/users/10600458/items/CP2BQH47"],"itemData":{"id":129,"type":"article-journal","abstract":"Our first review paper on the occasion of the centennial anniversary of Gestalt psychology focused on perceptual grouping and figure-ground organization. It concluded that further progress requires a reconsideration of the conceptual and theoretical foundations of the Gestalt approach, which is provided here. In particular, we review contemporary formulations of holism within an information-processing framework, allowing for operational definitions (e.g., integral dimensions, emergent features, configural superiority, global precedence, primacy of holistic/configural properties) and a refined understanding of its psychological implications (e.g., at the level of attention, perception, and decision). We also review four lines of theoretical progress regarding the law of Prägnanz—the brain’s tendency of being attracted towards states corresponding to the simplest possible organization, given the available stimulation. The first considers the brain as a complex adaptive system and explains how self-organization solves the conundrum of trading between robustness and flexibility of perceptual states. The second specifies the economy principle in terms of optimization of neural resources, showing that elementary sensors working independently to minimize uncertainty can respond optimally at the system level. The third considers how Gestalt percepts (e.g., groups, objects) are optimal given the available stimulation, with optimality specified in Bayesian terms. Fourth, Structural Information Theory explains how a Gestaltist visual system that focuses on internal coding efficiency yields external veridicality as a side-effect. To answer the fundamental question of why things look as they do, a further synthesis of these complementary perspectives is required.","container-title":"Psychological bulletin","DOI":"10.1037/a0029334","ISSN":"0033-2909","issue":"6","journalAbbreviation":"Psychol Bull","note":"PMID: 22845750\nPMCID: PMC3728284","page":"1218-1252","source":"PubMed Central","title":"A Century of Gestalt Psychology in Visual Perception II. Conceptual and Theoretical Foundations","volume":"138","author":[{"family":"Wagemans","given":"Johan"},{"family":"Feldman","given":"Jacob"},{"family":"Gepshtein","given":"Sergei"},{"family":"Kimchi","given":"Ruth"},{"family":"Pomerantz","given":"James R."},{"family":"Helm","given":"Peter A.","non-dropping-particle":"van der"},{"family":"Leeuwen","given":"Cees","non-dropping-particle":"van"}],"issued":{"date-parts":[["2012",11]]}}}],"schema":"https://github.com/citation-style-language/schema/raw/master/csl-citation.json"} </w:instrText>
      </w:r>
      <w:r w:rsidR="007448B3" w:rsidRPr="00F908C4">
        <w:rPr>
          <w:rFonts w:ascii="Times New Roman" w:hAnsi="Times New Roman" w:cs="Times New Roman"/>
          <w:sz w:val="24"/>
          <w:szCs w:val="24"/>
        </w:rPr>
        <w:fldChar w:fldCharType="separate"/>
      </w:r>
      <w:r w:rsidR="007448B3" w:rsidRPr="00F908C4">
        <w:rPr>
          <w:rFonts w:ascii="Times New Roman" w:hAnsi="Times New Roman" w:cs="Times New Roman"/>
          <w:sz w:val="24"/>
        </w:rPr>
        <w:t xml:space="preserve">(Kimchi, 1992; </w:t>
      </w:r>
      <w:proofErr w:type="spellStart"/>
      <w:r w:rsidR="007448B3" w:rsidRPr="00F908C4">
        <w:rPr>
          <w:rFonts w:ascii="Times New Roman" w:hAnsi="Times New Roman" w:cs="Times New Roman"/>
          <w:sz w:val="24"/>
        </w:rPr>
        <w:t>Wagemans</w:t>
      </w:r>
      <w:proofErr w:type="spellEnd"/>
      <w:r w:rsidR="007448B3" w:rsidRPr="00F908C4">
        <w:rPr>
          <w:rFonts w:ascii="Times New Roman" w:hAnsi="Times New Roman" w:cs="Times New Roman"/>
          <w:sz w:val="24"/>
        </w:rPr>
        <w:t xml:space="preserve"> et al., 2012)</w:t>
      </w:r>
      <w:r w:rsidR="007448B3" w:rsidRPr="00F908C4">
        <w:rPr>
          <w:rFonts w:ascii="Times New Roman" w:hAnsi="Times New Roman" w:cs="Times New Roman"/>
          <w:sz w:val="24"/>
          <w:szCs w:val="24"/>
        </w:rPr>
        <w:fldChar w:fldCharType="end"/>
      </w:r>
      <w:r w:rsidR="007448B3" w:rsidRPr="00F908C4">
        <w:rPr>
          <w:rFonts w:ascii="Times New Roman" w:hAnsi="Times New Roman" w:cs="Times New Roman"/>
          <w:sz w:val="24"/>
          <w:szCs w:val="24"/>
        </w:rPr>
        <w:t xml:space="preserve">. </w:t>
      </w:r>
      <w:commentRangeStart w:id="136"/>
      <w:r w:rsidR="00D85A0B">
        <w:rPr>
          <w:rFonts w:ascii="Times New Roman" w:hAnsi="Times New Roman" w:cs="Times New Roman"/>
          <w:sz w:val="24"/>
          <w:szCs w:val="24"/>
        </w:rPr>
        <w:t xml:space="preserve">This research subsequently led to the concept of </w:t>
      </w:r>
      <w:r w:rsidR="00D85A0B">
        <w:rPr>
          <w:rFonts w:ascii="Times New Roman" w:hAnsi="Times New Roman" w:cs="Times New Roman"/>
          <w:sz w:val="24"/>
          <w:szCs w:val="24"/>
        </w:rPr>
        <w:lastRenderedPageBreak/>
        <w:t>perceptual holism, where perception is more than just the individual sum of its components. We can think of this like viewing a mosaic where each tile contributes to the complete image.</w:t>
      </w:r>
    </w:p>
    <w:p w14:paraId="5EE51223" w14:textId="206D7F56" w:rsidR="00B11708" w:rsidRPr="00F908C4" w:rsidRDefault="00D85A0B" w:rsidP="00D85A0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Using this wholistic lens for perceptual analysis </w:t>
      </w:r>
      <w:commentRangeEnd w:id="136"/>
      <w:r w:rsidR="00A87ABC">
        <w:rPr>
          <w:rStyle w:val="CommentReference"/>
        </w:rPr>
        <w:commentReference w:id="136"/>
      </w:r>
      <w:r w:rsidR="008E56F8" w:rsidRPr="00F908C4">
        <w:rPr>
          <w:rFonts w:ascii="Times New Roman" w:hAnsi="Times New Roman" w:cs="Times New Roman"/>
          <w:sz w:val="24"/>
          <w:szCs w:val="24"/>
        </w:rPr>
        <w:t>raised a crucial question: “How is the information processed and in what order?” David Navon</w:t>
      </w:r>
      <w:r w:rsidR="004B22F9">
        <w:rPr>
          <w:rFonts w:ascii="Times New Roman" w:hAnsi="Times New Roman" w:cs="Times New Roman"/>
          <w:sz w:val="24"/>
          <w:szCs w:val="24"/>
        </w:rPr>
        <w:t xml:space="preserve"> (1977)</w:t>
      </w:r>
      <w:r w:rsidR="008E56F8" w:rsidRPr="00F908C4">
        <w:rPr>
          <w:rFonts w:ascii="Times New Roman" w:hAnsi="Times New Roman" w:cs="Times New Roman"/>
          <w:sz w:val="24"/>
          <w:szCs w:val="24"/>
        </w:rPr>
        <w:t xml:space="preserve"> investigated this very question and proposed that perception processes the whole before the parts. He explained that the perceptual system, when divided into the global (the whole) and local (the parts) levels, processes global information before local information. He eloquently summed this up with a metaphor: we process the forest before the trees, where the forest represents the contextual whole and the individual trees represent the details of the scene.</w:t>
      </w:r>
      <w:r w:rsidR="00AE195E" w:rsidRPr="00F908C4">
        <w:rPr>
          <w:rFonts w:ascii="Times New Roman" w:hAnsi="Times New Roman" w:cs="Times New Roman"/>
          <w:sz w:val="24"/>
          <w:szCs w:val="24"/>
        </w:rPr>
        <w:t xml:space="preserve"> One might be inclined to assume that this is indicative of a serial process, where global processing precedes local processing. </w:t>
      </w:r>
      <w:r w:rsidR="00260755">
        <w:rPr>
          <w:rFonts w:ascii="Times New Roman" w:hAnsi="Times New Roman" w:cs="Times New Roman"/>
          <w:sz w:val="24"/>
          <w:szCs w:val="24"/>
        </w:rPr>
        <w:t>However, Navon emphasizes</w:t>
      </w:r>
      <w:r w:rsidR="00260755" w:rsidRPr="00F908C4">
        <w:rPr>
          <w:rFonts w:ascii="Times New Roman" w:hAnsi="Times New Roman" w:cs="Times New Roman"/>
          <w:sz w:val="24"/>
          <w:szCs w:val="24"/>
        </w:rPr>
        <w:t xml:space="preserve"> that</w:t>
      </w:r>
      <w:r w:rsidR="00AE195E" w:rsidRPr="00F908C4">
        <w:rPr>
          <w:rFonts w:ascii="Times New Roman" w:hAnsi="Times New Roman" w:cs="Times New Roman"/>
          <w:sz w:val="24"/>
          <w:szCs w:val="24"/>
        </w:rPr>
        <w:t xml:space="preserve"> these levels are processed in parallel within a finite resource system</w:t>
      </w:r>
      <w:commentRangeStart w:id="137"/>
      <w:r w:rsidR="004B22F9">
        <w:rPr>
          <w:rFonts w:ascii="Times New Roman" w:hAnsi="Times New Roman" w:cs="Times New Roman"/>
          <w:sz w:val="24"/>
          <w:szCs w:val="24"/>
        </w:rPr>
        <w:t xml:space="preserve">, </w:t>
      </w:r>
      <w:r w:rsidR="004902BD">
        <w:rPr>
          <w:rFonts w:ascii="Times New Roman" w:hAnsi="Times New Roman" w:cs="Times New Roman"/>
          <w:sz w:val="24"/>
          <w:szCs w:val="24"/>
        </w:rPr>
        <w:t>which reflect</w:t>
      </w:r>
      <w:r w:rsidR="00260755">
        <w:rPr>
          <w:rFonts w:ascii="Times New Roman" w:hAnsi="Times New Roman" w:cs="Times New Roman"/>
          <w:sz w:val="24"/>
          <w:szCs w:val="24"/>
        </w:rPr>
        <w:t xml:space="preserve"> a continuous and dynamic allocation of resources to process the hierarchy fully</w:t>
      </w:r>
      <w:commentRangeEnd w:id="137"/>
      <w:r w:rsidR="004B22F9">
        <w:rPr>
          <w:rStyle w:val="CommentReference"/>
        </w:rPr>
        <w:commentReference w:id="137"/>
      </w:r>
      <w:r w:rsidR="00260755">
        <w:rPr>
          <w:rFonts w:ascii="Times New Roman" w:hAnsi="Times New Roman" w:cs="Times New Roman"/>
          <w:sz w:val="24"/>
          <w:szCs w:val="24"/>
        </w:rPr>
        <w:t xml:space="preserve"> </w:t>
      </w:r>
      <w:r w:rsidR="00260755">
        <w:rPr>
          <w:rFonts w:ascii="Times New Roman" w:hAnsi="Times New Roman" w:cs="Times New Roman"/>
          <w:sz w:val="24"/>
          <w:szCs w:val="24"/>
        </w:rPr>
        <w:fldChar w:fldCharType="begin"/>
      </w:r>
      <w:r w:rsidR="00260755">
        <w:rPr>
          <w:rFonts w:ascii="Times New Roman" w:hAnsi="Times New Roman" w:cs="Times New Roman"/>
          <w:sz w:val="24"/>
          <w:szCs w:val="24"/>
        </w:rPr>
        <w:instrText xml:space="preserve"> ADDIN ZOTERO_ITEM CSL_CITATION {"citationID":"UJKR81Ku","properties":{"formattedCitation":"(Navon, 1981)","plainCitation":"(Navon, 1981)","noteIndex":0},"citationItems":[{"id":326,"uris":["http://zotero.org/users/10600458/items/SUWUXFYY"],"itemData":{"id":326,"type":"article-journal","abstract":"Several issues pertaining to the notion of global precedence, its testing, and its ecological validity are discussed. Global precedence is presented as a claim that, other things being equal, global structure is available in the percept earlier than local features are. It does not state that local processing starts only after global processing is terminated. Since global precedence is a hypothesis about temporal development of percepts, a natural way to test it is to limit exposure duration. Global precedence predicts that local features will be more sensitive to stimulus duration than global ones.","container-title":"Psychological Research","DOI":"10.1007/BF00309635","ISSN":"1430-2772","issue":"1","journalAbbreviation":"Psychol. Res","language":"en","page":"1-32","source":"Springer Link","title":"The forest revisited: More on global precedence","title-short":"The forest revisited","volume":"43","author":[{"family":"Navon","given":"David"}],"issued":{"date-parts":[["1981",7,1]]}}}],"schema":"https://github.com/citation-style-language/schema/raw/master/csl-citation.json"} </w:instrText>
      </w:r>
      <w:r w:rsidR="00260755">
        <w:rPr>
          <w:rFonts w:ascii="Times New Roman" w:hAnsi="Times New Roman" w:cs="Times New Roman"/>
          <w:sz w:val="24"/>
          <w:szCs w:val="24"/>
        </w:rPr>
        <w:fldChar w:fldCharType="separate"/>
      </w:r>
      <w:r w:rsidR="00260755" w:rsidRPr="00260755">
        <w:rPr>
          <w:rFonts w:ascii="Times New Roman" w:hAnsi="Times New Roman" w:cs="Times New Roman"/>
          <w:sz w:val="24"/>
        </w:rPr>
        <w:t>(Navon, 1981)</w:t>
      </w:r>
      <w:r w:rsidR="00260755">
        <w:rPr>
          <w:rFonts w:ascii="Times New Roman" w:hAnsi="Times New Roman" w:cs="Times New Roman"/>
          <w:sz w:val="24"/>
          <w:szCs w:val="24"/>
        </w:rPr>
        <w:fldChar w:fldCharType="end"/>
      </w:r>
      <w:r w:rsidR="00260755">
        <w:rPr>
          <w:rFonts w:ascii="Times New Roman" w:hAnsi="Times New Roman" w:cs="Times New Roman"/>
          <w:sz w:val="24"/>
          <w:szCs w:val="24"/>
        </w:rPr>
        <w:t xml:space="preserve">. </w:t>
      </w:r>
    </w:p>
    <w:p w14:paraId="4C5FF3D5" w14:textId="417E58F4" w:rsidR="00314220" w:rsidRPr="00F908C4" w:rsidRDefault="00314220" w:rsidP="0004428B">
      <w:pPr>
        <w:spacing w:after="0"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In Figure 1, the global level elements in the red boxes encapsulate broader features, such as the forest and the dog. When viewing the local elements in the blue boxes, we see singular elements like eyes and noses that contribute to a face, as well as individual trees that make up the forest.</w:t>
      </w:r>
      <w:r w:rsidR="00B11708" w:rsidRPr="00F908C4">
        <w:rPr>
          <w:rFonts w:ascii="Times New Roman" w:hAnsi="Times New Roman" w:cs="Times New Roman"/>
        </w:rPr>
        <w:t xml:space="preserve"> </w:t>
      </w:r>
      <w:r w:rsidR="00B11708" w:rsidRPr="00F908C4">
        <w:rPr>
          <w:rFonts w:ascii="Times New Roman" w:hAnsi="Times New Roman" w:cs="Times New Roman"/>
          <w:sz w:val="24"/>
          <w:szCs w:val="24"/>
        </w:rPr>
        <w:t>While the terms "global" and "whole" might seem synonymous at first glance, Navon's research into perceptual processing suggests otherwise. "Global" refers to the overarching, high-level aspects of a stimulus, typically focusing on the larger structure or shape. In contrast, "whole" encompasses both the global and local levels, integrating the overall structure with the finer, detailed components.</w:t>
      </w:r>
    </w:p>
    <w:p w14:paraId="01BABF61" w14:textId="4E278262" w:rsidR="00570C9A" w:rsidRPr="00F908C4" w:rsidRDefault="002F2543" w:rsidP="00717C6A">
      <w:pPr>
        <w:spacing w:after="0" w:line="480" w:lineRule="auto"/>
        <w:ind w:firstLine="720"/>
        <w:rPr>
          <w:rFonts w:ascii="Times New Roman" w:hAnsi="Times New Roman" w:cs="Times New Roman"/>
          <w:color w:val="FF0000"/>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5168" behindDoc="0" locked="0" layoutInCell="1" allowOverlap="1" wp14:anchorId="5D4C42EC" wp14:editId="49B57E2C">
                <wp:simplePos x="0" y="0"/>
                <wp:positionH relativeFrom="column">
                  <wp:posOffset>-5080</wp:posOffset>
                </wp:positionH>
                <wp:positionV relativeFrom="paragraph">
                  <wp:posOffset>1132840</wp:posOffset>
                </wp:positionV>
                <wp:extent cx="5966460" cy="4601210"/>
                <wp:effectExtent l="0" t="0" r="0" b="0"/>
                <wp:wrapTopAndBottom/>
                <wp:docPr id="9286454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66460" cy="4601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A41EC0" w14:textId="049A0CE3" w:rsidR="00F33530" w:rsidRDefault="00F33530" w:rsidP="00570C9A">
                            <w:pPr>
                              <w:pStyle w:val="Caption"/>
                              <w:rPr>
                                <w:rFonts w:ascii="Times New Roman" w:hAnsi="Times New Roman" w:cs="Times New Roman"/>
                                <w:color w:val="4472C4" w:themeColor="accent1"/>
                                <w:sz w:val="20"/>
                                <w:szCs w:val="20"/>
                              </w:rPr>
                            </w:pPr>
                            <w:r w:rsidRPr="00C72FC3">
                              <w:rPr>
                                <w:noProof/>
                                <w:color w:val="4472C4" w:themeColor="accent1"/>
                              </w:rPr>
                              <w:drawing>
                                <wp:inline distT="0" distB="0" distL="0" distR="0" wp14:anchorId="2B216825" wp14:editId="76382479">
                                  <wp:extent cx="5964555" cy="3826064"/>
                                  <wp:effectExtent l="0" t="0" r="0" b="0"/>
                                  <wp:docPr id="3197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91022" name="Picture 1"/>
                                          <pic:cNvPicPr>
                                            <a:picLocks noChangeAspect="1"/>
                                          </pic:cNvPicPr>
                                        </pic:nvPicPr>
                                        <pic:blipFill rotWithShape="1">
                                          <a:blip r:embed="rId12">
                                            <a:extLst>
                                              <a:ext uri="{28A0092B-C50C-407E-A947-70E740481C1C}">
                                                <a14:useLocalDpi xmlns:a14="http://schemas.microsoft.com/office/drawing/2010/main" val="0"/>
                                              </a:ext>
                                            </a:extLst>
                                          </a:blip>
                                          <a:srcRect l="12194" r="-211"/>
                                          <a:stretch/>
                                        </pic:blipFill>
                                        <pic:spPr bwMode="auto">
                                          <a:xfrm>
                                            <a:off x="0" y="0"/>
                                            <a:ext cx="5973289" cy="3831666"/>
                                          </a:xfrm>
                                          <a:prstGeom prst="rect">
                                            <a:avLst/>
                                          </a:prstGeom>
                                          <a:ln>
                                            <a:noFill/>
                                          </a:ln>
                                          <a:extLst>
                                            <a:ext uri="{53640926-AAD7-44D8-BBD7-CCE9431645EC}">
                                              <a14:shadowObscured xmlns:a14="http://schemas.microsoft.com/office/drawing/2010/main"/>
                                            </a:ext>
                                          </a:extLst>
                                        </pic:spPr>
                                      </pic:pic>
                                    </a:graphicData>
                                  </a:graphic>
                                </wp:inline>
                              </w:drawing>
                            </w:r>
                          </w:p>
                          <w:p w14:paraId="59D972B5" w14:textId="39E240BB" w:rsidR="00AE5C26" w:rsidRPr="003A2D04" w:rsidRDefault="00570C9A" w:rsidP="00570C9A">
                            <w:pPr>
                              <w:pStyle w:val="Caption"/>
                              <w:rPr>
                                <w:rFonts w:ascii="Times New Roman" w:hAnsi="Times New Roman" w:cs="Times New Roman"/>
                              </w:rPr>
                            </w:pPr>
                            <w:bookmarkStart w:id="138" w:name="_Toc193807230"/>
                            <w:r w:rsidRPr="003A2D04">
                              <w:rPr>
                                <w:rFonts w:ascii="Times New Roman" w:hAnsi="Times New Roman" w:cs="Times New Roman"/>
                              </w:rPr>
                              <w:t xml:space="preserve">Figure </w:t>
                            </w:r>
                            <w:r w:rsidRPr="003A2D04">
                              <w:rPr>
                                <w:rFonts w:ascii="Times New Roman" w:hAnsi="Times New Roman" w:cs="Times New Roman"/>
                              </w:rPr>
                              <w:fldChar w:fldCharType="begin"/>
                            </w:r>
                            <w:r w:rsidRPr="003A2D04">
                              <w:rPr>
                                <w:rFonts w:ascii="Times New Roman" w:hAnsi="Times New Roman" w:cs="Times New Roman"/>
                              </w:rPr>
                              <w:instrText xml:space="preserve"> SEQ Figure \* ARABIC </w:instrText>
                            </w:r>
                            <w:r w:rsidRPr="003A2D04">
                              <w:rPr>
                                <w:rFonts w:ascii="Times New Roman" w:hAnsi="Times New Roman" w:cs="Times New Roman"/>
                              </w:rPr>
                              <w:fldChar w:fldCharType="separate"/>
                            </w:r>
                            <w:r w:rsidR="00C30458">
                              <w:rPr>
                                <w:rFonts w:ascii="Times New Roman" w:hAnsi="Times New Roman" w:cs="Times New Roman"/>
                                <w:noProof/>
                              </w:rPr>
                              <w:t>1</w:t>
                            </w:r>
                            <w:r w:rsidRPr="003A2D04">
                              <w:rPr>
                                <w:rFonts w:ascii="Times New Roman" w:hAnsi="Times New Roman" w:cs="Times New Roman"/>
                              </w:rPr>
                              <w:fldChar w:fldCharType="end"/>
                            </w:r>
                            <w:r w:rsidR="00C66394">
                              <w:rPr>
                                <w:rFonts w:ascii="Times New Roman" w:hAnsi="Times New Roman" w:cs="Times New Roman"/>
                              </w:rPr>
                              <w:t>.</w:t>
                            </w:r>
                            <w:r w:rsidR="00A24460" w:rsidRPr="003A2D04">
                              <w:rPr>
                                <w:rFonts w:ascii="Times New Roman" w:hAnsi="Times New Roman" w:cs="Times New Roman"/>
                              </w:rPr>
                              <w:t xml:space="preserve"> </w:t>
                            </w:r>
                            <w:r w:rsidR="00AE5C26" w:rsidRPr="003A2D04">
                              <w:rPr>
                                <w:rFonts w:ascii="Times New Roman" w:hAnsi="Times New Roman" w:cs="Times New Roman"/>
                              </w:rPr>
                              <w:t>Demonstration of the global-local visual hierarchy using images of a dog and a forest.</w:t>
                            </w:r>
                            <w:bookmarkEnd w:id="138"/>
                            <w:r w:rsidR="00AE5C26" w:rsidRPr="003A2D04">
                              <w:rPr>
                                <w:rFonts w:ascii="Times New Roman" w:hAnsi="Times New Roman" w:cs="Times New Roman"/>
                              </w:rPr>
                              <w:t xml:space="preserve"> </w:t>
                            </w:r>
                          </w:p>
                          <w:p w14:paraId="61817910" w14:textId="2D113023" w:rsidR="00305A88" w:rsidRPr="003A2D04" w:rsidRDefault="00AE5C26" w:rsidP="00F33530">
                            <w:pPr>
                              <w:pStyle w:val="Caption"/>
                              <w:rPr>
                                <w:rFonts w:ascii="Times New Roman" w:hAnsi="Times New Roman" w:cs="Times New Roman"/>
                              </w:rPr>
                            </w:pPr>
                            <w:r w:rsidRPr="003A2D04">
                              <w:rPr>
                                <w:rFonts w:ascii="Times New Roman" w:hAnsi="Times New Roman" w:cs="Times New Roman"/>
                              </w:rPr>
                              <w:t>The red squares denote global elements (dog's head, forest landscape), while the blue squares highlight local details (dog's eyes, nose, paw; individual trees).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4C42EC" id="_x0000_t202" coordsize="21600,21600" o:spt="202" path="m,l,21600r21600,l21600,xe">
                <v:stroke joinstyle="miter"/>
                <v:path gradientshapeok="t" o:connecttype="rect"/>
              </v:shapetype>
              <v:shape id="Text Box 12" o:spid="_x0000_s1026" type="#_x0000_t202" style="position:absolute;left:0;text-align:left;margin-left:-.4pt;margin-top:89.2pt;width:469.8pt;height:362.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" stroked="f">
                <v:path arrowok="t"/>
                <v:textbox inset="0,0,0,0">
                  <w:txbxContent>
                    <w:p w14:paraId="00A41EC0" w14:textId="049A0CE3" w:rsidR="00F33530" w:rsidRDefault="00F33530" w:rsidP="00570C9A">
                      <w:pPr>
                        <w:pStyle w:val="Caption"/>
                        <w:rPr>
                          <w:rFonts w:ascii="Times New Roman" w:hAnsi="Times New Roman" w:cs="Times New Roman"/>
                          <w:color w:val="4472C4" w:themeColor="accent1"/>
                          <w:sz w:val="20"/>
                          <w:szCs w:val="20"/>
                        </w:rPr>
                      </w:pPr>
                      <w:r w:rsidRPr="00C72FC3">
                        <w:rPr>
                          <w:noProof/>
                          <w:color w:val="4472C4" w:themeColor="accent1"/>
                        </w:rPr>
                        <w:drawing>
                          <wp:inline distT="0" distB="0" distL="0" distR="0" wp14:anchorId="2B216825" wp14:editId="76382479">
                            <wp:extent cx="5964555" cy="3826064"/>
                            <wp:effectExtent l="0" t="0" r="0" b="0"/>
                            <wp:docPr id="3197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91022" name="Picture 1"/>
                                    <pic:cNvPicPr>
                                      <a:picLocks noChangeAspect="1"/>
                                    </pic:cNvPicPr>
                                  </pic:nvPicPr>
                                  <pic:blipFill rotWithShape="1">
                                    <a:blip r:embed="rId12">
                                      <a:extLst>
                                        <a:ext uri="{28A0092B-C50C-407E-A947-70E740481C1C}">
                                          <a14:useLocalDpi xmlns:a14="http://schemas.microsoft.com/office/drawing/2010/main" val="0"/>
                                        </a:ext>
                                      </a:extLst>
                                    </a:blip>
                                    <a:srcRect l="12194" r="-211"/>
                                    <a:stretch/>
                                  </pic:blipFill>
                                  <pic:spPr bwMode="auto">
                                    <a:xfrm>
                                      <a:off x="0" y="0"/>
                                      <a:ext cx="5973289" cy="3831666"/>
                                    </a:xfrm>
                                    <a:prstGeom prst="rect">
                                      <a:avLst/>
                                    </a:prstGeom>
                                    <a:ln>
                                      <a:noFill/>
                                    </a:ln>
                                    <a:extLst>
                                      <a:ext uri="{53640926-AAD7-44D8-BBD7-CCE9431645EC}">
                                        <a14:shadowObscured xmlns:a14="http://schemas.microsoft.com/office/drawing/2010/main"/>
                                      </a:ext>
                                    </a:extLst>
                                  </pic:spPr>
                                </pic:pic>
                              </a:graphicData>
                            </a:graphic>
                          </wp:inline>
                        </w:drawing>
                      </w:r>
                    </w:p>
                    <w:p w14:paraId="59D972B5" w14:textId="39E240BB" w:rsidR="00AE5C26" w:rsidRPr="003A2D04" w:rsidRDefault="00570C9A" w:rsidP="00570C9A">
                      <w:pPr>
                        <w:pStyle w:val="Caption"/>
                        <w:rPr>
                          <w:rFonts w:ascii="Times New Roman" w:hAnsi="Times New Roman" w:cs="Times New Roman"/>
                        </w:rPr>
                      </w:pPr>
                      <w:bookmarkStart w:id="139" w:name="_Toc193807230"/>
                      <w:r w:rsidRPr="003A2D04">
                        <w:rPr>
                          <w:rFonts w:ascii="Times New Roman" w:hAnsi="Times New Roman" w:cs="Times New Roman"/>
                        </w:rPr>
                        <w:t xml:space="preserve">Figure </w:t>
                      </w:r>
                      <w:r w:rsidRPr="003A2D04">
                        <w:rPr>
                          <w:rFonts w:ascii="Times New Roman" w:hAnsi="Times New Roman" w:cs="Times New Roman"/>
                        </w:rPr>
                        <w:fldChar w:fldCharType="begin"/>
                      </w:r>
                      <w:r w:rsidRPr="003A2D04">
                        <w:rPr>
                          <w:rFonts w:ascii="Times New Roman" w:hAnsi="Times New Roman" w:cs="Times New Roman"/>
                        </w:rPr>
                        <w:instrText xml:space="preserve"> SEQ Figure \* ARABIC </w:instrText>
                      </w:r>
                      <w:r w:rsidRPr="003A2D04">
                        <w:rPr>
                          <w:rFonts w:ascii="Times New Roman" w:hAnsi="Times New Roman" w:cs="Times New Roman"/>
                        </w:rPr>
                        <w:fldChar w:fldCharType="separate"/>
                      </w:r>
                      <w:r w:rsidR="00C30458">
                        <w:rPr>
                          <w:rFonts w:ascii="Times New Roman" w:hAnsi="Times New Roman" w:cs="Times New Roman"/>
                          <w:noProof/>
                        </w:rPr>
                        <w:t>1</w:t>
                      </w:r>
                      <w:r w:rsidRPr="003A2D04">
                        <w:rPr>
                          <w:rFonts w:ascii="Times New Roman" w:hAnsi="Times New Roman" w:cs="Times New Roman"/>
                        </w:rPr>
                        <w:fldChar w:fldCharType="end"/>
                      </w:r>
                      <w:r w:rsidR="00C66394">
                        <w:rPr>
                          <w:rFonts w:ascii="Times New Roman" w:hAnsi="Times New Roman" w:cs="Times New Roman"/>
                        </w:rPr>
                        <w:t>.</w:t>
                      </w:r>
                      <w:r w:rsidR="00A24460" w:rsidRPr="003A2D04">
                        <w:rPr>
                          <w:rFonts w:ascii="Times New Roman" w:hAnsi="Times New Roman" w:cs="Times New Roman"/>
                        </w:rPr>
                        <w:t xml:space="preserve"> </w:t>
                      </w:r>
                      <w:r w:rsidR="00AE5C26" w:rsidRPr="003A2D04">
                        <w:rPr>
                          <w:rFonts w:ascii="Times New Roman" w:hAnsi="Times New Roman" w:cs="Times New Roman"/>
                        </w:rPr>
                        <w:t>Demonstration of the global-local visual hierarchy using images of a dog and a forest.</w:t>
                      </w:r>
                      <w:bookmarkEnd w:id="139"/>
                      <w:r w:rsidR="00AE5C26" w:rsidRPr="003A2D04">
                        <w:rPr>
                          <w:rFonts w:ascii="Times New Roman" w:hAnsi="Times New Roman" w:cs="Times New Roman"/>
                        </w:rPr>
                        <w:t xml:space="preserve"> </w:t>
                      </w:r>
                    </w:p>
                    <w:p w14:paraId="61817910" w14:textId="2D113023" w:rsidR="00305A88" w:rsidRPr="003A2D04" w:rsidRDefault="00AE5C26" w:rsidP="00F33530">
                      <w:pPr>
                        <w:pStyle w:val="Caption"/>
                        <w:rPr>
                          <w:rFonts w:ascii="Times New Roman" w:hAnsi="Times New Roman" w:cs="Times New Roman"/>
                        </w:rPr>
                      </w:pPr>
                      <w:r w:rsidRPr="003A2D04">
                        <w:rPr>
                          <w:rFonts w:ascii="Times New Roman" w:hAnsi="Times New Roman" w:cs="Times New Roman"/>
                        </w:rPr>
                        <w:t>The red squares denote global elements (dog's head, forest landscape), while the blue squares highlight local details (dog's eyes, nose, paw; individual trees).</w:t>
                      </w:r>
                    </w:p>
                  </w:txbxContent>
                </v:textbox>
                <w10:wrap type="topAndBottom"/>
              </v:shape>
            </w:pict>
          </mc:Fallback>
        </mc:AlternateContent>
      </w:r>
      <w:r w:rsidR="000178C0" w:rsidRPr="00F908C4">
        <w:rPr>
          <w:rFonts w:ascii="Times New Roman" w:hAnsi="Times New Roman" w:cs="Times New Roman"/>
          <w:sz w:val="24"/>
          <w:szCs w:val="24"/>
        </w:rPr>
        <w:t xml:space="preserve">To investigate </w:t>
      </w:r>
      <w:r w:rsidR="004D7AD3">
        <w:rPr>
          <w:rFonts w:ascii="Times New Roman" w:hAnsi="Times New Roman" w:cs="Times New Roman"/>
          <w:sz w:val="24"/>
          <w:szCs w:val="24"/>
        </w:rPr>
        <w:t>the time course at which local and global information is processed by the brain</w:t>
      </w:r>
      <w:r w:rsidR="000178C0" w:rsidRPr="00F908C4">
        <w:rPr>
          <w:rFonts w:ascii="Times New Roman" w:hAnsi="Times New Roman" w:cs="Times New Roman"/>
          <w:sz w:val="24"/>
          <w:szCs w:val="24"/>
        </w:rPr>
        <w:t xml:space="preserve">, Navon </w:t>
      </w:r>
      <w:r w:rsidR="00BE4AB1">
        <w:rPr>
          <w:rFonts w:ascii="Times New Roman" w:hAnsi="Times New Roman" w:cs="Times New Roman"/>
          <w:sz w:val="24"/>
          <w:szCs w:val="24"/>
        </w:rPr>
        <w:t xml:space="preserve">(1977) </w:t>
      </w:r>
      <w:r w:rsidR="000178C0" w:rsidRPr="00F908C4">
        <w:rPr>
          <w:rFonts w:ascii="Times New Roman" w:hAnsi="Times New Roman" w:cs="Times New Roman"/>
          <w:sz w:val="24"/>
          <w:szCs w:val="24"/>
        </w:rPr>
        <w:t xml:space="preserve">utilized hierarchically nested letters, now referred to as Navon letters. As shown in Figure 2, Navon used the </w:t>
      </w:r>
      <w:r w:rsidR="002A3279">
        <w:rPr>
          <w:rFonts w:ascii="Times New Roman" w:hAnsi="Times New Roman" w:cs="Times New Roman"/>
          <w:sz w:val="24"/>
          <w:szCs w:val="24"/>
        </w:rPr>
        <w:t xml:space="preserve">large global </w:t>
      </w:r>
      <w:r w:rsidR="000178C0" w:rsidRPr="00F908C4">
        <w:rPr>
          <w:rFonts w:ascii="Times New Roman" w:hAnsi="Times New Roman" w:cs="Times New Roman"/>
          <w:sz w:val="24"/>
          <w:szCs w:val="24"/>
        </w:rPr>
        <w:t xml:space="preserve">letters H and S, which were composed of </w:t>
      </w:r>
      <w:r w:rsidR="002A3279">
        <w:rPr>
          <w:rFonts w:ascii="Times New Roman" w:hAnsi="Times New Roman" w:cs="Times New Roman"/>
          <w:sz w:val="24"/>
          <w:szCs w:val="24"/>
        </w:rPr>
        <w:t>small</w:t>
      </w:r>
      <w:r w:rsidR="002A3279" w:rsidRPr="00F908C4">
        <w:rPr>
          <w:rFonts w:ascii="Times New Roman" w:hAnsi="Times New Roman" w:cs="Times New Roman"/>
          <w:sz w:val="24"/>
          <w:szCs w:val="24"/>
        </w:rPr>
        <w:t xml:space="preserve"> </w:t>
      </w:r>
      <w:r w:rsidR="000178C0" w:rsidRPr="00F908C4">
        <w:rPr>
          <w:rFonts w:ascii="Times New Roman" w:hAnsi="Times New Roman" w:cs="Times New Roman"/>
          <w:sz w:val="24"/>
          <w:szCs w:val="24"/>
        </w:rPr>
        <w:t xml:space="preserve">H or S </w:t>
      </w:r>
      <w:r w:rsidR="002A3279">
        <w:rPr>
          <w:rFonts w:ascii="Times New Roman" w:hAnsi="Times New Roman" w:cs="Times New Roman"/>
          <w:sz w:val="24"/>
          <w:szCs w:val="24"/>
        </w:rPr>
        <w:t xml:space="preserve">letters </w:t>
      </w:r>
      <w:r w:rsidR="000178C0" w:rsidRPr="00F908C4">
        <w:rPr>
          <w:rFonts w:ascii="Times New Roman" w:hAnsi="Times New Roman" w:cs="Times New Roman"/>
          <w:sz w:val="24"/>
          <w:szCs w:val="24"/>
        </w:rPr>
        <w:t>at the local level. Participants were asked to</w:t>
      </w:r>
      <w:r w:rsidR="002A3279">
        <w:rPr>
          <w:rFonts w:ascii="Times New Roman" w:hAnsi="Times New Roman" w:cs="Times New Roman"/>
          <w:sz w:val="24"/>
          <w:szCs w:val="24"/>
        </w:rPr>
        <w:t xml:space="preserve"> attend either the global or local level, and</w:t>
      </w:r>
      <w:r w:rsidR="000178C0" w:rsidRPr="00F908C4">
        <w:rPr>
          <w:rFonts w:ascii="Times New Roman" w:hAnsi="Times New Roman" w:cs="Times New Roman"/>
          <w:sz w:val="24"/>
          <w:szCs w:val="24"/>
        </w:rPr>
        <w:t xml:space="preserve"> decide if they saw an H or S. For example, in </w:t>
      </w:r>
      <w:r w:rsidR="00502C37" w:rsidRPr="00F908C4">
        <w:rPr>
          <w:rFonts w:ascii="Times New Roman" w:hAnsi="Times New Roman" w:cs="Times New Roman"/>
          <w:sz w:val="24"/>
          <w:szCs w:val="24"/>
        </w:rPr>
        <w:t>F</w:t>
      </w:r>
      <w:r w:rsidR="000178C0" w:rsidRPr="00F908C4">
        <w:rPr>
          <w:rFonts w:ascii="Times New Roman" w:hAnsi="Times New Roman" w:cs="Times New Roman"/>
          <w:sz w:val="24"/>
          <w:szCs w:val="24"/>
        </w:rPr>
        <w:t xml:space="preserve">igure 2, participants could be shown any combination of the letters at each level. In a consistent condition, the global letter is made of the same letter at the local level, such as </w:t>
      </w:r>
      <w:r w:rsidR="002A3279">
        <w:rPr>
          <w:rFonts w:ascii="Times New Roman" w:hAnsi="Times New Roman" w:cs="Times New Roman"/>
          <w:sz w:val="24"/>
          <w:szCs w:val="24"/>
        </w:rPr>
        <w:t xml:space="preserve">an </w:t>
      </w:r>
      <w:r w:rsidR="000178C0" w:rsidRPr="00F908C4">
        <w:rPr>
          <w:rFonts w:ascii="Times New Roman" w:hAnsi="Times New Roman" w:cs="Times New Roman"/>
          <w:sz w:val="24"/>
          <w:szCs w:val="24"/>
        </w:rPr>
        <w:t xml:space="preserve">H made of </w:t>
      </w:r>
      <w:proofErr w:type="gramStart"/>
      <w:r w:rsidR="000178C0" w:rsidRPr="00F908C4">
        <w:rPr>
          <w:rFonts w:ascii="Times New Roman" w:hAnsi="Times New Roman" w:cs="Times New Roman"/>
          <w:sz w:val="24"/>
          <w:szCs w:val="24"/>
        </w:rPr>
        <w:t>H</w:t>
      </w:r>
      <w:r w:rsidR="002A3279">
        <w:rPr>
          <w:rFonts w:ascii="Times New Roman" w:hAnsi="Times New Roman" w:cs="Times New Roman"/>
          <w:sz w:val="24"/>
          <w:szCs w:val="24"/>
        </w:rPr>
        <w:t>’s</w:t>
      </w:r>
      <w:proofErr w:type="gramEnd"/>
      <w:r w:rsidR="000178C0" w:rsidRPr="00F908C4">
        <w:rPr>
          <w:rFonts w:ascii="Times New Roman" w:hAnsi="Times New Roman" w:cs="Times New Roman"/>
          <w:sz w:val="24"/>
          <w:szCs w:val="24"/>
        </w:rPr>
        <w:t xml:space="preserve"> or </w:t>
      </w:r>
      <w:r w:rsidR="002A3279">
        <w:rPr>
          <w:rFonts w:ascii="Times New Roman" w:hAnsi="Times New Roman" w:cs="Times New Roman"/>
          <w:sz w:val="24"/>
          <w:szCs w:val="24"/>
        </w:rPr>
        <w:t xml:space="preserve">an </w:t>
      </w:r>
      <w:r w:rsidR="000178C0" w:rsidRPr="00F908C4">
        <w:rPr>
          <w:rFonts w:ascii="Times New Roman" w:hAnsi="Times New Roman" w:cs="Times New Roman"/>
          <w:sz w:val="24"/>
          <w:szCs w:val="24"/>
        </w:rPr>
        <w:t>S made of S</w:t>
      </w:r>
      <w:r w:rsidR="002A3279">
        <w:rPr>
          <w:rFonts w:ascii="Times New Roman" w:hAnsi="Times New Roman" w:cs="Times New Roman"/>
          <w:sz w:val="24"/>
          <w:szCs w:val="24"/>
        </w:rPr>
        <w:t>’s</w:t>
      </w:r>
      <w:r w:rsidR="000178C0" w:rsidRPr="00F908C4">
        <w:rPr>
          <w:rFonts w:ascii="Times New Roman" w:hAnsi="Times New Roman" w:cs="Times New Roman"/>
          <w:sz w:val="24"/>
          <w:szCs w:val="24"/>
        </w:rPr>
        <w:t xml:space="preserve">. In the inconsistent condition, the letters would be composed of the other letter, like </w:t>
      </w:r>
      <w:r w:rsidR="002A3279">
        <w:rPr>
          <w:rFonts w:ascii="Times New Roman" w:hAnsi="Times New Roman" w:cs="Times New Roman"/>
          <w:sz w:val="24"/>
          <w:szCs w:val="24"/>
        </w:rPr>
        <w:t xml:space="preserve">an </w:t>
      </w:r>
      <w:r w:rsidR="000178C0" w:rsidRPr="00F908C4">
        <w:rPr>
          <w:rFonts w:ascii="Times New Roman" w:hAnsi="Times New Roman" w:cs="Times New Roman"/>
          <w:sz w:val="24"/>
          <w:szCs w:val="24"/>
        </w:rPr>
        <w:t>H made of S</w:t>
      </w:r>
      <w:r w:rsidR="002A3279">
        <w:rPr>
          <w:rFonts w:ascii="Times New Roman" w:hAnsi="Times New Roman" w:cs="Times New Roman"/>
          <w:sz w:val="24"/>
          <w:szCs w:val="24"/>
        </w:rPr>
        <w:t>’s</w:t>
      </w:r>
      <w:r w:rsidR="000178C0" w:rsidRPr="00F908C4">
        <w:rPr>
          <w:rFonts w:ascii="Times New Roman" w:hAnsi="Times New Roman" w:cs="Times New Roman"/>
          <w:sz w:val="24"/>
          <w:szCs w:val="24"/>
        </w:rPr>
        <w:t xml:space="preserve"> </w:t>
      </w:r>
      <w:r w:rsidR="002A3279">
        <w:rPr>
          <w:rFonts w:ascii="Times New Roman" w:hAnsi="Times New Roman" w:cs="Times New Roman"/>
          <w:sz w:val="24"/>
          <w:szCs w:val="24"/>
        </w:rPr>
        <w:t>or an</w:t>
      </w:r>
      <w:r w:rsidR="002A3279" w:rsidRPr="00F908C4">
        <w:rPr>
          <w:rFonts w:ascii="Times New Roman" w:hAnsi="Times New Roman" w:cs="Times New Roman"/>
          <w:sz w:val="24"/>
          <w:szCs w:val="24"/>
        </w:rPr>
        <w:t xml:space="preserve"> </w:t>
      </w:r>
      <w:r w:rsidR="000178C0" w:rsidRPr="00F908C4">
        <w:rPr>
          <w:rFonts w:ascii="Times New Roman" w:hAnsi="Times New Roman" w:cs="Times New Roman"/>
          <w:sz w:val="24"/>
          <w:szCs w:val="24"/>
        </w:rPr>
        <w:t xml:space="preserve">S made </w:t>
      </w:r>
      <w:r w:rsidR="00CE6E4C">
        <w:rPr>
          <w:rFonts w:ascii="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14:anchorId="6C7C88AF" wp14:editId="5CC1BA26">
                <wp:simplePos x="0" y="0"/>
                <wp:positionH relativeFrom="margin">
                  <wp:align>right</wp:align>
                </wp:positionH>
                <wp:positionV relativeFrom="paragraph">
                  <wp:posOffset>0</wp:posOffset>
                </wp:positionV>
                <wp:extent cx="2802255" cy="4086225"/>
                <wp:effectExtent l="0" t="0" r="0" b="9525"/>
                <wp:wrapSquare wrapText="bothSides"/>
                <wp:docPr id="1455000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2255" cy="408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FCA15" w14:textId="77777777" w:rsidR="000E7C88" w:rsidRDefault="000E7C88" w:rsidP="00570C9A">
                            <w:pPr>
                              <w:pStyle w:val="Caption"/>
                              <w:rPr>
                                <w:rFonts w:ascii="Times New Roman" w:hAnsi="Times New Roman" w:cs="Times New Roman"/>
                                <w:color w:val="4472C4" w:themeColor="accent1"/>
                                <w:sz w:val="20"/>
                                <w:szCs w:val="20"/>
                              </w:rPr>
                            </w:pPr>
                            <w:r>
                              <w:rPr>
                                <w:noProof/>
                              </w:rPr>
                              <w:drawing>
                                <wp:inline distT="0" distB="0" distL="0" distR="0" wp14:anchorId="2E7BAE85" wp14:editId="75E15D56">
                                  <wp:extent cx="2571750" cy="2980771"/>
                                  <wp:effectExtent l="0" t="0" r="0" b="0"/>
                                  <wp:docPr id="1576083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8787" name="Picture 4"/>
                                          <pic:cNvPicPr>
                                            <a:picLocks noChangeAspect="1"/>
                                          </pic:cNvPicPr>
                                        </pic:nvPicPr>
                                        <pic:blipFill rotWithShape="1">
                                          <a:blip r:embed="rId13">
                                            <a:extLst>
                                              <a:ext uri="{28A0092B-C50C-407E-A947-70E740481C1C}">
                                                <a14:useLocalDpi xmlns:a14="http://schemas.microsoft.com/office/drawing/2010/main" val="0"/>
                                              </a:ext>
                                            </a:extLst>
                                          </a:blip>
                                          <a:srcRect l="13328" t="14067" r="60010" b="30994"/>
                                          <a:stretch/>
                                        </pic:blipFill>
                                        <pic:spPr bwMode="auto">
                                          <a:xfrm>
                                            <a:off x="0" y="0"/>
                                            <a:ext cx="2589506" cy="3001352"/>
                                          </a:xfrm>
                                          <a:prstGeom prst="rect">
                                            <a:avLst/>
                                          </a:prstGeom>
                                          <a:noFill/>
                                          <a:ln>
                                            <a:noFill/>
                                          </a:ln>
                                          <a:extLst>
                                            <a:ext uri="{53640926-AAD7-44D8-BBD7-CCE9431645EC}">
                                              <a14:shadowObscured xmlns:a14="http://schemas.microsoft.com/office/drawing/2010/main"/>
                                            </a:ext>
                                          </a:extLst>
                                        </pic:spPr>
                                      </pic:pic>
                                    </a:graphicData>
                                  </a:graphic>
                                </wp:inline>
                              </w:drawing>
                            </w:r>
                          </w:p>
                          <w:p w14:paraId="6DB8540E" w14:textId="05E13575" w:rsidR="000E7C88" w:rsidRPr="003A2D04" w:rsidRDefault="000E7C88" w:rsidP="00570C9A">
                            <w:pPr>
                              <w:pStyle w:val="Caption"/>
                              <w:rPr>
                                <w:rFonts w:ascii="Times New Roman" w:hAnsi="Times New Roman" w:cs="Times New Roman"/>
                              </w:rPr>
                            </w:pPr>
                            <w:bookmarkStart w:id="140" w:name="_Toc193807231"/>
                            <w:r w:rsidRPr="003A2D04">
                              <w:rPr>
                                <w:rFonts w:ascii="Times New Roman" w:hAnsi="Times New Roman" w:cs="Times New Roman"/>
                              </w:rPr>
                              <w:t xml:space="preserve">Figure </w:t>
                            </w:r>
                            <w:r w:rsidRPr="003A2D04">
                              <w:rPr>
                                <w:rFonts w:ascii="Times New Roman" w:hAnsi="Times New Roman" w:cs="Times New Roman"/>
                              </w:rPr>
                              <w:fldChar w:fldCharType="begin"/>
                            </w:r>
                            <w:r w:rsidRPr="003A2D04">
                              <w:rPr>
                                <w:rFonts w:ascii="Times New Roman" w:hAnsi="Times New Roman" w:cs="Times New Roman"/>
                              </w:rPr>
                              <w:instrText xml:space="preserve"> SEQ Figure \* ARABIC </w:instrText>
                            </w:r>
                            <w:r w:rsidRPr="003A2D04">
                              <w:rPr>
                                <w:rFonts w:ascii="Times New Roman" w:hAnsi="Times New Roman" w:cs="Times New Roman"/>
                              </w:rPr>
                              <w:fldChar w:fldCharType="separate"/>
                            </w:r>
                            <w:r w:rsidR="00C30458">
                              <w:rPr>
                                <w:rFonts w:ascii="Times New Roman" w:hAnsi="Times New Roman" w:cs="Times New Roman"/>
                                <w:noProof/>
                              </w:rPr>
                              <w:t>2</w:t>
                            </w:r>
                            <w:r w:rsidRPr="003A2D04">
                              <w:rPr>
                                <w:rFonts w:ascii="Times New Roman" w:hAnsi="Times New Roman" w:cs="Times New Roman"/>
                              </w:rPr>
                              <w:fldChar w:fldCharType="end"/>
                            </w:r>
                            <w:r w:rsidR="00C66394">
                              <w:rPr>
                                <w:rFonts w:ascii="Times New Roman" w:hAnsi="Times New Roman" w:cs="Times New Roman"/>
                              </w:rPr>
                              <w:t>.</w:t>
                            </w:r>
                            <w:r w:rsidRPr="003A2D04">
                              <w:rPr>
                                <w:rFonts w:ascii="Times New Roman" w:hAnsi="Times New Roman" w:cs="Times New Roman"/>
                              </w:rPr>
                              <w:t xml:space="preserve"> Example of stimuli used by Navon in his 1977 study.</w:t>
                            </w:r>
                            <w:bookmarkEnd w:id="140"/>
                            <w:r w:rsidRPr="003A2D04">
                              <w:rPr>
                                <w:rFonts w:ascii="Times New Roman" w:hAnsi="Times New Roman" w:cs="Times New Roman"/>
                              </w:rPr>
                              <w:t xml:space="preserve"> </w:t>
                            </w:r>
                          </w:p>
                          <w:p w14:paraId="537D816A" w14:textId="4F925851" w:rsidR="000E7C88" w:rsidRPr="003A2D04" w:rsidRDefault="000E7C88" w:rsidP="00570C9A">
                            <w:pPr>
                              <w:pStyle w:val="Caption"/>
                              <w:rPr>
                                <w:rFonts w:ascii="Times New Roman" w:hAnsi="Times New Roman" w:cs="Times New Roman"/>
                              </w:rPr>
                            </w:pPr>
                            <w:r w:rsidRPr="003A2D04">
                              <w:rPr>
                                <w:rFonts w:ascii="Times New Roman" w:hAnsi="Times New Roman" w:cs="Times New Roman"/>
                              </w:rPr>
                              <w:t xml:space="preserve">The left column shows the </w:t>
                            </w:r>
                            <w:r w:rsidR="007C43E5">
                              <w:rPr>
                                <w:rFonts w:ascii="Times New Roman" w:hAnsi="Times New Roman" w:cs="Times New Roman"/>
                              </w:rPr>
                              <w:t>consistent</w:t>
                            </w:r>
                            <w:r w:rsidRPr="003A2D04">
                              <w:rPr>
                                <w:rFonts w:ascii="Times New Roman" w:hAnsi="Times New Roman" w:cs="Times New Roman"/>
                              </w:rPr>
                              <w:t xml:space="preserve"> condition, where the global letter (H) is consistent with the local letters (H). The right column shows the </w:t>
                            </w:r>
                            <w:r w:rsidR="007C43E5">
                              <w:rPr>
                                <w:rFonts w:ascii="Times New Roman" w:hAnsi="Times New Roman" w:cs="Times New Roman"/>
                              </w:rPr>
                              <w:t>conflicting</w:t>
                            </w:r>
                            <w:r w:rsidRPr="003A2D04">
                              <w:rPr>
                                <w:rFonts w:ascii="Times New Roman" w:hAnsi="Times New Roman" w:cs="Times New Roman"/>
                              </w:rPr>
                              <w:t xml:space="preserve"> condition, where the global letter (S) differs.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C88AF" id="Text Box 5" o:spid="_x0000_s1027" type="#_x0000_t202" style="position:absolute;left:0;text-align:left;margin-left:169.45pt;margin-top:0;width:220.65pt;height:321.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" stroked="f">
                <v:path arrowok="t"/>
                <v:textbox inset="0,0,0,0">
                  <w:txbxContent>
                    <w:p w14:paraId="19BFCA15" w14:textId="77777777" w:rsidR="000E7C88" w:rsidRDefault="000E7C88" w:rsidP="00570C9A">
                      <w:pPr>
                        <w:pStyle w:val="Caption"/>
                        <w:rPr>
                          <w:rFonts w:ascii="Times New Roman" w:hAnsi="Times New Roman" w:cs="Times New Roman"/>
                          <w:color w:val="4472C4" w:themeColor="accent1"/>
                          <w:sz w:val="20"/>
                          <w:szCs w:val="20"/>
                        </w:rPr>
                      </w:pPr>
                      <w:r>
                        <w:rPr>
                          <w:noProof/>
                        </w:rPr>
                        <w:drawing>
                          <wp:inline distT="0" distB="0" distL="0" distR="0" wp14:anchorId="2E7BAE85" wp14:editId="75E15D56">
                            <wp:extent cx="2571750" cy="2980771"/>
                            <wp:effectExtent l="0" t="0" r="0" b="0"/>
                            <wp:docPr id="1576083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8787" name="Picture 4"/>
                                    <pic:cNvPicPr>
                                      <a:picLocks noChangeAspect="1"/>
                                    </pic:cNvPicPr>
                                  </pic:nvPicPr>
                                  <pic:blipFill rotWithShape="1">
                                    <a:blip r:embed="rId13">
                                      <a:extLst>
                                        <a:ext uri="{28A0092B-C50C-407E-A947-70E740481C1C}">
                                          <a14:useLocalDpi xmlns:a14="http://schemas.microsoft.com/office/drawing/2010/main" val="0"/>
                                        </a:ext>
                                      </a:extLst>
                                    </a:blip>
                                    <a:srcRect l="13328" t="14067" r="60010" b="30994"/>
                                    <a:stretch/>
                                  </pic:blipFill>
                                  <pic:spPr bwMode="auto">
                                    <a:xfrm>
                                      <a:off x="0" y="0"/>
                                      <a:ext cx="2589506" cy="3001352"/>
                                    </a:xfrm>
                                    <a:prstGeom prst="rect">
                                      <a:avLst/>
                                    </a:prstGeom>
                                    <a:noFill/>
                                    <a:ln>
                                      <a:noFill/>
                                    </a:ln>
                                    <a:extLst>
                                      <a:ext uri="{53640926-AAD7-44D8-BBD7-CCE9431645EC}">
                                        <a14:shadowObscured xmlns:a14="http://schemas.microsoft.com/office/drawing/2010/main"/>
                                      </a:ext>
                                    </a:extLst>
                                  </pic:spPr>
                                </pic:pic>
                              </a:graphicData>
                            </a:graphic>
                          </wp:inline>
                        </w:drawing>
                      </w:r>
                    </w:p>
                    <w:p w14:paraId="6DB8540E" w14:textId="05E13575" w:rsidR="000E7C88" w:rsidRPr="003A2D04" w:rsidRDefault="000E7C88" w:rsidP="00570C9A">
                      <w:pPr>
                        <w:pStyle w:val="Caption"/>
                        <w:rPr>
                          <w:rFonts w:ascii="Times New Roman" w:hAnsi="Times New Roman" w:cs="Times New Roman"/>
                        </w:rPr>
                      </w:pPr>
                      <w:bookmarkStart w:id="141" w:name="_Toc193807231"/>
                      <w:r w:rsidRPr="003A2D04">
                        <w:rPr>
                          <w:rFonts w:ascii="Times New Roman" w:hAnsi="Times New Roman" w:cs="Times New Roman"/>
                        </w:rPr>
                        <w:t xml:space="preserve">Figure </w:t>
                      </w:r>
                      <w:r w:rsidRPr="003A2D04">
                        <w:rPr>
                          <w:rFonts w:ascii="Times New Roman" w:hAnsi="Times New Roman" w:cs="Times New Roman"/>
                        </w:rPr>
                        <w:fldChar w:fldCharType="begin"/>
                      </w:r>
                      <w:r w:rsidRPr="003A2D04">
                        <w:rPr>
                          <w:rFonts w:ascii="Times New Roman" w:hAnsi="Times New Roman" w:cs="Times New Roman"/>
                        </w:rPr>
                        <w:instrText xml:space="preserve"> SEQ Figure \* ARABIC </w:instrText>
                      </w:r>
                      <w:r w:rsidRPr="003A2D04">
                        <w:rPr>
                          <w:rFonts w:ascii="Times New Roman" w:hAnsi="Times New Roman" w:cs="Times New Roman"/>
                        </w:rPr>
                        <w:fldChar w:fldCharType="separate"/>
                      </w:r>
                      <w:r w:rsidR="00C30458">
                        <w:rPr>
                          <w:rFonts w:ascii="Times New Roman" w:hAnsi="Times New Roman" w:cs="Times New Roman"/>
                          <w:noProof/>
                        </w:rPr>
                        <w:t>2</w:t>
                      </w:r>
                      <w:r w:rsidRPr="003A2D04">
                        <w:rPr>
                          <w:rFonts w:ascii="Times New Roman" w:hAnsi="Times New Roman" w:cs="Times New Roman"/>
                        </w:rPr>
                        <w:fldChar w:fldCharType="end"/>
                      </w:r>
                      <w:r w:rsidR="00C66394">
                        <w:rPr>
                          <w:rFonts w:ascii="Times New Roman" w:hAnsi="Times New Roman" w:cs="Times New Roman"/>
                        </w:rPr>
                        <w:t>.</w:t>
                      </w:r>
                      <w:r w:rsidRPr="003A2D04">
                        <w:rPr>
                          <w:rFonts w:ascii="Times New Roman" w:hAnsi="Times New Roman" w:cs="Times New Roman"/>
                        </w:rPr>
                        <w:t xml:space="preserve"> Example of stimuli used by Navon in his 1977 study.</w:t>
                      </w:r>
                      <w:bookmarkEnd w:id="141"/>
                      <w:r w:rsidRPr="003A2D04">
                        <w:rPr>
                          <w:rFonts w:ascii="Times New Roman" w:hAnsi="Times New Roman" w:cs="Times New Roman"/>
                        </w:rPr>
                        <w:t xml:space="preserve"> </w:t>
                      </w:r>
                    </w:p>
                    <w:p w14:paraId="537D816A" w14:textId="4F925851" w:rsidR="000E7C88" w:rsidRPr="003A2D04" w:rsidRDefault="000E7C88" w:rsidP="00570C9A">
                      <w:pPr>
                        <w:pStyle w:val="Caption"/>
                        <w:rPr>
                          <w:rFonts w:ascii="Times New Roman" w:hAnsi="Times New Roman" w:cs="Times New Roman"/>
                        </w:rPr>
                      </w:pPr>
                      <w:r w:rsidRPr="003A2D04">
                        <w:rPr>
                          <w:rFonts w:ascii="Times New Roman" w:hAnsi="Times New Roman" w:cs="Times New Roman"/>
                        </w:rPr>
                        <w:t xml:space="preserve">The left column shows the </w:t>
                      </w:r>
                      <w:r w:rsidR="007C43E5">
                        <w:rPr>
                          <w:rFonts w:ascii="Times New Roman" w:hAnsi="Times New Roman" w:cs="Times New Roman"/>
                        </w:rPr>
                        <w:t>consistent</w:t>
                      </w:r>
                      <w:r w:rsidRPr="003A2D04">
                        <w:rPr>
                          <w:rFonts w:ascii="Times New Roman" w:hAnsi="Times New Roman" w:cs="Times New Roman"/>
                        </w:rPr>
                        <w:t xml:space="preserve"> condition, where the global letter (H) is consistent with the local letters (H). The right column shows the </w:t>
                      </w:r>
                      <w:r w:rsidR="007C43E5">
                        <w:rPr>
                          <w:rFonts w:ascii="Times New Roman" w:hAnsi="Times New Roman" w:cs="Times New Roman"/>
                        </w:rPr>
                        <w:t>conflicting</w:t>
                      </w:r>
                      <w:r w:rsidRPr="003A2D04">
                        <w:rPr>
                          <w:rFonts w:ascii="Times New Roman" w:hAnsi="Times New Roman" w:cs="Times New Roman"/>
                        </w:rPr>
                        <w:t xml:space="preserve"> condition, where the global letter (S) differs.</w:t>
                      </w:r>
                    </w:p>
                  </w:txbxContent>
                </v:textbox>
                <w10:wrap type="square" anchorx="margin"/>
              </v:shape>
            </w:pict>
          </mc:Fallback>
        </mc:AlternateContent>
      </w:r>
      <w:r w:rsidR="000178C0" w:rsidRPr="00F908C4">
        <w:rPr>
          <w:rFonts w:ascii="Times New Roman" w:hAnsi="Times New Roman" w:cs="Times New Roman"/>
          <w:sz w:val="24"/>
          <w:szCs w:val="24"/>
        </w:rPr>
        <w:t>of H</w:t>
      </w:r>
      <w:r w:rsidR="002A3279">
        <w:rPr>
          <w:rFonts w:ascii="Times New Roman" w:hAnsi="Times New Roman" w:cs="Times New Roman"/>
          <w:sz w:val="24"/>
          <w:szCs w:val="24"/>
        </w:rPr>
        <w:t>’s</w:t>
      </w:r>
      <w:r w:rsidR="000178C0" w:rsidRPr="00F908C4">
        <w:rPr>
          <w:rFonts w:ascii="Times New Roman" w:hAnsi="Times New Roman" w:cs="Times New Roman"/>
          <w:sz w:val="24"/>
          <w:szCs w:val="24"/>
        </w:rPr>
        <w:t xml:space="preserve">. For experimental purposes, he also added the letter O to </w:t>
      </w:r>
      <w:r w:rsidR="002A3279">
        <w:rPr>
          <w:rFonts w:ascii="Times New Roman" w:hAnsi="Times New Roman" w:cs="Times New Roman"/>
          <w:sz w:val="24"/>
          <w:szCs w:val="24"/>
        </w:rPr>
        <w:t>create</w:t>
      </w:r>
      <w:r w:rsidR="002A3279" w:rsidRPr="00F908C4">
        <w:rPr>
          <w:rFonts w:ascii="Times New Roman" w:hAnsi="Times New Roman" w:cs="Times New Roman"/>
          <w:sz w:val="24"/>
          <w:szCs w:val="24"/>
        </w:rPr>
        <w:t xml:space="preserve"> </w:t>
      </w:r>
      <w:r w:rsidR="000178C0" w:rsidRPr="00F908C4">
        <w:rPr>
          <w:rFonts w:ascii="Times New Roman" w:hAnsi="Times New Roman" w:cs="Times New Roman"/>
          <w:sz w:val="24"/>
          <w:szCs w:val="24"/>
        </w:rPr>
        <w:t>neutral condition</w:t>
      </w:r>
      <w:r w:rsidR="00BE4AB1">
        <w:rPr>
          <w:rFonts w:ascii="Times New Roman" w:hAnsi="Times New Roman" w:cs="Times New Roman"/>
          <w:sz w:val="24"/>
          <w:szCs w:val="24"/>
        </w:rPr>
        <w:t>s</w:t>
      </w:r>
      <w:r w:rsidR="000178C0" w:rsidRPr="00F908C4">
        <w:rPr>
          <w:rFonts w:ascii="Times New Roman" w:hAnsi="Times New Roman" w:cs="Times New Roman"/>
          <w:sz w:val="24"/>
          <w:szCs w:val="24"/>
        </w:rPr>
        <w:t xml:space="preserve">, </w:t>
      </w:r>
      <w:r w:rsidR="00BE4AB1">
        <w:rPr>
          <w:rFonts w:ascii="Times New Roman" w:hAnsi="Times New Roman" w:cs="Times New Roman"/>
          <w:sz w:val="24"/>
          <w:szCs w:val="24"/>
        </w:rPr>
        <w:t xml:space="preserve">with a global O made of local H’s or S’s, or global H’s or </w:t>
      </w:r>
      <w:proofErr w:type="gramStart"/>
      <w:r w:rsidR="00BE4AB1">
        <w:rPr>
          <w:rFonts w:ascii="Times New Roman" w:hAnsi="Times New Roman" w:cs="Times New Roman"/>
          <w:sz w:val="24"/>
          <w:szCs w:val="24"/>
        </w:rPr>
        <w:t>S’s</w:t>
      </w:r>
      <w:proofErr w:type="gramEnd"/>
      <w:r w:rsidR="00BE4AB1">
        <w:rPr>
          <w:rFonts w:ascii="Times New Roman" w:hAnsi="Times New Roman" w:cs="Times New Roman"/>
          <w:sz w:val="24"/>
          <w:szCs w:val="24"/>
        </w:rPr>
        <w:t xml:space="preserve"> made of local O’s</w:t>
      </w:r>
      <w:r w:rsidR="000178C0" w:rsidRPr="00F908C4">
        <w:rPr>
          <w:rFonts w:ascii="Times New Roman" w:hAnsi="Times New Roman" w:cs="Times New Roman"/>
          <w:sz w:val="24"/>
          <w:szCs w:val="24"/>
        </w:rPr>
        <w:t>.</w:t>
      </w:r>
      <w:r w:rsidR="00AE195E" w:rsidRPr="00717C6A">
        <w:rPr>
          <w:rFonts w:ascii="Times New Roman" w:hAnsi="Times New Roman" w:cs="Times New Roman"/>
          <w:sz w:val="24"/>
          <w:szCs w:val="24"/>
        </w:rPr>
        <w:t xml:space="preserve"> </w:t>
      </w:r>
    </w:p>
    <w:p w14:paraId="2FFBFB95" w14:textId="7AAD0BBE" w:rsidR="00242B1D" w:rsidRPr="00F908C4" w:rsidRDefault="00242B1D" w:rsidP="00DF3105">
      <w:pPr>
        <w:pStyle w:val="Heading2"/>
        <w:spacing w:line="480" w:lineRule="auto"/>
        <w:ind w:left="1080"/>
        <w:rPr>
          <w:rFonts w:ascii="Times New Roman" w:hAnsi="Times New Roman" w:cs="Times New Roman"/>
          <w:b/>
          <w:bCs/>
        </w:rPr>
      </w:pPr>
      <w:bookmarkStart w:id="142" w:name="_Toc193807061"/>
      <w:bookmarkStart w:id="143" w:name="_Toc193807124"/>
      <w:r w:rsidRPr="00F908C4">
        <w:rPr>
          <w:rFonts w:ascii="Times New Roman" w:hAnsi="Times New Roman" w:cs="Times New Roman"/>
          <w:b/>
          <w:bCs/>
        </w:rPr>
        <w:t xml:space="preserve">Global Precedence </w:t>
      </w:r>
      <w:r w:rsidR="00B50A63">
        <w:rPr>
          <w:rFonts w:ascii="Times New Roman" w:hAnsi="Times New Roman" w:cs="Times New Roman"/>
          <w:b/>
          <w:bCs/>
        </w:rPr>
        <w:t>E</w:t>
      </w:r>
      <w:r w:rsidRPr="00F908C4">
        <w:rPr>
          <w:rFonts w:ascii="Times New Roman" w:hAnsi="Times New Roman" w:cs="Times New Roman"/>
          <w:b/>
          <w:bCs/>
        </w:rPr>
        <w:t>ffe</w:t>
      </w:r>
      <w:r w:rsidR="00B46565" w:rsidRPr="00F908C4">
        <w:rPr>
          <w:rFonts w:ascii="Times New Roman" w:hAnsi="Times New Roman" w:cs="Times New Roman"/>
          <w:b/>
          <w:bCs/>
        </w:rPr>
        <w:t>ct</w:t>
      </w:r>
      <w:bookmarkEnd w:id="142"/>
      <w:bookmarkEnd w:id="143"/>
    </w:p>
    <w:p w14:paraId="39D2A197" w14:textId="62071475" w:rsidR="00717C6A" w:rsidRDefault="00E30682" w:rsidP="00717C6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What </w:t>
      </w:r>
      <w:r w:rsidR="00AB2FA2">
        <w:rPr>
          <w:rFonts w:ascii="Times New Roman" w:hAnsi="Times New Roman" w:cs="Times New Roman"/>
          <w:sz w:val="24"/>
          <w:szCs w:val="24"/>
        </w:rPr>
        <w:t>Navon was able to extrapolate</w:t>
      </w:r>
      <w:r>
        <w:rPr>
          <w:rFonts w:ascii="Times New Roman" w:hAnsi="Times New Roman" w:cs="Times New Roman"/>
          <w:sz w:val="24"/>
          <w:szCs w:val="24"/>
        </w:rPr>
        <w:t xml:space="preserve"> </w:t>
      </w:r>
      <w:r w:rsidR="00025CAF">
        <w:rPr>
          <w:rFonts w:ascii="Times New Roman" w:hAnsi="Times New Roman" w:cs="Times New Roman"/>
          <w:sz w:val="24"/>
          <w:szCs w:val="24"/>
        </w:rPr>
        <w:t>was</w:t>
      </w:r>
      <w:r>
        <w:rPr>
          <w:rFonts w:ascii="Times New Roman" w:hAnsi="Times New Roman" w:cs="Times New Roman"/>
          <w:sz w:val="24"/>
          <w:szCs w:val="24"/>
        </w:rPr>
        <w:t xml:space="preserve"> that while processed</w:t>
      </w:r>
      <w:r w:rsidR="00F31B7D">
        <w:rPr>
          <w:rFonts w:ascii="Times New Roman" w:hAnsi="Times New Roman" w:cs="Times New Roman"/>
          <w:sz w:val="24"/>
          <w:szCs w:val="24"/>
        </w:rPr>
        <w:t xml:space="preserve"> in</w:t>
      </w:r>
      <w:r>
        <w:rPr>
          <w:rFonts w:ascii="Times New Roman" w:hAnsi="Times New Roman" w:cs="Times New Roman"/>
          <w:sz w:val="24"/>
          <w:szCs w:val="24"/>
        </w:rPr>
        <w:t xml:space="preserve"> parallel, information</w:t>
      </w:r>
      <w:r w:rsidR="00025CAF">
        <w:rPr>
          <w:rFonts w:ascii="Times New Roman" w:hAnsi="Times New Roman" w:cs="Times New Roman"/>
          <w:sz w:val="24"/>
          <w:szCs w:val="24"/>
        </w:rPr>
        <w:t xml:space="preserve"> at the global and local levels</w:t>
      </w:r>
      <w:r>
        <w:rPr>
          <w:rFonts w:ascii="Times New Roman" w:hAnsi="Times New Roman" w:cs="Times New Roman"/>
          <w:sz w:val="24"/>
          <w:szCs w:val="24"/>
        </w:rPr>
        <w:t xml:space="preserve"> w</w:t>
      </w:r>
      <w:r w:rsidR="00025CAF">
        <w:rPr>
          <w:rFonts w:ascii="Times New Roman" w:hAnsi="Times New Roman" w:cs="Times New Roman"/>
          <w:sz w:val="24"/>
          <w:szCs w:val="24"/>
        </w:rPr>
        <w:t>ere</w:t>
      </w:r>
      <w:r>
        <w:rPr>
          <w:rFonts w:ascii="Times New Roman" w:hAnsi="Times New Roman" w:cs="Times New Roman"/>
          <w:sz w:val="24"/>
          <w:szCs w:val="24"/>
        </w:rPr>
        <w:t xml:space="preserve"> not treated equally in the visual system. </w:t>
      </w:r>
      <w:r w:rsidR="00721892" w:rsidRPr="00721892">
        <w:rPr>
          <w:rFonts w:ascii="Times New Roman" w:hAnsi="Times New Roman" w:cs="Times New Roman"/>
          <w:sz w:val="24"/>
          <w:szCs w:val="24"/>
        </w:rPr>
        <w:t>His analysis of reaction times (RTs) revealed two key effects central to his work: the Global Precedence Effect (GPE) and the Global Interference Effect (GIE). Participants responded more quickly to global features, as demonstrated by the mean RTs for the global conditions—462ms for consistent, 471ms for neutral, and 477ms for conflicting conditions. In contrast, responses to local features were slower</w:t>
      </w:r>
      <w:r w:rsidR="00F31B7D">
        <w:rPr>
          <w:rFonts w:ascii="Times New Roman" w:hAnsi="Times New Roman" w:cs="Times New Roman"/>
          <w:sz w:val="24"/>
          <w:szCs w:val="24"/>
        </w:rPr>
        <w:t xml:space="preserve"> for each of these conditions</w:t>
      </w:r>
      <w:r w:rsidR="00721892" w:rsidRPr="00721892">
        <w:rPr>
          <w:rFonts w:ascii="Times New Roman" w:hAnsi="Times New Roman" w:cs="Times New Roman"/>
          <w:sz w:val="24"/>
          <w:szCs w:val="24"/>
        </w:rPr>
        <w:t xml:space="preserve">, with mean RTs of 573ms for consistent, 581ms for neutral, and 664ms for conflicting conditions. The </w:t>
      </w:r>
      <w:r w:rsidR="00F31B7D">
        <w:rPr>
          <w:rFonts w:ascii="Times New Roman" w:hAnsi="Times New Roman" w:cs="Times New Roman"/>
          <w:sz w:val="24"/>
          <w:szCs w:val="24"/>
        </w:rPr>
        <w:t xml:space="preserve">presence of the </w:t>
      </w:r>
      <w:r w:rsidR="00721892" w:rsidRPr="00721892">
        <w:rPr>
          <w:rFonts w:ascii="Times New Roman" w:hAnsi="Times New Roman" w:cs="Times New Roman"/>
          <w:sz w:val="24"/>
          <w:szCs w:val="24"/>
        </w:rPr>
        <w:t xml:space="preserve">GPE </w:t>
      </w:r>
      <w:r w:rsidR="00F31B7D">
        <w:rPr>
          <w:rFonts w:ascii="Times New Roman" w:hAnsi="Times New Roman" w:cs="Times New Roman"/>
          <w:sz w:val="24"/>
          <w:szCs w:val="24"/>
        </w:rPr>
        <w:t>suggests</w:t>
      </w:r>
      <w:r w:rsidR="00F31B7D" w:rsidRPr="00721892">
        <w:rPr>
          <w:rFonts w:ascii="Times New Roman" w:hAnsi="Times New Roman" w:cs="Times New Roman"/>
          <w:sz w:val="24"/>
          <w:szCs w:val="24"/>
        </w:rPr>
        <w:t xml:space="preserve"> </w:t>
      </w:r>
      <w:r w:rsidR="00721892" w:rsidRPr="00721892">
        <w:rPr>
          <w:rFonts w:ascii="Times New Roman" w:hAnsi="Times New Roman" w:cs="Times New Roman"/>
          <w:sz w:val="24"/>
          <w:szCs w:val="24"/>
        </w:rPr>
        <w:t>an early visual system bias toward processing global information</w:t>
      </w:r>
      <w:r w:rsidR="00F31B7D">
        <w:rPr>
          <w:rFonts w:ascii="Times New Roman" w:hAnsi="Times New Roman" w:cs="Times New Roman"/>
          <w:sz w:val="24"/>
          <w:szCs w:val="24"/>
        </w:rPr>
        <w:t>,</w:t>
      </w:r>
      <w:r w:rsidR="00696F0E">
        <w:rPr>
          <w:rFonts w:ascii="Times New Roman" w:hAnsi="Times New Roman" w:cs="Times New Roman"/>
          <w:sz w:val="24"/>
          <w:szCs w:val="24"/>
        </w:rPr>
        <w:t xml:space="preserve"> as seen by the shorter RTs</w:t>
      </w:r>
      <w:r w:rsidR="00721892" w:rsidRPr="00721892">
        <w:rPr>
          <w:rFonts w:ascii="Times New Roman" w:hAnsi="Times New Roman" w:cs="Times New Roman"/>
          <w:sz w:val="24"/>
          <w:szCs w:val="24"/>
        </w:rPr>
        <w:t xml:space="preserve">. This effect is quantified as the difference in mean RTs between the local and global levels, calculated as: GPE = local RT - global </w:t>
      </w:r>
      <w:r w:rsidR="006C239C" w:rsidRPr="00721892">
        <w:rPr>
          <w:rFonts w:ascii="Times New Roman" w:hAnsi="Times New Roman" w:cs="Times New Roman"/>
          <w:sz w:val="24"/>
          <w:szCs w:val="24"/>
        </w:rPr>
        <w:t>RT</w:t>
      </w:r>
      <w:r w:rsidR="006C239C">
        <w:rPr>
          <w:rFonts w:ascii="Times New Roman" w:hAnsi="Times New Roman" w:cs="Times New Roman"/>
          <w:sz w:val="24"/>
          <w:szCs w:val="24"/>
        </w:rPr>
        <w:t>.</w:t>
      </w:r>
      <w:r w:rsidR="00CD6C2B">
        <w:rPr>
          <w:rFonts w:ascii="Times New Roman" w:hAnsi="Times New Roman" w:cs="Times New Roman"/>
          <w:sz w:val="24"/>
          <w:szCs w:val="24"/>
        </w:rPr>
        <w:t xml:space="preserve"> </w:t>
      </w:r>
      <w:r w:rsidR="00341C02">
        <w:rPr>
          <w:rFonts w:ascii="Times New Roman" w:hAnsi="Times New Roman" w:cs="Times New Roman"/>
          <w:sz w:val="24"/>
          <w:szCs w:val="24"/>
        </w:rPr>
        <w:t>I</w:t>
      </w:r>
      <w:r w:rsidR="00A2344D">
        <w:rPr>
          <w:rFonts w:ascii="Times New Roman" w:hAnsi="Times New Roman" w:cs="Times New Roman"/>
          <w:sz w:val="24"/>
          <w:szCs w:val="24"/>
        </w:rPr>
        <w:t>n</w:t>
      </w:r>
      <w:r w:rsidR="0056677E">
        <w:rPr>
          <w:rFonts w:ascii="Times New Roman" w:hAnsi="Times New Roman" w:cs="Times New Roman"/>
          <w:sz w:val="24"/>
          <w:szCs w:val="24"/>
        </w:rPr>
        <w:t xml:space="preserve"> </w:t>
      </w:r>
      <w:r w:rsidR="00341C02">
        <w:rPr>
          <w:rFonts w:ascii="Times New Roman" w:hAnsi="Times New Roman" w:cs="Times New Roman"/>
          <w:sz w:val="24"/>
          <w:szCs w:val="24"/>
        </w:rPr>
        <w:t>Fi</w:t>
      </w:r>
      <w:r w:rsidR="0056677E">
        <w:rPr>
          <w:rFonts w:ascii="Times New Roman" w:hAnsi="Times New Roman" w:cs="Times New Roman"/>
          <w:sz w:val="24"/>
          <w:szCs w:val="24"/>
        </w:rPr>
        <w:t>gure</w:t>
      </w:r>
      <w:r w:rsidR="00341C02">
        <w:rPr>
          <w:rFonts w:ascii="Times New Roman" w:hAnsi="Times New Roman" w:cs="Times New Roman"/>
          <w:sz w:val="24"/>
          <w:szCs w:val="24"/>
        </w:rPr>
        <w:t xml:space="preserve"> 3</w:t>
      </w:r>
      <w:r w:rsidR="0056677E">
        <w:rPr>
          <w:rFonts w:ascii="Times New Roman" w:hAnsi="Times New Roman" w:cs="Times New Roman"/>
          <w:sz w:val="24"/>
          <w:szCs w:val="24"/>
        </w:rPr>
        <w:t xml:space="preserve"> this </w:t>
      </w:r>
      <w:r w:rsidR="00341C02">
        <w:rPr>
          <w:rFonts w:ascii="Times New Roman" w:hAnsi="Times New Roman" w:cs="Times New Roman"/>
          <w:sz w:val="24"/>
          <w:szCs w:val="24"/>
        </w:rPr>
        <w:t>can be seen as the latency between the bottom line (global-directed) and the top line (local-directed)</w:t>
      </w:r>
      <w:r w:rsidR="00025CAF">
        <w:rPr>
          <w:rFonts w:ascii="Times New Roman" w:hAnsi="Times New Roman" w:cs="Times New Roman"/>
          <w:sz w:val="24"/>
          <w:szCs w:val="24"/>
        </w:rPr>
        <w:t xml:space="preserve"> in each consistency condition</w:t>
      </w:r>
      <w:r w:rsidR="00696F0E">
        <w:rPr>
          <w:rFonts w:ascii="Times New Roman" w:hAnsi="Times New Roman" w:cs="Times New Roman"/>
          <w:sz w:val="24"/>
          <w:szCs w:val="24"/>
        </w:rPr>
        <w:t xml:space="preserve">. </w:t>
      </w:r>
      <w:r w:rsidR="00696F0E" w:rsidRPr="00696F0E">
        <w:rPr>
          <w:rFonts w:ascii="Times New Roman" w:hAnsi="Times New Roman" w:cs="Times New Roman"/>
          <w:sz w:val="24"/>
          <w:szCs w:val="24"/>
        </w:rPr>
        <w:t>The GPE for the consistent condition shows a 11</w:t>
      </w:r>
      <w:r w:rsidR="002F455F">
        <w:rPr>
          <w:rFonts w:ascii="Times New Roman" w:hAnsi="Times New Roman" w:cs="Times New Roman"/>
          <w:sz w:val="24"/>
          <w:szCs w:val="24"/>
        </w:rPr>
        <w:t>1</w:t>
      </w:r>
      <w:r w:rsidR="00696F0E" w:rsidRPr="00696F0E">
        <w:rPr>
          <w:rFonts w:ascii="Times New Roman" w:hAnsi="Times New Roman" w:cs="Times New Roman"/>
          <w:sz w:val="24"/>
          <w:szCs w:val="24"/>
        </w:rPr>
        <w:t>ms latency when directed locally versus globally, meaning local features take, on average, an extra 11</w:t>
      </w:r>
      <w:r w:rsidR="002F455F">
        <w:rPr>
          <w:rFonts w:ascii="Times New Roman" w:hAnsi="Times New Roman" w:cs="Times New Roman"/>
          <w:sz w:val="24"/>
          <w:szCs w:val="24"/>
        </w:rPr>
        <w:t>1</w:t>
      </w:r>
      <w:r w:rsidR="00696F0E" w:rsidRPr="00696F0E">
        <w:rPr>
          <w:rFonts w:ascii="Times New Roman" w:hAnsi="Times New Roman" w:cs="Times New Roman"/>
          <w:sz w:val="24"/>
          <w:szCs w:val="24"/>
        </w:rPr>
        <w:t>ms to process. This latency gap widens to 187ms in conflicting condition</w:t>
      </w:r>
      <w:r w:rsidR="004902BD">
        <w:rPr>
          <w:rFonts w:ascii="Times New Roman" w:hAnsi="Times New Roman" w:cs="Times New Roman"/>
          <w:sz w:val="24"/>
          <w:szCs w:val="24"/>
        </w:rPr>
        <w:t>s</w:t>
      </w:r>
      <w:r w:rsidR="00696F0E" w:rsidRPr="00696F0E">
        <w:rPr>
          <w:rFonts w:ascii="Times New Roman" w:hAnsi="Times New Roman" w:cs="Times New Roman"/>
          <w:sz w:val="24"/>
          <w:szCs w:val="24"/>
        </w:rPr>
        <w:t xml:space="preserve">, indicating that conflicting </w:t>
      </w:r>
      <w:r w:rsidR="00696F0E" w:rsidRPr="00696F0E">
        <w:rPr>
          <w:rFonts w:ascii="Times New Roman" w:hAnsi="Times New Roman" w:cs="Times New Roman"/>
          <w:sz w:val="24"/>
          <w:szCs w:val="24"/>
        </w:rPr>
        <w:lastRenderedPageBreak/>
        <w:t xml:space="preserve">global features interfere with processing at </w:t>
      </w:r>
      <w:r w:rsidR="00696F0E">
        <w:rPr>
          <w:rFonts w:ascii="Times New Roman" w:hAnsi="Times New Roman" w:cs="Times New Roman"/>
          <w:noProof/>
          <w:sz w:val="24"/>
          <w:szCs w:val="24"/>
        </w:rPr>
        <mc:AlternateContent>
          <mc:Choice Requires="wps">
            <w:drawing>
              <wp:anchor distT="0" distB="0" distL="114300" distR="114300" simplePos="0" relativeHeight="251667456" behindDoc="1" locked="0" layoutInCell="1" allowOverlap="1" wp14:anchorId="663D2C9A" wp14:editId="49AE0B5A">
                <wp:simplePos x="0" y="0"/>
                <wp:positionH relativeFrom="margin">
                  <wp:posOffset>-16510</wp:posOffset>
                </wp:positionH>
                <wp:positionV relativeFrom="paragraph">
                  <wp:posOffset>0</wp:posOffset>
                </wp:positionV>
                <wp:extent cx="2802255" cy="4895850"/>
                <wp:effectExtent l="0" t="0" r="4445" b="6350"/>
                <wp:wrapTight wrapText="bothSides">
                  <wp:wrapPolygon edited="0">
                    <wp:start x="0" y="0"/>
                    <wp:lineTo x="0" y="21572"/>
                    <wp:lineTo x="21536" y="21572"/>
                    <wp:lineTo x="21536" y="0"/>
                    <wp:lineTo x="0" y="0"/>
                  </wp:wrapPolygon>
                </wp:wrapTight>
                <wp:docPr id="150356175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2255" cy="4895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5ECC04" w14:textId="567EA7A0" w:rsidR="0083613B" w:rsidRDefault="0083613B" w:rsidP="0083613B">
                            <w:pPr>
                              <w:pStyle w:val="Caption"/>
                              <w:rPr>
                                <w:rFonts w:ascii="Times New Roman" w:hAnsi="Times New Roman" w:cs="Times New Roman"/>
                                <w:color w:val="4472C4" w:themeColor="accent1"/>
                                <w:sz w:val="20"/>
                                <w:szCs w:val="20"/>
                              </w:rPr>
                            </w:pPr>
                          </w:p>
                          <w:p w14:paraId="37FE0A93" w14:textId="5C4092E3" w:rsidR="00D33C8B" w:rsidRDefault="00DA0413" w:rsidP="0083613B">
                            <w:pPr>
                              <w:pStyle w:val="Caption"/>
                              <w:rPr>
                                <w:rFonts w:ascii="Times New Roman" w:hAnsi="Times New Roman" w:cs="Times New Roman"/>
                              </w:rPr>
                            </w:pPr>
                            <w:r>
                              <w:rPr>
                                <w:noProof/>
                              </w:rPr>
                              <w:drawing>
                                <wp:inline distT="0" distB="0" distL="0" distR="0" wp14:anchorId="344FE6F5" wp14:editId="2FB83174">
                                  <wp:extent cx="2802255" cy="3655695"/>
                                  <wp:effectExtent l="0" t="0" r="0" b="1905"/>
                                  <wp:docPr id="66971844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6865" name="Picture 1" descr="A graph with lines and numbers&#10;&#10;Description automatically generated"/>
                                          <pic:cNvPicPr/>
                                        </pic:nvPicPr>
                                        <pic:blipFill>
                                          <a:blip r:embed="rId14"/>
                                          <a:stretch>
                                            <a:fillRect/>
                                          </a:stretch>
                                        </pic:blipFill>
                                        <pic:spPr>
                                          <a:xfrm>
                                            <a:off x="0" y="0"/>
                                            <a:ext cx="2802255" cy="3655695"/>
                                          </a:xfrm>
                                          <a:prstGeom prst="rect">
                                            <a:avLst/>
                                          </a:prstGeom>
                                        </pic:spPr>
                                      </pic:pic>
                                    </a:graphicData>
                                  </a:graphic>
                                </wp:inline>
                              </w:drawing>
                            </w:r>
                          </w:p>
                          <w:p w14:paraId="35C58A6C" w14:textId="5A66A1E7" w:rsidR="0083613B" w:rsidRPr="003A2D04" w:rsidRDefault="0083613B" w:rsidP="0083613B">
                            <w:pPr>
                              <w:pStyle w:val="Caption"/>
                              <w:rPr>
                                <w:rFonts w:ascii="Times New Roman" w:hAnsi="Times New Roman" w:cs="Times New Roman"/>
                              </w:rPr>
                            </w:pPr>
                            <w:r w:rsidRPr="003A2D04">
                              <w:rPr>
                                <w:rFonts w:ascii="Times New Roman" w:hAnsi="Times New Roman" w:cs="Times New Roman"/>
                              </w:rPr>
                              <w:t xml:space="preserve">Figure </w:t>
                            </w:r>
                            <w:r w:rsidR="00D33C8B">
                              <w:rPr>
                                <w:rFonts w:ascii="Times New Roman" w:hAnsi="Times New Roman" w:cs="Times New Roman"/>
                              </w:rPr>
                              <w:t>3</w:t>
                            </w:r>
                            <w:r w:rsidR="00C66394">
                              <w:rPr>
                                <w:rFonts w:ascii="Times New Roman" w:hAnsi="Times New Roman" w:cs="Times New Roman"/>
                              </w:rPr>
                              <w:t>.</w:t>
                            </w:r>
                            <w:r w:rsidRPr="003A2D04">
                              <w:rPr>
                                <w:rFonts w:ascii="Times New Roman" w:hAnsi="Times New Roman" w:cs="Times New Roman"/>
                              </w:rPr>
                              <w:t xml:space="preserve"> </w:t>
                            </w:r>
                            <w:r w:rsidR="00D33C8B">
                              <w:rPr>
                                <w:rFonts w:ascii="Times New Roman" w:hAnsi="Times New Roman" w:cs="Times New Roman"/>
                              </w:rPr>
                              <w:t>Reaction time plot from Navon (1977) demonstrating global precedence and interference effects.</w:t>
                            </w:r>
                          </w:p>
                          <w:p w14:paraId="765C2A52" w14:textId="0F3324DF" w:rsidR="0083613B" w:rsidRPr="003A2D04" w:rsidRDefault="00D33C8B" w:rsidP="0083613B">
                            <w:pPr>
                              <w:pStyle w:val="Caption"/>
                              <w:rPr>
                                <w:rFonts w:ascii="Times New Roman" w:hAnsi="Times New Roman" w:cs="Times New Roman"/>
                              </w:rPr>
                            </w:pPr>
                            <w:r>
                              <w:rPr>
                                <w:rFonts w:ascii="Times New Roman" w:hAnsi="Times New Roman" w:cs="Times New Roman"/>
                              </w:rPr>
                              <w:t xml:space="preserve">The consistency level represents if the global and local elements matched. With consistent being matching and conflicting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D2C9A" id="_x0000_s1028" type="#_x0000_t202" style="position:absolute;left:0;text-align:left;margin-left:-1.3pt;margin-top:0;width:220.65pt;height:385.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" stroked="f">
                <v:path arrowok="t"/>
                <v:textbox inset="0,0,0,0">
                  <w:txbxContent>
                    <w:p w14:paraId="1E5ECC04" w14:textId="567EA7A0" w:rsidR="0083613B" w:rsidRDefault="0083613B" w:rsidP="0083613B">
                      <w:pPr>
                        <w:pStyle w:val="Caption"/>
                        <w:rPr>
                          <w:rFonts w:ascii="Times New Roman" w:hAnsi="Times New Roman" w:cs="Times New Roman"/>
                          <w:color w:val="4472C4" w:themeColor="accent1"/>
                          <w:sz w:val="20"/>
                          <w:szCs w:val="20"/>
                        </w:rPr>
                      </w:pPr>
                    </w:p>
                    <w:p w14:paraId="37FE0A93" w14:textId="5C4092E3" w:rsidR="00D33C8B" w:rsidRDefault="00DA0413" w:rsidP="0083613B">
                      <w:pPr>
                        <w:pStyle w:val="Caption"/>
                        <w:rPr>
                          <w:rFonts w:ascii="Times New Roman" w:hAnsi="Times New Roman" w:cs="Times New Roman"/>
                        </w:rPr>
                      </w:pPr>
                      <w:r>
                        <w:rPr>
                          <w:noProof/>
                        </w:rPr>
                        <w:drawing>
                          <wp:inline distT="0" distB="0" distL="0" distR="0" wp14:anchorId="344FE6F5" wp14:editId="2FB83174">
                            <wp:extent cx="2802255" cy="3655695"/>
                            <wp:effectExtent l="0" t="0" r="0" b="1905"/>
                            <wp:docPr id="66971844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6865" name="Picture 1" descr="A graph with lines and numbers&#10;&#10;Description automatically generated"/>
                                    <pic:cNvPicPr/>
                                  </pic:nvPicPr>
                                  <pic:blipFill>
                                    <a:blip r:embed="rId14"/>
                                    <a:stretch>
                                      <a:fillRect/>
                                    </a:stretch>
                                  </pic:blipFill>
                                  <pic:spPr>
                                    <a:xfrm>
                                      <a:off x="0" y="0"/>
                                      <a:ext cx="2802255" cy="3655695"/>
                                    </a:xfrm>
                                    <a:prstGeom prst="rect">
                                      <a:avLst/>
                                    </a:prstGeom>
                                  </pic:spPr>
                                </pic:pic>
                              </a:graphicData>
                            </a:graphic>
                          </wp:inline>
                        </w:drawing>
                      </w:r>
                    </w:p>
                    <w:p w14:paraId="35C58A6C" w14:textId="5A66A1E7" w:rsidR="0083613B" w:rsidRPr="003A2D04" w:rsidRDefault="0083613B" w:rsidP="0083613B">
                      <w:pPr>
                        <w:pStyle w:val="Caption"/>
                        <w:rPr>
                          <w:rFonts w:ascii="Times New Roman" w:hAnsi="Times New Roman" w:cs="Times New Roman"/>
                        </w:rPr>
                      </w:pPr>
                      <w:r w:rsidRPr="003A2D04">
                        <w:rPr>
                          <w:rFonts w:ascii="Times New Roman" w:hAnsi="Times New Roman" w:cs="Times New Roman"/>
                        </w:rPr>
                        <w:t xml:space="preserve">Figure </w:t>
                      </w:r>
                      <w:r w:rsidR="00D33C8B">
                        <w:rPr>
                          <w:rFonts w:ascii="Times New Roman" w:hAnsi="Times New Roman" w:cs="Times New Roman"/>
                        </w:rPr>
                        <w:t>3</w:t>
                      </w:r>
                      <w:r w:rsidR="00C66394">
                        <w:rPr>
                          <w:rFonts w:ascii="Times New Roman" w:hAnsi="Times New Roman" w:cs="Times New Roman"/>
                        </w:rPr>
                        <w:t>.</w:t>
                      </w:r>
                      <w:r w:rsidRPr="003A2D04">
                        <w:rPr>
                          <w:rFonts w:ascii="Times New Roman" w:hAnsi="Times New Roman" w:cs="Times New Roman"/>
                        </w:rPr>
                        <w:t xml:space="preserve"> </w:t>
                      </w:r>
                      <w:r w:rsidR="00D33C8B">
                        <w:rPr>
                          <w:rFonts w:ascii="Times New Roman" w:hAnsi="Times New Roman" w:cs="Times New Roman"/>
                        </w:rPr>
                        <w:t>Reaction time plot from Navon (1977) demonstrating global precedence and interference effects.</w:t>
                      </w:r>
                    </w:p>
                    <w:p w14:paraId="765C2A52" w14:textId="0F3324DF" w:rsidR="0083613B" w:rsidRPr="003A2D04" w:rsidRDefault="00D33C8B" w:rsidP="0083613B">
                      <w:pPr>
                        <w:pStyle w:val="Caption"/>
                        <w:rPr>
                          <w:rFonts w:ascii="Times New Roman" w:hAnsi="Times New Roman" w:cs="Times New Roman"/>
                        </w:rPr>
                      </w:pPr>
                      <w:r>
                        <w:rPr>
                          <w:rFonts w:ascii="Times New Roman" w:hAnsi="Times New Roman" w:cs="Times New Roman"/>
                        </w:rPr>
                        <w:t xml:space="preserve">The consistency level represents if the global and local elements matched. With consistent being matching and conflicting </w:t>
                      </w:r>
                    </w:p>
                  </w:txbxContent>
                </v:textbox>
                <w10:wrap type="tight" anchorx="margin"/>
              </v:shape>
            </w:pict>
          </mc:Fallback>
        </mc:AlternateContent>
      </w:r>
      <w:r w:rsidR="00696F0E" w:rsidRPr="00696F0E">
        <w:rPr>
          <w:rFonts w:ascii="Times New Roman" w:hAnsi="Times New Roman" w:cs="Times New Roman"/>
          <w:sz w:val="24"/>
          <w:szCs w:val="24"/>
        </w:rPr>
        <w:t xml:space="preserve">the local level. </w:t>
      </w:r>
      <w:commentRangeStart w:id="144"/>
      <w:r w:rsidR="004902BD">
        <w:rPr>
          <w:rFonts w:ascii="Times New Roman" w:hAnsi="Times New Roman" w:cs="Times New Roman"/>
          <w:sz w:val="24"/>
          <w:szCs w:val="24"/>
        </w:rPr>
        <w:t>The additional time taken for the local response reflects the interference due to irrelevant information contained in the incongruous global figure, as evidenced by the shorter RTs in the local consistent (573ms) versus local conflicting (</w:t>
      </w:r>
      <w:r w:rsidR="004902BD" w:rsidRPr="00721892">
        <w:rPr>
          <w:rFonts w:ascii="Times New Roman" w:hAnsi="Times New Roman" w:cs="Times New Roman"/>
          <w:sz w:val="24"/>
          <w:szCs w:val="24"/>
        </w:rPr>
        <w:t>664ms</w:t>
      </w:r>
      <w:r w:rsidR="004902BD">
        <w:rPr>
          <w:rFonts w:ascii="Times New Roman" w:hAnsi="Times New Roman" w:cs="Times New Roman"/>
          <w:sz w:val="24"/>
          <w:szCs w:val="24"/>
        </w:rPr>
        <w:t>)</w:t>
      </w:r>
      <w:r w:rsidR="004902BD" w:rsidRPr="00696F0E">
        <w:rPr>
          <w:rFonts w:ascii="Times New Roman" w:hAnsi="Times New Roman" w:cs="Times New Roman"/>
          <w:sz w:val="24"/>
          <w:szCs w:val="24"/>
        </w:rPr>
        <w:t>.</w:t>
      </w:r>
      <w:r w:rsidR="004902BD">
        <w:rPr>
          <w:rFonts w:ascii="Times New Roman" w:hAnsi="Times New Roman" w:cs="Times New Roman"/>
          <w:sz w:val="24"/>
          <w:szCs w:val="24"/>
        </w:rPr>
        <w:t xml:space="preserve"> </w:t>
      </w:r>
      <w:r w:rsidR="004902BD" w:rsidRPr="0049453A">
        <w:rPr>
          <w:rFonts w:ascii="Times New Roman" w:hAnsi="Times New Roman" w:cs="Times New Roman"/>
          <w:sz w:val="24"/>
          <w:szCs w:val="24"/>
        </w:rPr>
        <w:t>The temporal difference, while indicative</w:t>
      </w:r>
      <w:r w:rsidR="004902BD">
        <w:rPr>
          <w:rFonts w:ascii="Times New Roman" w:hAnsi="Times New Roman" w:cs="Times New Roman"/>
          <w:sz w:val="24"/>
          <w:szCs w:val="24"/>
        </w:rPr>
        <w:t xml:space="preserve"> of a bias</w:t>
      </w:r>
      <w:r w:rsidR="004902BD" w:rsidRPr="0049453A">
        <w:rPr>
          <w:rFonts w:ascii="Times New Roman" w:hAnsi="Times New Roman" w:cs="Times New Roman"/>
          <w:sz w:val="24"/>
          <w:szCs w:val="24"/>
        </w:rPr>
        <w:t>, doesn't fully capture the significant degree to which our cognition prioritizes global perception</w:t>
      </w:r>
      <w:r w:rsidR="004902BD">
        <w:rPr>
          <w:rFonts w:ascii="Times New Roman" w:hAnsi="Times New Roman" w:cs="Times New Roman"/>
          <w:sz w:val="24"/>
          <w:szCs w:val="24"/>
        </w:rPr>
        <w:t xml:space="preserve">. The magnitude is better captured by comparing the latency added by the unattended level in conflicting conditions. Using this difference of differences (Local interference – Global Interference), we are able capture the GIE, which demonstrates the disruptiveness of conflicting global information compared to conflicting local. </w:t>
      </w:r>
      <w:r w:rsidR="004902BD" w:rsidRPr="00A2482E">
        <w:rPr>
          <w:rFonts w:ascii="Times New Roman" w:hAnsi="Times New Roman" w:cs="Times New Roman"/>
          <w:sz w:val="24"/>
          <w:szCs w:val="24"/>
        </w:rPr>
        <w:t>In Navon's experiment, this difference revealed a 76ms latency to local responses in the presence of conflicting global information.</w:t>
      </w:r>
      <w:commentRangeEnd w:id="144"/>
      <w:r w:rsidR="00A87ABC">
        <w:rPr>
          <w:rStyle w:val="CommentReference"/>
        </w:rPr>
        <w:commentReference w:id="144"/>
      </w:r>
      <w:commentRangeStart w:id="145"/>
      <w:r w:rsidR="00CF6485">
        <w:rPr>
          <w:rFonts w:ascii="Times New Roman" w:hAnsi="Times New Roman" w:cs="Times New Roman"/>
          <w:sz w:val="24"/>
          <w:szCs w:val="24"/>
        </w:rPr>
        <w:t xml:space="preserve"> </w:t>
      </w:r>
      <w:r w:rsidR="00CD6C2B" w:rsidRPr="00F908C4">
        <w:rPr>
          <w:rFonts w:ascii="Times New Roman" w:hAnsi="Times New Roman" w:cs="Times New Roman"/>
          <w:sz w:val="24"/>
          <w:szCs w:val="24"/>
        </w:rPr>
        <w:t xml:space="preserve">In Figure </w:t>
      </w:r>
      <w:r w:rsidR="00CD6C2B">
        <w:rPr>
          <w:rFonts w:ascii="Times New Roman" w:hAnsi="Times New Roman" w:cs="Times New Roman"/>
          <w:sz w:val="24"/>
          <w:szCs w:val="24"/>
        </w:rPr>
        <w:t>2</w:t>
      </w:r>
      <w:r w:rsidR="00CD6C2B" w:rsidRPr="00F908C4">
        <w:rPr>
          <w:rFonts w:ascii="Times New Roman" w:hAnsi="Times New Roman" w:cs="Times New Roman"/>
          <w:sz w:val="24"/>
          <w:szCs w:val="24"/>
        </w:rPr>
        <w:t xml:space="preserve">, this interference occurs when focusing on the local features of the stimulus where, for example, an H is made of </w:t>
      </w:r>
      <w:proofErr w:type="gramStart"/>
      <w:r w:rsidR="00CD6C2B" w:rsidRPr="00F908C4">
        <w:rPr>
          <w:rFonts w:ascii="Times New Roman" w:hAnsi="Times New Roman" w:cs="Times New Roman"/>
          <w:sz w:val="24"/>
          <w:szCs w:val="24"/>
        </w:rPr>
        <w:t>S's</w:t>
      </w:r>
      <w:proofErr w:type="gramEnd"/>
      <w:r w:rsidR="00CD6C2B" w:rsidRPr="00F908C4">
        <w:rPr>
          <w:rFonts w:ascii="Times New Roman" w:hAnsi="Times New Roman" w:cs="Times New Roman"/>
          <w:sz w:val="24"/>
          <w:szCs w:val="24"/>
        </w:rPr>
        <w:t xml:space="preserve"> or an S made of H's. The perceptual bias for the global level attenuates the speed at which local features are processed</w:t>
      </w:r>
      <w:r w:rsidR="00696F0E">
        <w:rPr>
          <w:rFonts w:ascii="Times New Roman" w:hAnsi="Times New Roman" w:cs="Times New Roman"/>
          <w:sz w:val="24"/>
          <w:szCs w:val="24"/>
        </w:rPr>
        <w:t xml:space="preserve"> and thus takes longer to process </w:t>
      </w:r>
      <w:r w:rsidR="00696F0E" w:rsidRPr="00F908C4">
        <w:rPr>
          <w:rFonts w:ascii="Times New Roman" w:hAnsi="Times New Roman" w:cs="Times New Roman"/>
          <w:sz w:val="24"/>
          <w:szCs w:val="24"/>
        </w:rPr>
        <w:fldChar w:fldCharType="begin"/>
      </w:r>
      <w:r w:rsidR="00696F0E" w:rsidRPr="00F908C4">
        <w:rPr>
          <w:rFonts w:ascii="Times New Roman" w:hAnsi="Times New Roman" w:cs="Times New Roman"/>
          <w:sz w:val="24"/>
          <w:szCs w:val="24"/>
        </w:rPr>
        <w:instrText xml:space="preserve"> ADDIN ZOTERO_ITEM CSL_CITATION {"citationID":"kOpfiJVx","properties":{"formattedCitation":"(Navon, 1977, 1981)","plainCitation":"(Navon, 1977, 1981)","noteIndex":0},"citationItems":[{"id":327,"uris":["http://zotero.org/users/10600458/items/6U75UYEU"],"itemData":{"id":327,"type":"article-journal","abstract":"The idea that global structuring of a visual scene precedes analysis of local features is suggested, discussed, and tested. In the first two experiments subjects were asked to respond to an auditorily presented name of a letter while looking at a visual stimulus that consisted of a large character (the global level) made out of small characters (the local level). The subjects' auditory discrimination responses were subject to interference only by the global level and not by the local one. In Experiment 3 subjects were presented with large characters made out of small ones, and they had to recognize either just the large characters or just the small ones. Whereas the identity of the small characters had no effect on recognition of the large ones, global cues which conflicted with the local ones did inhibit the responses to the local level. In Experiment 4 subjects were asked to judge whether pairs of simple patterns of geometrical forms which were presented for a brief duration were the same or different. The patterns within a pair could differ either at the global or at the local level. It was found that global differences were detected more often than local differences.","container-title":"Cognitive Psychology","DOI":"10.1016/0010-0285(77)90012-3","ISSN":"0010-0285","issue":"3","journalAbbreviation":"Cognitive Psychology","language":"en","page":"353-383","source":"ScienceDirect","title":"Forest before trees: The precedence of global features in visual perception","title-short":"Forest before trees","volume":"9","author":[{"family":"Navon","given":"David"}],"issued":{"date-parts":[["1977",7,1]]}}},{"id":326,"uris":["http://zotero.org/users/10600458/items/SUWUXFYY"],"itemData":{"id":326,"type":"article-journal","abstract":"Several issues pertaining to the notion of global precedence, its testing, and its ecological validity are discussed. Global precedence is presented as a claim that, other things being equal, global structure is available in the percept earlier than local features are. It does not state that local processing starts only after global processing is terminated. Since global precedence is a hypothesis about temporal development of percepts, a natural way to test it is to limit exposure duration. Global precedence predicts that local features will be more sensitive to stimulus duration than global ones.","container-title":"Psychological Research","DOI":"10.1007/BF00309635","ISSN":"1430-2772","issue":"1","journalAbbreviation":"Psychol. Res","language":"en","page":"1-32","source":"Springer Link","title":"The forest revisited: More on global precedence","title-short":"The forest revisited","volume":"43","author":[{"family":"Navon","given":"David"}],"issued":{"date-parts":[["1981",7,1]]}}}],"schema":"https://github.com/citation-style-language/schema/raw/master/csl-citation.json"} </w:instrText>
      </w:r>
      <w:r w:rsidR="00696F0E" w:rsidRPr="00F908C4">
        <w:rPr>
          <w:rFonts w:ascii="Times New Roman" w:hAnsi="Times New Roman" w:cs="Times New Roman"/>
          <w:sz w:val="24"/>
          <w:szCs w:val="24"/>
        </w:rPr>
        <w:fldChar w:fldCharType="separate"/>
      </w:r>
      <w:r w:rsidR="00696F0E" w:rsidRPr="00F908C4">
        <w:rPr>
          <w:rFonts w:ascii="Times New Roman" w:hAnsi="Times New Roman" w:cs="Times New Roman"/>
          <w:sz w:val="24"/>
          <w:szCs w:val="24"/>
        </w:rPr>
        <w:t>(Navon, 1977, 1981)</w:t>
      </w:r>
      <w:r w:rsidR="00696F0E" w:rsidRPr="00F908C4">
        <w:rPr>
          <w:rFonts w:ascii="Times New Roman" w:hAnsi="Times New Roman" w:cs="Times New Roman"/>
          <w:sz w:val="24"/>
          <w:szCs w:val="24"/>
        </w:rPr>
        <w:fldChar w:fldCharType="end"/>
      </w:r>
      <w:r w:rsidR="00696F0E" w:rsidRPr="00F908C4">
        <w:rPr>
          <w:rFonts w:ascii="Times New Roman" w:hAnsi="Times New Roman" w:cs="Times New Roman"/>
          <w:sz w:val="24"/>
          <w:szCs w:val="24"/>
        </w:rPr>
        <w:t>.</w:t>
      </w:r>
      <w:r w:rsidR="00717C6A" w:rsidRPr="00717C6A">
        <w:rPr>
          <w:rFonts w:ascii="Times New Roman" w:hAnsi="Times New Roman" w:cs="Times New Roman"/>
          <w:sz w:val="24"/>
          <w:szCs w:val="24"/>
        </w:rPr>
        <w:t xml:space="preserve"> </w:t>
      </w:r>
      <w:r w:rsidR="00717C6A">
        <w:rPr>
          <w:rFonts w:ascii="Times New Roman" w:hAnsi="Times New Roman" w:cs="Times New Roman"/>
          <w:sz w:val="24"/>
          <w:szCs w:val="24"/>
        </w:rPr>
        <w:t xml:space="preserve">The data Navon (1977) collected showed non-significant differences at the global level (p&gt;.05) between conditions. This suggests that global information is prioritized and that any differences in local information has an almost negligible effect on processing. </w:t>
      </w:r>
      <w:r w:rsidR="004902BD">
        <w:rPr>
          <w:rFonts w:ascii="Times New Roman" w:hAnsi="Times New Roman" w:cs="Times New Roman"/>
          <w:sz w:val="24"/>
          <w:szCs w:val="24"/>
        </w:rPr>
        <w:t>W</w:t>
      </w:r>
      <w:r w:rsidR="00717C6A">
        <w:rPr>
          <w:rFonts w:ascii="Times New Roman" w:hAnsi="Times New Roman" w:cs="Times New Roman"/>
          <w:sz w:val="24"/>
          <w:szCs w:val="24"/>
        </w:rPr>
        <w:t xml:space="preserve">hen comparing the conditions at the </w:t>
      </w:r>
      <w:r w:rsidR="00717C6A">
        <w:rPr>
          <w:rFonts w:ascii="Times New Roman" w:hAnsi="Times New Roman" w:cs="Times New Roman"/>
          <w:sz w:val="24"/>
          <w:szCs w:val="24"/>
        </w:rPr>
        <w:lastRenderedPageBreak/>
        <w:t>local level we do see a significant</w:t>
      </w:r>
      <w:commentRangeStart w:id="146"/>
      <w:r w:rsidR="00717C6A">
        <w:rPr>
          <w:rFonts w:ascii="Times New Roman" w:hAnsi="Times New Roman" w:cs="Times New Roman"/>
          <w:sz w:val="24"/>
          <w:szCs w:val="24"/>
        </w:rPr>
        <w:t xml:space="preserve"> </w:t>
      </w:r>
      <w:r w:rsidR="004902BD">
        <w:rPr>
          <w:rFonts w:ascii="Times New Roman" w:hAnsi="Times New Roman" w:cs="Times New Roman"/>
          <w:sz w:val="24"/>
          <w:szCs w:val="24"/>
        </w:rPr>
        <w:t xml:space="preserve">interference effect </w:t>
      </w:r>
      <w:r w:rsidR="00717C6A">
        <w:rPr>
          <w:rFonts w:ascii="Times New Roman" w:hAnsi="Times New Roman" w:cs="Times New Roman"/>
          <w:sz w:val="24"/>
          <w:szCs w:val="24"/>
        </w:rPr>
        <w:t>(p&lt;.01) emerge</w:t>
      </w:r>
      <w:r w:rsidR="004902BD">
        <w:rPr>
          <w:rFonts w:ascii="Times New Roman" w:hAnsi="Times New Roman" w:cs="Times New Roman"/>
          <w:sz w:val="24"/>
          <w:szCs w:val="24"/>
        </w:rPr>
        <w:t xml:space="preserve"> further emphasizing the global bias</w:t>
      </w:r>
      <w:r w:rsidR="00717C6A">
        <w:rPr>
          <w:rFonts w:ascii="Times New Roman" w:hAnsi="Times New Roman" w:cs="Times New Roman"/>
          <w:sz w:val="24"/>
          <w:szCs w:val="24"/>
        </w:rPr>
        <w:t>.</w:t>
      </w:r>
      <w:commentRangeEnd w:id="145"/>
      <w:r w:rsidR="002F455F">
        <w:rPr>
          <w:rStyle w:val="CommentReference"/>
        </w:rPr>
        <w:commentReference w:id="145"/>
      </w:r>
      <w:r w:rsidR="00717C6A">
        <w:rPr>
          <w:rFonts w:ascii="Times New Roman" w:hAnsi="Times New Roman" w:cs="Times New Roman"/>
          <w:sz w:val="24"/>
          <w:szCs w:val="24"/>
        </w:rPr>
        <w:t xml:space="preserve"> </w:t>
      </w:r>
      <w:commentRangeEnd w:id="146"/>
      <w:r w:rsidR="00A87ABC">
        <w:rPr>
          <w:rStyle w:val="CommentReference"/>
        </w:rPr>
        <w:commentReference w:id="146"/>
      </w:r>
      <w:r w:rsidR="002F455F">
        <w:rPr>
          <w:rFonts w:ascii="Times New Roman" w:hAnsi="Times New Roman" w:cs="Times New Roman"/>
          <w:sz w:val="24"/>
          <w:szCs w:val="24"/>
        </w:rPr>
        <w:t xml:space="preserve">This suggests </w:t>
      </w:r>
      <w:r w:rsidR="00717C6A">
        <w:rPr>
          <w:rFonts w:ascii="Times New Roman" w:hAnsi="Times New Roman" w:cs="Times New Roman"/>
          <w:sz w:val="24"/>
          <w:szCs w:val="24"/>
        </w:rPr>
        <w:t xml:space="preserve">that despite voluntarily focusing on the elements, the </w:t>
      </w:r>
      <w:commentRangeStart w:id="147"/>
      <w:r w:rsidR="00717C6A">
        <w:rPr>
          <w:rFonts w:ascii="Times New Roman" w:hAnsi="Times New Roman" w:cs="Times New Roman"/>
          <w:sz w:val="24"/>
          <w:szCs w:val="24"/>
        </w:rPr>
        <w:t xml:space="preserve">visual system is still </w:t>
      </w:r>
      <w:r w:rsidR="002F455F">
        <w:rPr>
          <w:rFonts w:ascii="Times New Roman" w:hAnsi="Times New Roman" w:cs="Times New Roman"/>
          <w:sz w:val="24"/>
          <w:szCs w:val="24"/>
        </w:rPr>
        <w:t xml:space="preserve">affected </w:t>
      </w:r>
      <w:r w:rsidR="00717C6A">
        <w:rPr>
          <w:rFonts w:ascii="Times New Roman" w:hAnsi="Times New Roman" w:cs="Times New Roman"/>
          <w:sz w:val="24"/>
          <w:szCs w:val="24"/>
        </w:rPr>
        <w:t>of the perceptual whole</w:t>
      </w:r>
      <w:commentRangeEnd w:id="147"/>
      <w:r w:rsidR="002F455F">
        <w:rPr>
          <w:rStyle w:val="CommentReference"/>
        </w:rPr>
        <w:commentReference w:id="147"/>
      </w:r>
      <w:r w:rsidR="00717C6A">
        <w:rPr>
          <w:rFonts w:ascii="Times New Roman" w:hAnsi="Times New Roman" w:cs="Times New Roman"/>
          <w:sz w:val="24"/>
          <w:szCs w:val="24"/>
        </w:rPr>
        <w:t xml:space="preserve">.  </w:t>
      </w:r>
    </w:p>
    <w:p w14:paraId="384AAFAA" w14:textId="608DE051" w:rsidR="000178C0" w:rsidRPr="00F908C4" w:rsidRDefault="00696F0E" w:rsidP="00F908C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illustrate this further</w:t>
      </w:r>
      <w:r w:rsidRPr="00F908C4">
        <w:rPr>
          <w:rFonts w:ascii="Times New Roman" w:hAnsi="Times New Roman" w:cs="Times New Roman"/>
          <w:sz w:val="24"/>
          <w:szCs w:val="24"/>
        </w:rPr>
        <w:t xml:space="preserve"> </w:t>
      </w:r>
      <w:r>
        <w:rPr>
          <w:rFonts w:ascii="Times New Roman" w:hAnsi="Times New Roman" w:cs="Times New Roman"/>
          <w:sz w:val="24"/>
          <w:szCs w:val="24"/>
        </w:rPr>
        <w:t>c</w:t>
      </w:r>
      <w:r w:rsidRPr="00F908C4">
        <w:rPr>
          <w:rFonts w:ascii="Times New Roman" w:hAnsi="Times New Roman" w:cs="Times New Roman"/>
          <w:sz w:val="24"/>
          <w:szCs w:val="24"/>
        </w:rPr>
        <w:t xml:space="preserve">onsider walking into a room where an orchestra is playing a song. Upon initial hearing, the most salient features that emerge are those of the </w:t>
      </w:r>
      <w:proofErr w:type="gramStart"/>
      <w:r w:rsidRPr="00F908C4">
        <w:rPr>
          <w:rFonts w:ascii="Times New Roman" w:hAnsi="Times New Roman" w:cs="Times New Roman"/>
          <w:sz w:val="24"/>
          <w:szCs w:val="24"/>
        </w:rPr>
        <w:t>orchestra as a whole</w:t>
      </w:r>
      <w:proofErr w:type="gramEnd"/>
      <w:r w:rsidRPr="00F908C4">
        <w:rPr>
          <w:rFonts w:ascii="Times New Roman" w:hAnsi="Times New Roman" w:cs="Times New Roman"/>
          <w:sz w:val="24"/>
          <w:szCs w:val="24"/>
        </w:rPr>
        <w:t>. At the global level, we effortlessly notice the harmony and overall flow of the piece, creating a cohesive sound. However, when attempting to listen to a single (local) instrument, the task becomes harder and requires more focus. Notice the difficulty of each task and the resources that go into accomplishing them: at the global level, it</w:t>
      </w:r>
      <w:r>
        <w:rPr>
          <w:rFonts w:ascii="Times New Roman" w:hAnsi="Times New Roman" w:cs="Times New Roman"/>
          <w:sz w:val="24"/>
          <w:szCs w:val="24"/>
        </w:rPr>
        <w:t xml:space="preserve"> i</w:t>
      </w:r>
      <w:r w:rsidRPr="00F908C4">
        <w:rPr>
          <w:rFonts w:ascii="Times New Roman" w:hAnsi="Times New Roman" w:cs="Times New Roman"/>
          <w:sz w:val="24"/>
          <w:szCs w:val="24"/>
        </w:rPr>
        <w:t>s effortless, while at the local level, you find yourself straining to focus through the noise.</w:t>
      </w:r>
      <w:r w:rsidRPr="00F908C4" w:rsidDel="00696F0E">
        <w:rPr>
          <w:rFonts w:ascii="Times New Roman" w:hAnsi="Times New Roman" w:cs="Times New Roman"/>
          <w:sz w:val="24"/>
          <w:szCs w:val="24"/>
        </w:rPr>
        <w:t xml:space="preserve"> </w:t>
      </w:r>
    </w:p>
    <w:p w14:paraId="3E3FF6D9" w14:textId="1C61F421" w:rsidR="00717C6A" w:rsidRDefault="004902BD" w:rsidP="00146C90">
      <w:pPr>
        <w:spacing w:after="0" w:line="480" w:lineRule="auto"/>
        <w:ind w:firstLine="720"/>
        <w:rPr>
          <w:rFonts w:ascii="Times New Roman" w:hAnsi="Times New Roman" w:cs="Times New Roman"/>
          <w:sz w:val="24"/>
          <w:szCs w:val="24"/>
        </w:rPr>
      </w:pPr>
      <w:commentRangeStart w:id="148"/>
      <w:r w:rsidRPr="00C03894">
        <w:rPr>
          <w:rFonts w:ascii="Times New Roman" w:hAnsi="Times New Roman" w:cs="Times New Roman"/>
          <w:sz w:val="24"/>
          <w:szCs w:val="24"/>
        </w:rPr>
        <w:t xml:space="preserve">In the decades since Navon's original experiments, the </w:t>
      </w:r>
      <w:r>
        <w:rPr>
          <w:rFonts w:ascii="Times New Roman" w:hAnsi="Times New Roman" w:cs="Times New Roman"/>
          <w:sz w:val="24"/>
          <w:szCs w:val="24"/>
        </w:rPr>
        <w:t>GPE</w:t>
      </w:r>
      <w:r w:rsidRPr="00C03894">
        <w:rPr>
          <w:rFonts w:ascii="Times New Roman" w:hAnsi="Times New Roman" w:cs="Times New Roman"/>
          <w:sz w:val="24"/>
          <w:szCs w:val="24"/>
        </w:rPr>
        <w:t xml:space="preserve"> has been robustly replicated using diverse stimuli in multiple cognitive research domains.</w:t>
      </w:r>
      <w:r>
        <w:rPr>
          <w:rFonts w:ascii="Times New Roman" w:hAnsi="Times New Roman" w:cs="Times New Roman"/>
          <w:sz w:val="24"/>
          <w:szCs w:val="24"/>
        </w:rPr>
        <w:t xml:space="preserve"> Where it has been used to observe how hierarchical processing evolves in adolescence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{"citationID":"ERbJVkdQ","properties":{"formattedCitation":"(Scherf et al., 2009)","plainCitation":"(Scherf et al., 2009)","noteIndex":0},"citationItems":[{"id":6246,"uris":["http://zotero.org/users/10600458/items/ZJFE3LAR"],"itemData":{"id":6246,"type":"article-journal","abstract":"The developmental trajectory of perceptual organization in humans is unclear. This study investigated perceptual grouping abilities across a wide age range (8–30 years) using a classic compound letter global/local (GL) task and a more fine-grained microgenetic prime paradigm (MPP) with both few- and many-element hierarchical displays. In the GL task, contrary to adults, both children and adolescents exhibited a classic local bias. In the MPP, all 3 age groups evinced a bias to individuate the few-element displays; however, the ability to encode the global shape of the many-element displays at the short prime durations increased with age. These results indicate that the full process of garnering shape information from perceptual grouping, which is essential for the ability to do fast and efficient object recognition and identification, develops late into adolescence.","container-title":"Child Development","DOI":"10.1111/j.1467-8624.2008.01252.x","ISSN":"1467-8624","issue":"1","language":"en","license":"© 2009, Copyright the Author(s); Journal Compilation © 2009, Society for Research in Child Development, Inc.","note":"_eprint: https://onlinelibrary.wiley.com/doi/pdf/10.1111/j.1467-8624.2008.01252.x","page":"162-177","source":"Wiley Online Library","title":"Emergence of Global Shape Processing Continues Through Adolescence","volume":"80","author":[{"family":"Scherf","given":"K. Suzanne"},{"family":"Behrmann","given":"Marlene"},{"family":"Kimchi","given":"Ruth"},{"family":"Luna","given":"Beatriz"}],"issued":{"date-parts":[["2009"]]}}}],"schema":"https://github.com/citation-style-language/schema/raw/master/csl-citation.json"} </w:instrText>
      </w:r>
      <w:r>
        <w:rPr>
          <w:rFonts w:ascii="Times New Roman" w:hAnsi="Times New Roman" w:cs="Times New Roman"/>
          <w:sz w:val="24"/>
          <w:szCs w:val="24"/>
        </w:rPr>
        <w:fldChar w:fldCharType="separate"/>
      </w:r>
      <w:r w:rsidRPr="0088575A">
        <w:rPr>
          <w:rFonts w:ascii="Times New Roman" w:hAnsi="Times New Roman" w:cs="Times New Roman"/>
          <w:sz w:val="24"/>
        </w:rPr>
        <w:t>(Scherf et al., 2009)</w:t>
      </w:r>
      <w:r>
        <w:rPr>
          <w:rFonts w:ascii="Times New Roman" w:hAnsi="Times New Roman" w:cs="Times New Roman"/>
          <w:sz w:val="24"/>
          <w:szCs w:val="24"/>
        </w:rPr>
        <w:fldChar w:fldCharType="end"/>
      </w:r>
      <w:r>
        <w:rPr>
          <w:rFonts w:ascii="Times New Roman" w:hAnsi="Times New Roman" w:cs="Times New Roman"/>
          <w:sz w:val="24"/>
          <w:szCs w:val="24"/>
        </w:rPr>
        <w:t xml:space="preserve"> and adulthood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{"citationID":"oVPPhUiE","properties":{"formattedCitation":"(Scailquin, 2000; Staudinger et al., 2011a)","plainCitation":"(Scailquin, 2000; Staudinger et al., 2011a)","noteIndex":0},"citationItems":[{"id":7,"uris":["http://zotero.org/users/10600458/items/KJNRNDTG"],"itemData":{"id":7,"type":"article-journal","abstract":"The literature is virtually devoid of studies examining the effect of aging on the ”global precedence” effect (Navon, D. [1977]. Cognitive Psychology, 9, 353-383). In this paradigm, global letters formed with local letters are shown, and the subject has to recognize either the local or the global letters. The relation between the global and the local letters is either congruent, neutral, or conflicting. Five experiments are reported, with five sets of 16 young and five sets of 16 elderly, healthy, adult subjects. The global precedence effect was observed in both age groups in the basic perceptual experiment as designed by Navon (Experiment 1). In addition, young and elderly subjects were able to process separately the global and the local shapes when attention was not directed towards a specific level (Experiment 1a). However, subpopulations emerged, especially in the elderly, depending on their ability to ”resist” to the interference of the global shape upon the processing of the local form. This could support the few indirect published data suggesting that global precedence tends to diminish or to disappear with age. In experiments 2 and 2a, subjects were retained only if they did process the local level better than at random. Global precedence was confirmed in both young and elderly subjects. Again, elderly subjects manifested an increased sensitivity to interference. Moreover, a general effect of age remained, even in the control (neutral) conditions, suggesting difficulties of encoding in elderly. Therefore, in Experiment 3, encoding conditions of both age groups were equated by increasing exposure durationof the material for elderly. Subjects of Experiment 3 were also submitted to a Strooptest, to verify whether the increased sensitivity to interference in the elderly was specific to the ”Navon task” or the expression of a general effect of aging on inhibition mechanisms. The global precedence phenomen on was observed in young andelderly subjects, with no sign of an effect of age under these conditions; in elderly, furthermore, the interference effect did not appear to result froma general aspecific deficit of inhibition mechanisms. It thus appears that the global precedence phenomenon resists well the effects of aging, but that subpopulations of elderly subjects should be considered in future studies.","container-title":"Experimental Aging Research","DOI":"10.1080/036107300750015705","ISSN":"0361-073X","issue":"4","note":"publisher: Routledge\n_eprint: https://doi.org/10.1080/036107300750015705\nPMID: 11091937","page":"285-314","source":"Taylor and Francis+NEJM","title":"The Fate of Global Precedence With Age","volume":"26","author":[{"family":"Scailquin","given":"Raymond Bruyer","suffix":"Jean-Christophe"}],"issued":{"date-parts":[["2000",10,1]]}}},{"id":6249,"uris":["http://zotero.org/users/10600458/items/JBN7ES2E"],"itemData":{"id":6249,"type":"article-journal","abstract":"Our visual world is hierarchically organized. Hierarchical processing is frequently investigated using Navon figures (large letters made up of smaller ones). In young adults, many studies reported faster reaction times (RT) to target letters presented at the global level [i.e., global precedence (GP)]. Furthermore, an age-related decline of this GP has been reported. We tested whether deficits in perceptual grouping via Gestalt laws (Gestalt principles of Proximity and Continuity) might contribute to this decline. In a directed attention task with valid and invalid cues, 20 young (mean age 22) and 20 older (mean age 57) male subjects had to indicate whether a target letter appeared at the global or local level of a Navon figure. The number of local letters forming the global figure was modulated in 5 steps. As expected, during valid trials, young adults showed a GP that linearly increased with increasing numbers of local letters (i.e., GP enhancement). This suggests that GP is related to perceptual grouping via Gestalt laws. By contrast, the group of older subjects demonstrated no precedence effect in RT and a non-significant trend toward GP in error rates (ER). No GP enhancement with an increasing number of local elements was observed. Exploratory analysis revealed that individual insensitivity to the modulation of matrix density, as revealed by a lack of global RT acceleration, was restricted to subjects that showed an overall local precedence (LP). Because older subjects tended to more frequently display an insensitivity to matrix modulation and an LP, we conclude that deficient Gestalt detection as indicated by non-enhanced global RT might contribute to the RT-related decline of GP with age.","container-title":"Cortex","DOI":"10.1016/j.cortex.2010.08.001","ISSN":"0010-9452","issue":"7","journalAbbreviation":"Cortex","page":"854-862","source":"ScienceDirect","title":"Gestalt perception and the decline of global precedence in older subjects","volume":"47","author":[{"family":"Staudinger","given":"Markus R."},{"family":"Fink","given":"Gereon R."},{"family":"Mackay","given":"Clare E."},{"family":"Lux","given":"Silke"}],"issued":{"date-parts":[["2011",7,1]]}}}],"schema":"https://github.com/citation-style-language/schema/raw/master/csl-citation.json"} </w:instrText>
      </w:r>
      <w:r>
        <w:rPr>
          <w:rFonts w:ascii="Times New Roman" w:hAnsi="Times New Roman" w:cs="Times New Roman"/>
          <w:sz w:val="24"/>
          <w:szCs w:val="24"/>
        </w:rPr>
        <w:fldChar w:fldCharType="separate"/>
      </w:r>
      <w:r w:rsidRPr="0088575A">
        <w:rPr>
          <w:rFonts w:ascii="Times New Roman" w:hAnsi="Times New Roman" w:cs="Times New Roman"/>
          <w:sz w:val="24"/>
        </w:rPr>
        <w:t>(</w:t>
      </w:r>
      <w:proofErr w:type="spellStart"/>
      <w:r w:rsidRPr="0088575A">
        <w:rPr>
          <w:rFonts w:ascii="Times New Roman" w:hAnsi="Times New Roman" w:cs="Times New Roman"/>
          <w:sz w:val="24"/>
        </w:rPr>
        <w:t>Scailquin</w:t>
      </w:r>
      <w:proofErr w:type="spellEnd"/>
      <w:r w:rsidRPr="0088575A">
        <w:rPr>
          <w:rFonts w:ascii="Times New Roman" w:hAnsi="Times New Roman" w:cs="Times New Roman"/>
          <w:sz w:val="24"/>
        </w:rPr>
        <w:t>, 2000; Staudinger et al., 2011a)</w:t>
      </w:r>
      <w:r>
        <w:rPr>
          <w:rFonts w:ascii="Times New Roman" w:hAnsi="Times New Roman" w:cs="Times New Roman"/>
          <w:sz w:val="24"/>
          <w:szCs w:val="24"/>
        </w:rPr>
        <w:fldChar w:fldCharType="end"/>
      </w:r>
      <w:r>
        <w:rPr>
          <w:rFonts w:ascii="Times New Roman" w:hAnsi="Times New Roman" w:cs="Times New Roman"/>
          <w:sz w:val="24"/>
          <w:szCs w:val="24"/>
        </w:rPr>
        <w:t xml:space="preserve">. As well as investigating individual differences in subjects with attention hyper deficit disorder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{"citationID":"d3FMOvBm","properties":{"formattedCitation":"(Akerman et al., 2023; Yuan et al., 2024)","plainCitation":"(Akerman et al., 2023; Yuan et al., 2024)","dontUpdate":true,"noteIndex":0},"citationItems":[{"id":6251,"uris":["http://zotero.org/users/10600458/items/BY53BCQ2"],"itemData":{"id":6251,"type":"article-journal","abstract":"Objective: Global-local visuospatial processing has been widely investigated in both healthy and clinical populations. Recent studies indicated that individuals with ADHD lack a global processing bias. However, the extant literature regarding global-local processing style focuses solely on the visual modality.\nMethods: ADHD (N = 21) and typically developed (TD) controls (N = 24) underwent an auditory global-local task, in which they had to decide whether the melody is ascending or descending in global or local conditions.\nResults: TD controls exhibited a classic global processing bias in the auditory task. The ADHD group exhibited no global processing bias, indicating similar processing for global and local dimensions, implying that individuals with ADHD are distracted by incongruent information in global and local conditions similarly, in both visual and auditory tasks.\nConclusion: A lack of global processing bias in ADHD is not limited to the visuospatial modality and likely reflects a broader and more general processing style.","container-title":"Journal of Attention Disorders","DOI":"10.1177/10870547231153952","ISSN":"1087-0547","issue":"8","journalAbbreviation":"J Atten Disord","language":"EN","note":"publisher: SAGE Publications Inc","page":"822-829","source":"SAGE Journals","title":"Global-Local Processing in ADHD Is Not Limited to the Visuospatial Domain: Novel Evidence From the Auditory Domain","title-short":"Global-Local Processing in ADHD Is Not Limited to the Visuospatial Domain","volume":"27","author":[{"family":"Akerman","given":"Aviv"},{"family":"Etkovitch","given":"Amit"},{"family":"Kalanthroff","given":"Eyal"}],"issued":{"date-parts":[["2023",6,1]]}}},{"id":3743,"uris":["http://zotero.org/users/10600458/items/Z7WEPA8M"],"itemData":{"id":3743,"type":"article","abstract":"Background: Individuals with ADHD exhibit a reduced “global bias” in perceptual processing. This bias characterizes typical individuals’ tendency to prioritize global over local information processing. However, the relationship between specific ADHD symptoms and global/local processing is not clear. The present study addressed this gap using an ensemble task in a large sample (N = 465).\nMethods: EEG recordings enabled the isolation of neural responses to individual and global stimuli through linear regression modeling. ADHD symptoms were assessed using the adult ADHD self-report scale.\nResults: Our results revealed a significant association between inattention symptoms and early global processing, suggesting a decreased global prioritization in individuals with higher inattention scores. Additionally, both inattention and hyperactivity/impulsivity symptoms were associated with later local processing, evidenced by attenuated neural responses in individuals with greater symptoms.\nConclusions: These findings offer insights that ADHD encompasses deficits in both global and local processing, challenging previous theories that only focused on global processing impairments.","DOI":"10.21203/rs.3.rs-4212513/v1","note":"ISSN: 2693-5015","source":"Research Square","title":"Neural responses to global and local visual information processing provide neural signatures of ADHD symptoms","URL":"https://www.researchsquare.com/article/rs-4212513/v1","author":[{"family":"Yuan","given":"Jingjia"},{"family":"Pan","given":"Hailin"},{"family":"Sun","given":"Yu"},{"family":"Wang","given":"Yingying"},{"family":"Jia","given":"Jianrong"}],"accessed":{"date-parts":[["2024",6,14]]},"issued":{"date-parts":[["2024",4,9]]}}}],"schema":"https://github.com/citation-style-language/schema/raw/master/csl-citation.json"} </w:instrText>
      </w:r>
      <w:r>
        <w:rPr>
          <w:rFonts w:ascii="Times New Roman" w:hAnsi="Times New Roman" w:cs="Times New Roman"/>
          <w:sz w:val="24"/>
          <w:szCs w:val="24"/>
        </w:rPr>
        <w:fldChar w:fldCharType="separate"/>
      </w:r>
      <w:r w:rsidRPr="00680842">
        <w:rPr>
          <w:rFonts w:ascii="Times New Roman" w:hAnsi="Times New Roman" w:cs="Times New Roman"/>
          <w:sz w:val="24"/>
        </w:rPr>
        <w:t>(</w:t>
      </w:r>
      <w:r>
        <w:rPr>
          <w:rFonts w:ascii="Times New Roman" w:hAnsi="Times New Roman" w:cs="Times New Roman"/>
          <w:sz w:val="24"/>
        </w:rPr>
        <w:t xml:space="preserve">ADHD, </w:t>
      </w:r>
      <w:r w:rsidRPr="00680842">
        <w:rPr>
          <w:rFonts w:ascii="Times New Roman" w:hAnsi="Times New Roman" w:cs="Times New Roman"/>
          <w:sz w:val="24"/>
        </w:rPr>
        <w:t>Akerman et al., 2023; Yuan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sidRPr="00F908C4">
        <w:rPr>
          <w:rFonts w:ascii="Times New Roman" w:hAnsi="Times New Roman" w:cs="Times New Roman"/>
          <w:sz w:val="24"/>
          <w:szCs w:val="24"/>
        </w:rPr>
        <w:t xml:space="preserve">autism spectrum disorder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{"citationID":"2PUVf994","properties":{"formattedCitation":"(Baisa et al., 2021; Van der Hallen et al., 2015, 2017)","plainCitation":"(Baisa et al., 2021; Van der Hallen et al., 2015, 2017)","dontUpdate":true,"noteIndex":0},"citationItems":[{"id":3721,"uris":["http://zotero.org/users/10600458/items/CRNXHGPL"],"itemData":{"id":3721,"type":"article-journal","abstract":"The role of relative salience in processing of hierarchical stimuli in individuals with autism spectrum disorder (ASD) was examined in this study. Participants with ASD and typically developing controls performed a Navon letters task under conditions of global salience, local salience or equal salience of both levels. Results revealed no group differences in level of processing (global or local) and no local bias for ASD. Rather, both groups showed better performance when targets were more salient compared to when distractors were more salient. Importantly, participants with ASD exhibited increased sensitivity to salience at the distractor level. We conclude that inconsistent findings in the context of global/local processing in ASD may stem from such exaggerated salience effects.","container-title":"Journal of Autism and Developmental Disorders","DOI":"10.1007/s10803-020-04578-1","ISSN":"1573-3432","issue":"2","journalAbbreviation":"J Autism Dev Disord","language":"en","page":"666-676","source":"Springer Link","title":"Hierarchical Processing in ASD is Driven by Exaggerated Salience Effects, not Local Bias","volume":"51","author":[{"family":"Baisa","given":"Ayelet"},{"family":"Mevorach","given":"Carmel"},{"family":"Shalev","given":"Lilach"}],"issued":{"date-parts":[["2021",2,1]]}}},{"id":67,"uris":["http://zotero.org/users/10600458/items/ATEJUQI9"],"itemData":{"id":67,"type":"article-journal","abstract":"What does an individual with autism spectrum disorder (ASD) perceive first: the forest or the trees? In spite of 30 years of research and influential theories like the weak central coherence (WCC) theory and the enhanced perceptual functioning (EPF) account, the interplay of local and global visual processing in ASD remains only partly understood. Research findings vary in indicating a local processing bias or a global processing deficit, and often contradict each other. We have applied a formal meta-analytic approach and combined 56 articles that tested about 1,000 ASD participants and used a wide range of stimuli and tasks to investigate local and global visual processing in ASD. Overall, results show no enhanced local visual processing nor a deficit in global visual processing. Detailed analysis reveals a difference in the temporal pattern of the local–global balance, that is, slow global processing in individuals with ASD. Whereas task-dependent interaction effects are obtained, gender, age, and IQ of either participant groups seem to have no direct influence on performance. Based on the overview of the literature, suggestions are made for future research. (PsycInfo Database Record (c) 2022 APA, all rights reserved)","container-title":"Psychological Bulletin","DOI":"10.1037/bul0000004","ISSN":"1939-1455","issue":"3","note":"publisher-place: US\npublisher: American Psychological Association","page":"549-573","source":"APA PsycNet","title":"Global processing takes time: A meta-analysis on local–global visual processing in ASD","title-short":"Global processing takes time","volume":"141","author":[{"family":"Van der Hallen","given":"Ruth"},{"family":"Evers","given":"Kris"},{"family":"Brewaeys","given":"Katrien"},{"family":"Van den Noortgate","given":"Wim"},{"family":"Wagemans","given":"Johan"}],"issued":{"date-parts":[["2015"]]}}},{"id":3712,"uris":["http://zotero.org/users/10600458/items/KMAAC8FH"],"itemData":{"id":3712,"type":"article-journal","abstract":"Studies using hierarchical patterns to test global precedence and local–global interference in individuals with ASD have produced mixed results. The current study focused on stimulus variability and locational uncertainty, while using different attentional modes. Two groups of 44 children with and without ASD completed a divided attention task as well as a global and local selective attention task. The results revealed global-to-local and local-to-global interference in ASD, to the same extent as in the TD group. Both groups struggled with the same type of stimuli (i.e., ignoring the global level information) and performed similar in all three tasks. Future studies on (visual) information processing in ASD should pursue the impact of stimulus noise and trial-by-trial uncertainty further.","container-title":"Journal of Autism and Developmental Disorders","DOI":"10.1007/s10803-017-3108-2","ISSN":"1573-3432","issue":"6","journalAbbreviation":"J Autism Dev Disord","language":"en","page":"1854-1865","source":"Springer Link","title":"Hierarchical Letters in ASD: High Stimulus Variability Under Different Attentional Modes","title-short":"Hierarchical Letters in ASD","volume":"47","author":[{"family":"Van der Hallen","given":"Ruth"},{"family":"Vanmarcke","given":"Steven"},{"family":"Noens","given":"Ilse"},{"family":"Wagemans","given":"Johan"}],"issued":{"date-parts":[["2017",6,1]]}}}],"schema":"https://github.com/citation-style-language/schema/raw/master/csl-citation.json"} </w:instrText>
      </w:r>
      <w:r>
        <w:rPr>
          <w:rFonts w:ascii="Times New Roman" w:hAnsi="Times New Roman" w:cs="Times New Roman"/>
          <w:sz w:val="24"/>
          <w:szCs w:val="24"/>
        </w:rPr>
        <w:fldChar w:fldCharType="separate"/>
      </w:r>
      <w:r w:rsidRPr="00680842">
        <w:rPr>
          <w:rFonts w:ascii="Times New Roman" w:hAnsi="Times New Roman" w:cs="Times New Roman"/>
          <w:sz w:val="24"/>
        </w:rPr>
        <w:t>(</w:t>
      </w:r>
      <w:r>
        <w:rPr>
          <w:rFonts w:ascii="Times New Roman" w:hAnsi="Times New Roman" w:cs="Times New Roman"/>
          <w:sz w:val="24"/>
        </w:rPr>
        <w:t xml:space="preserve">ASD, </w:t>
      </w:r>
      <w:proofErr w:type="spellStart"/>
      <w:r w:rsidRPr="00680842">
        <w:rPr>
          <w:rFonts w:ascii="Times New Roman" w:hAnsi="Times New Roman" w:cs="Times New Roman"/>
          <w:sz w:val="24"/>
        </w:rPr>
        <w:t>Baisa</w:t>
      </w:r>
      <w:proofErr w:type="spellEnd"/>
      <w:r w:rsidRPr="00680842">
        <w:rPr>
          <w:rFonts w:ascii="Times New Roman" w:hAnsi="Times New Roman" w:cs="Times New Roman"/>
          <w:sz w:val="24"/>
        </w:rPr>
        <w:t xml:space="preserve"> et al., 2021; Van der </w:t>
      </w:r>
      <w:proofErr w:type="spellStart"/>
      <w:r w:rsidRPr="00680842">
        <w:rPr>
          <w:rFonts w:ascii="Times New Roman" w:hAnsi="Times New Roman" w:cs="Times New Roman"/>
          <w:sz w:val="24"/>
        </w:rPr>
        <w:t>Hallen</w:t>
      </w:r>
      <w:proofErr w:type="spellEnd"/>
      <w:r w:rsidRPr="00680842">
        <w:rPr>
          <w:rFonts w:ascii="Times New Roman" w:hAnsi="Times New Roman" w:cs="Times New Roman"/>
          <w:sz w:val="24"/>
        </w:rPr>
        <w:t xml:space="preserve"> et al., 2015, 2017)</w:t>
      </w:r>
      <w:r>
        <w:rPr>
          <w:rFonts w:ascii="Times New Roman" w:hAnsi="Times New Roman" w:cs="Times New Roman"/>
          <w:sz w:val="24"/>
          <w:szCs w:val="24"/>
        </w:rPr>
        <w:fldChar w:fldCharType="end"/>
      </w:r>
      <w:r>
        <w:rPr>
          <w:rFonts w:ascii="Times New Roman" w:hAnsi="Times New Roman" w:cs="Times New Roman"/>
          <w:sz w:val="24"/>
          <w:szCs w:val="24"/>
        </w:rPr>
        <w:t xml:space="preserve">, as well as within the domain of religious beliefs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{"citationID":"C0dMJAZm","properties":{"formattedCitation":"(Colzato et al., 2010)","plainCitation":"(Colzato et al., 2010)","noteIndex":0},"citationItems":[{"id":406,"uris":["http://zotero.org/users/10600458/items/BA4YE7ZT"],"itemData":{"id":406,"type":"article-journal","abstract":"Religion is commonly defined as a set of rules, developed as part of a culture. Here we provide evidence that practice in following these rules systematically changes the way people attend to visual stimuli, as indicated by the individual sizes of the global precedence effect (better performance to global than to local features). We show that this effect is significantly reduced in Calvinism, a religion emphasizing individual responsibility, and increased in Catholicism and Judaism, religions emphasizing social solidarity. We also show that this effect is long-lasting (still affecting baptized atheists) and that its size systematically varies as a function of the amount and strictness of religious practices. These findings suggest that religious practice induces particular cognitive-control styles that induce chronic, directional biases in the control of visual attention.","container-title":"Cognition","DOI":"10.1016/j.cognition.2010.07.003","ISSN":"0010-0277","issue":"1","journalAbbreviation":"Cognition","page":"87-94","source":"ScienceDirect","title":"God: Do I have your attention?","title-short":"God","volume":"117","author":[{"family":"Colzato","given":"Lorenza S."},{"family":"Beest","given":"Ilja","dropping-particle":"van"},{"family":"Wildenberg","given":"Wery P. M.","non-dropping-particle":"van den"},{"family":"Scorolli","given":"Claudia"},{"family":"Dorchin","given":"Shirley"},{"family":"Meiran","given":"Nachshon"},{"family":"Borghi","given":"Anna M."},{"family":"Hommel","given":"Bernhard"}],"issued":{"date-parts":[["2010",10,1]]}}}],"schema":"https://github.com/citation-style-language/schema/raw/master/csl-citation.json"} </w:instrText>
      </w:r>
      <w:r>
        <w:rPr>
          <w:rFonts w:ascii="Times New Roman" w:hAnsi="Times New Roman" w:cs="Times New Roman"/>
          <w:sz w:val="24"/>
          <w:szCs w:val="24"/>
        </w:rPr>
        <w:fldChar w:fldCharType="separate"/>
      </w:r>
      <w:r w:rsidRPr="00680842">
        <w:rPr>
          <w:rFonts w:ascii="Times New Roman" w:hAnsi="Times New Roman" w:cs="Times New Roman"/>
          <w:sz w:val="24"/>
        </w:rPr>
        <w:t>(</w:t>
      </w:r>
      <w:proofErr w:type="spellStart"/>
      <w:r w:rsidRPr="00680842">
        <w:rPr>
          <w:rFonts w:ascii="Times New Roman" w:hAnsi="Times New Roman" w:cs="Times New Roman"/>
          <w:sz w:val="24"/>
        </w:rPr>
        <w:t>Colzato</w:t>
      </w:r>
      <w:proofErr w:type="spellEnd"/>
      <w:r w:rsidRPr="00680842">
        <w:rPr>
          <w:rFonts w:ascii="Times New Roman" w:hAnsi="Times New Roman" w:cs="Times New Roman"/>
          <w:sz w:val="24"/>
        </w:rPr>
        <w:t xml:space="preserve"> et al., 2010)</w:t>
      </w:r>
      <w:r>
        <w:rPr>
          <w:rFonts w:ascii="Times New Roman" w:hAnsi="Times New Roman" w:cs="Times New Roman"/>
          <w:sz w:val="24"/>
          <w:szCs w:val="24"/>
        </w:rPr>
        <w:fldChar w:fldCharType="end"/>
      </w:r>
      <w:r>
        <w:rPr>
          <w:rFonts w:ascii="Times New Roman" w:hAnsi="Times New Roman" w:cs="Times New Roman"/>
          <w:sz w:val="24"/>
          <w:szCs w:val="24"/>
        </w:rPr>
        <w:t>.</w:t>
      </w:r>
      <w:r w:rsidR="00FE56C7" w:rsidRPr="00FE56C7">
        <w:rPr>
          <w:rFonts w:ascii="Times New Roman" w:hAnsi="Times New Roman" w:cs="Times New Roman"/>
          <w:sz w:val="24"/>
          <w:szCs w:val="24"/>
        </w:rPr>
        <w:t xml:space="preserve"> </w:t>
      </w:r>
      <w:commentRangeEnd w:id="148"/>
      <w:r w:rsidR="00A87ABC">
        <w:rPr>
          <w:rStyle w:val="CommentReference"/>
        </w:rPr>
        <w:commentReference w:id="148"/>
      </w:r>
      <w:r w:rsidR="00FE56C7" w:rsidRPr="00F908C4">
        <w:rPr>
          <w:rFonts w:ascii="Times New Roman" w:hAnsi="Times New Roman" w:cs="Times New Roman"/>
          <w:sz w:val="24"/>
          <w:szCs w:val="24"/>
        </w:rPr>
        <w:t xml:space="preserve">However, despite consistent replicability, the GPE is not always present at the same magnitude or even at all. Naturalistic scenes are far more complex than simple Navon letters, containing multiple levels of hierarchy, textures, and gradients, which can confound our measurements. These complexities add further obstacles for identification and signal detection. </w:t>
      </w:r>
      <w:r w:rsidR="009D2CA6">
        <w:rPr>
          <w:rFonts w:ascii="Times New Roman" w:hAnsi="Times New Roman" w:cs="Times New Roman"/>
          <w:sz w:val="24"/>
          <w:szCs w:val="24"/>
        </w:rPr>
        <w:t xml:space="preserve">Studies on </w:t>
      </w:r>
      <w:r w:rsidR="00742AD2">
        <w:rPr>
          <w:rFonts w:ascii="Times New Roman" w:hAnsi="Times New Roman" w:cs="Times New Roman"/>
          <w:sz w:val="24"/>
          <w:szCs w:val="24"/>
        </w:rPr>
        <w:t>non-human animals have shown that both pigeons</w:t>
      </w:r>
      <w:r w:rsidR="004F41CF">
        <w:rPr>
          <w:rFonts w:ascii="Times New Roman" w:hAnsi="Times New Roman" w:cs="Times New Roman"/>
          <w:sz w:val="24"/>
          <w:szCs w:val="24"/>
        </w:rPr>
        <w:t xml:space="preserve"> </w:t>
      </w:r>
      <w:r w:rsidR="004F41CF">
        <w:rPr>
          <w:rFonts w:ascii="Times New Roman" w:hAnsi="Times New Roman" w:cs="Times New Roman"/>
          <w:sz w:val="24"/>
          <w:szCs w:val="24"/>
        </w:rPr>
        <w:fldChar w:fldCharType="begin"/>
      </w:r>
      <w:r w:rsidR="004F41CF">
        <w:rPr>
          <w:rFonts w:ascii="Times New Roman" w:hAnsi="Times New Roman" w:cs="Times New Roman"/>
          <w:sz w:val="24"/>
          <w:szCs w:val="24"/>
        </w:rPr>
        <w:instrText xml:space="preserve"> ADDIN ZOTERO_ITEM CSL_CITATION {"citationID":"Jrmpz2NQ","properties":{"formattedCitation":"(Santac\\uc0\\u224{}, 2024; Watanabe et al., 2019)","plainCitation":"(Santacà, 2024; Watanabe et al., 2019)","noteIndex":0},"citationItems":[{"id":4441,"uris":["http://zotero.org/users/10600458/items/U26QYDV7"],"itemData":{"id":4441,"type":"article-journal","abstract":"When seeing a visual image, humans prioritize the perception of global features, which is followed by the assessment of the local ones. This global precedence has been investigated using hierarchical stimuli that consist of a large, global shape formed by the spatial arrangement of small local shapes. Comparing non-human animals to humans, research on global and local processing has revealed a heterogeneous pattern of results with some species exhibiting a local precedence and others a global one. Many factors have been proposed to influence the global and local processing: internal factors (e.g., age, sex) and external elements or perceptual field variables (e.g., stimulus size, visual angle, eccentricity, sparsity). In this review, studies showing that different non-human species process hierarchical stimuli in the same (global precedence) or reverse (local precedence) direction as humans are first collated. Different ecological, perceptual, and anatomical features that may influence global and local processing are subsequently proposed based on a detailed analysis of these studies. This information is likely to improve our understanding of the mechanisms behind the perceptual organization and visual processing, and could explain the observed differences in hierarchical processing between species.","container-title":"Learning &amp; Behavior","DOI":"10.3758/s13420-023-00605-0","ISSN":"1543-4508","issue":"2","journalAbbreviation":"Learn Behav","language":"en","page":"143-161","source":"Springer Link","title":"Some like it “local”: A review of hierarchical processing in non-human animals","title-short":"Some like it “local”","volume":"52","author":[{"family":"Santacà","given":"Maria"}],"issued":{"date-parts":[["2024",6,1]]}}},{"id":409,"uris":["http://zotero.org/users/10600458/items/MIFBZG62"],"itemData":{"id":409,"type":"article-journal","abstract":"The use of topological features in visual recognition has been demonstrated only in species with global-cue precedence. We investigated whether pigeons, with local-cue precedence, use topological features as cues for discriminating different shapes. The subjects in the topology group were required to discriminate stimuli based on whether the shapes contained one or no holes, whereas the subjects in the pseudocategory group were required to discriminate stimuli based on arbitrary categories. In contrast to the pseudocategory group, which showed little improvement in stimuli discrimination over the sessions, the topology group showed rapid improvement, indicating that the latter group performed better than what was expected from rote learning. Moreover, our data suggest that shape discrimination in pigeons is based on on-off feature information contained in the stimuli. We conclude that certain species with local-cue precedence are capable of perceiving topological features and that this type of perception may be a primitive component of the visual system.","container-title":"Vision Research","DOI":"10.1016/j.visres.2019.02.012","ISSN":"0042-6989","journalAbbreviation":"Vision Research","page":"120-125","source":"ScienceDirect","title":"Pigeons discriminate shapes based on topological features","volume":"158","author":[{"family":"Watanabe","given":"Arii"},{"family":"Fujimoto","given":"Maiko"},{"family":"Hirai","given":"Keita"},{"family":"Ushitani","given":"Tomokazu"}],"issued":{"date-parts":[["2019",5,1]]}}}],"schema":"https://github.com/citation-style-language/schema/raw/master/csl-citation.json"} </w:instrText>
      </w:r>
      <w:r w:rsidR="004F41CF">
        <w:rPr>
          <w:rFonts w:ascii="Times New Roman" w:hAnsi="Times New Roman" w:cs="Times New Roman"/>
          <w:sz w:val="24"/>
          <w:szCs w:val="24"/>
        </w:rPr>
        <w:fldChar w:fldCharType="separate"/>
      </w:r>
      <w:r w:rsidR="004F41CF" w:rsidRPr="004F41CF">
        <w:rPr>
          <w:rFonts w:ascii="Times New Roman" w:hAnsi="Times New Roman" w:cs="Times New Roman"/>
          <w:sz w:val="24"/>
        </w:rPr>
        <w:t>(</w:t>
      </w:r>
      <w:proofErr w:type="spellStart"/>
      <w:r w:rsidR="004F41CF" w:rsidRPr="004F41CF">
        <w:rPr>
          <w:rFonts w:ascii="Times New Roman" w:hAnsi="Times New Roman" w:cs="Times New Roman"/>
          <w:sz w:val="24"/>
        </w:rPr>
        <w:t>Santacà</w:t>
      </w:r>
      <w:proofErr w:type="spellEnd"/>
      <w:r w:rsidR="004F41CF" w:rsidRPr="004F41CF">
        <w:rPr>
          <w:rFonts w:ascii="Times New Roman" w:hAnsi="Times New Roman" w:cs="Times New Roman"/>
          <w:sz w:val="24"/>
        </w:rPr>
        <w:t>, 2024; Watanabe et al., 2019)</w:t>
      </w:r>
      <w:r w:rsidR="004F41CF">
        <w:rPr>
          <w:rFonts w:ascii="Times New Roman" w:hAnsi="Times New Roman" w:cs="Times New Roman"/>
          <w:sz w:val="24"/>
          <w:szCs w:val="24"/>
        </w:rPr>
        <w:fldChar w:fldCharType="end"/>
      </w:r>
      <w:r w:rsidR="00AD613C">
        <w:rPr>
          <w:rFonts w:ascii="Times New Roman" w:hAnsi="Times New Roman" w:cs="Times New Roman"/>
          <w:sz w:val="24"/>
          <w:szCs w:val="24"/>
        </w:rPr>
        <w:t xml:space="preserve"> </w:t>
      </w:r>
      <w:r w:rsidR="00742AD2">
        <w:rPr>
          <w:rFonts w:ascii="Times New Roman" w:hAnsi="Times New Roman" w:cs="Times New Roman"/>
          <w:sz w:val="24"/>
          <w:szCs w:val="24"/>
        </w:rPr>
        <w:t>and baboons</w:t>
      </w:r>
      <w:r w:rsidR="00AD613C">
        <w:rPr>
          <w:rFonts w:ascii="Times New Roman" w:hAnsi="Times New Roman" w:cs="Times New Roman"/>
          <w:sz w:val="24"/>
          <w:szCs w:val="24"/>
        </w:rPr>
        <w:t xml:space="preserve"> </w:t>
      </w:r>
      <w:r w:rsidR="00AD613C">
        <w:rPr>
          <w:rFonts w:ascii="Times New Roman" w:hAnsi="Times New Roman" w:cs="Times New Roman"/>
          <w:sz w:val="24"/>
          <w:szCs w:val="24"/>
        </w:rPr>
        <w:fldChar w:fldCharType="begin"/>
      </w:r>
      <w:r w:rsidR="00AD613C">
        <w:rPr>
          <w:rFonts w:ascii="Times New Roman" w:hAnsi="Times New Roman" w:cs="Times New Roman"/>
          <w:sz w:val="24"/>
          <w:szCs w:val="24"/>
        </w:rPr>
        <w:instrText xml:space="preserve"> ADDIN ZOTERO_ITEM CSL_CITATION {"citationID":"BKgHYAfu","properties":{"formattedCitation":"(Deruelle &amp; Fagot, 1997; Fagot et al., 2001)","plainCitation":"(Deruelle &amp; Fagot, 1997; Fagot et al., 2001)","noteIndex":0},"citationItems":[{"id":4654,"uris":["http://zotero.org/users/10600458/items/SNYXCI7D"],"itemData":{"id":4654,"type":"article-journal","abstract":"This paper examines the effect of global precedence (GPE: Navon, 1977) and its lateralisation from a comparative perspective. Using a divided field matching-to-sample task with compound stimuli, Experiment 1 demonstrated consistent patterns of lateralisation in humans and baboons, corresponding to a right-hemisphere advantage for global processing and a left- but nonsignificant advantage for local processing. Species differences emerged in terms of GPE; humans showed a global precedence effect, and baboons were better for local than for global matching. In Experiment 2, a visual search task was used to assess the origin of species differences in terms of GPE. Humans processed the global structure of the forms pre-attentively, whereas baboons used an attentional search strategy. From this finding, it is argued that lateralisation in Experiment 1 was rooted in early perceptual mechanisms. So far, consistent patterns of lateralisation for global/local processing have been found in baboons, chimpanzees, and humans, suggesting that this phenomenon has a long evolutionary history.","container-title":"Laterality","DOI":"10.1080/713754268","ISSN":"1357-650X","issue":"3-4","journalAbbreviation":"Laterality","language":"eng","note":"PMID: 15513066","page":"233-246","source":"PubMed","title":"Hemispheric lateralisation and global precedence effects in the processing of visual stimuli by humans and baboons (Papio papio)","volume":"2","author":[{"family":"Deruelle","given":"C."},{"family":"Fagot","given":"J."}],"issued":{"date-parts":[["1997"]]}}},{"id":4650,"uris":["http://zotero.org/users/10600458/items/VK887MSQ"],"itemData":{"id":4650,"type":"chapter","abstract":"A well-known phenomenon in the literature on human perception is the global precedence effect, which was initially reported by Navon in 1977. Navon presented human subjects with hierarchical stimuli such as those shown in Fig. 1. These were large letters (global level) made up of smaller letters (local level) which had to be identified as quickly as possible. Use of these forms showed that response latencies were shorter on average for the global trials, involving identification of the global letter, than for the local trials, involving identification of the local letter. It was also shown that response times (RTs) in global trials remained unchanged whatever the identity of the letter shown at the local level, whereas RTs in local trials were higher when the global and local levels showed different letters than when they showed the same letter. On the basis of these results, (1977) suggested that the processing of visual stimuli by humans proceeds from an analysis of the global structure of the visual form prior to the analysis of its more local details. According to (1977), this global-to-local order of visual processing is a general trait of visual perception, and is independent of the use of hierarchical letter stimuli, as revealed by the title of his article “Forest before the tree: the precedence of global features in visual perception.”","container-title":"Primate Origins of Human Cognition and Behavior","event-place":"Tokyo","ISBN":"978-4-431-09423-4","language":"en","note":"DOI: 10.1007/978-4-431-09423-4_4","page":"87-103","publisher":"Springer Japan","publisher-place":"Tokyo","source":"Springer Link","title":"Processing of the Global and Local Dimensions of Visual Hierarchical Stimuli by Humans (Homo sapiens), Chimpanzees (Pan troglodytes), and Baboons (Papio papio)","URL":"https://doi.org/10.1007/978-4-431-09423-4_4","author":[{"family":"Fagot","given":"Joël"},{"family":"Tomonaga","given":"Masaki"},{"family":"Deruelle","given":"Christine"}],"editor":[{"family":"Matsuzawa","given":"Tetsuro"}],"accessed":{"date-parts":[["2024",9,16]]},"issued":{"date-parts":[["2001"]]}}}],"schema":"https://github.com/citation-style-language/schema/raw/master/csl-citation.json"} </w:instrText>
      </w:r>
      <w:r w:rsidR="00AD613C">
        <w:rPr>
          <w:rFonts w:ascii="Times New Roman" w:hAnsi="Times New Roman" w:cs="Times New Roman"/>
          <w:sz w:val="24"/>
          <w:szCs w:val="24"/>
        </w:rPr>
        <w:fldChar w:fldCharType="separate"/>
      </w:r>
      <w:r w:rsidR="00AD613C" w:rsidRPr="00AD613C">
        <w:rPr>
          <w:rFonts w:ascii="Times New Roman" w:hAnsi="Times New Roman" w:cs="Times New Roman"/>
          <w:sz w:val="24"/>
        </w:rPr>
        <w:t>(</w:t>
      </w:r>
      <w:proofErr w:type="spellStart"/>
      <w:r w:rsidR="00AD613C" w:rsidRPr="00AD613C">
        <w:rPr>
          <w:rFonts w:ascii="Times New Roman" w:hAnsi="Times New Roman" w:cs="Times New Roman"/>
          <w:sz w:val="24"/>
        </w:rPr>
        <w:t>Deruelle</w:t>
      </w:r>
      <w:proofErr w:type="spellEnd"/>
      <w:r w:rsidR="00AD613C" w:rsidRPr="00AD613C">
        <w:rPr>
          <w:rFonts w:ascii="Times New Roman" w:hAnsi="Times New Roman" w:cs="Times New Roman"/>
          <w:sz w:val="24"/>
        </w:rPr>
        <w:t xml:space="preserve"> &amp; Fagot, 1997; Fagot et al., 2001)</w:t>
      </w:r>
      <w:r w:rsidR="00AD613C">
        <w:rPr>
          <w:rFonts w:ascii="Times New Roman" w:hAnsi="Times New Roman" w:cs="Times New Roman"/>
          <w:sz w:val="24"/>
          <w:szCs w:val="24"/>
        </w:rPr>
        <w:fldChar w:fldCharType="end"/>
      </w:r>
      <w:r w:rsidR="00742AD2">
        <w:rPr>
          <w:rFonts w:ascii="Times New Roman" w:hAnsi="Times New Roman" w:cs="Times New Roman"/>
          <w:sz w:val="24"/>
          <w:szCs w:val="24"/>
        </w:rPr>
        <w:t xml:space="preserve">  demonstrate a preference </w:t>
      </w:r>
      <w:r w:rsidR="002F455F">
        <w:rPr>
          <w:rFonts w:ascii="Times New Roman" w:hAnsi="Times New Roman" w:cs="Times New Roman"/>
          <w:sz w:val="24"/>
          <w:szCs w:val="24"/>
        </w:rPr>
        <w:t xml:space="preserve">for </w:t>
      </w:r>
      <w:r w:rsidR="00742AD2">
        <w:rPr>
          <w:rFonts w:ascii="Times New Roman" w:hAnsi="Times New Roman" w:cs="Times New Roman"/>
          <w:sz w:val="24"/>
          <w:szCs w:val="24"/>
        </w:rPr>
        <w:t xml:space="preserve">local features. Notably, this local bias, however, </w:t>
      </w:r>
      <w:r w:rsidR="00742AD2">
        <w:rPr>
          <w:rFonts w:ascii="Times New Roman" w:hAnsi="Times New Roman" w:cs="Times New Roman"/>
          <w:sz w:val="24"/>
          <w:szCs w:val="24"/>
        </w:rPr>
        <w:lastRenderedPageBreak/>
        <w:t xml:space="preserve">is </w:t>
      </w:r>
      <w:r>
        <w:rPr>
          <w:rFonts w:ascii="Times New Roman" w:hAnsi="Times New Roman" w:cs="Times New Roman"/>
          <w:sz w:val="24"/>
          <w:szCs w:val="24"/>
        </w:rPr>
        <w:t>absent</w:t>
      </w:r>
      <w:r w:rsidR="00742AD2">
        <w:rPr>
          <w:rFonts w:ascii="Times New Roman" w:hAnsi="Times New Roman" w:cs="Times New Roman"/>
          <w:sz w:val="24"/>
          <w:szCs w:val="24"/>
        </w:rPr>
        <w:t xml:space="preserve"> in other </w:t>
      </w:r>
      <w:r w:rsidR="002F455F">
        <w:rPr>
          <w:rFonts w:ascii="Times New Roman" w:hAnsi="Times New Roman" w:cs="Times New Roman"/>
          <w:sz w:val="24"/>
          <w:szCs w:val="24"/>
        </w:rPr>
        <w:t xml:space="preserve">primates </w:t>
      </w:r>
      <w:r w:rsidR="00742AD2">
        <w:rPr>
          <w:rFonts w:ascii="Times New Roman" w:hAnsi="Times New Roman" w:cs="Times New Roman"/>
          <w:sz w:val="24"/>
          <w:szCs w:val="24"/>
        </w:rPr>
        <w:t xml:space="preserve">like chimpanzees </w:t>
      </w:r>
      <w:r w:rsidR="00742AD2">
        <w:rPr>
          <w:rFonts w:ascii="Times New Roman" w:hAnsi="Times New Roman" w:cs="Times New Roman"/>
          <w:sz w:val="24"/>
          <w:szCs w:val="24"/>
        </w:rPr>
        <w:fldChar w:fldCharType="begin"/>
      </w:r>
      <w:r w:rsidR="00742AD2">
        <w:rPr>
          <w:rFonts w:ascii="Times New Roman" w:hAnsi="Times New Roman" w:cs="Times New Roman"/>
          <w:sz w:val="24"/>
          <w:szCs w:val="24"/>
        </w:rPr>
        <w:instrText xml:space="preserve"> ADDIN ZOTERO_ITEM CSL_CITATION {"citationID":"nyxpoy3p","properties":{"formattedCitation":"(Fagot et al., 2001)","plainCitation":"(Fagot et al., 2001)","noteIndex":0},"citationItems":[{"id":4650,"uris":["http://zotero.org/users/10600458/items/VK887MSQ"],"itemData":{"id":4650,"type":"chapter","abstract":"A well-known phenomenon in the literature on human perception is the global precedence effect, which was initially reported by Navon in 1977. Navon presented human subjects with hierarchical stimuli such as those shown in Fig. 1. These were large letters (global level) made up of smaller letters (local level) which had to be identified as quickly as possible. Use of these forms showed that response latencies were shorter on average for the global trials, involving identification of the global letter, than for the local trials, involving identification of the local letter. It was also shown that response times (RTs) in global trials remained unchanged whatever the identity of the letter shown at the local level, whereas RTs in local trials were higher when the global and local levels showed different letters than when they showed the same letter. On the basis of these results, (1977) suggested that the processing of visual stimuli by humans proceeds from an analysis of the global structure of the visual form prior to the analysis of its more local details. According to (1977), this global-to-local order of visual processing is a general trait of visual perception, and is independent of the use of hierarchical letter stimuli, as revealed by the title of his article “Forest before the tree: the precedence of global features in visual perception.”","container-title":"Primate Origins of Human Cognition and Behavior","event-place":"Tokyo","ISBN":"978-4-431-09423-4","language":"en","note":"DOI: 10.1007/978-4-431-09423-4_4","page":"87-103","publisher":"Springer Japan","publisher-place":"Tokyo","source":"Springer Link","title":"Processing of the Global and Local Dimensions of Visual Hierarchical Stimuli by Humans (Homo sapiens), Chimpanzees (Pan troglodytes), and Baboons (Papio papio)","URL":"https://doi.org/10.1007/978-4-431-09423-4_4","author":[{"family":"Fagot","given":"Joël"},{"family":"Tomonaga","given":"Masaki"},{"family":"Deruelle","given":"Christine"}],"editor":[{"family":"Matsuzawa","given":"Tetsuro"}],"accessed":{"date-parts":[["2024",9,16]]},"issued":{"date-parts":[["2001"]]}}}],"schema":"https://github.com/citation-style-language/schema/raw/master/csl-citation.json"} </w:instrText>
      </w:r>
      <w:r w:rsidR="00742AD2">
        <w:rPr>
          <w:rFonts w:ascii="Times New Roman" w:hAnsi="Times New Roman" w:cs="Times New Roman"/>
          <w:sz w:val="24"/>
          <w:szCs w:val="24"/>
        </w:rPr>
        <w:fldChar w:fldCharType="separate"/>
      </w:r>
      <w:r w:rsidR="00742AD2" w:rsidRPr="00742AD2">
        <w:rPr>
          <w:rFonts w:ascii="Times New Roman" w:hAnsi="Times New Roman" w:cs="Times New Roman"/>
          <w:sz w:val="24"/>
        </w:rPr>
        <w:t>(Fagot et al., 2001)</w:t>
      </w:r>
      <w:r w:rsidR="00742AD2">
        <w:rPr>
          <w:rFonts w:ascii="Times New Roman" w:hAnsi="Times New Roman" w:cs="Times New Roman"/>
          <w:sz w:val="24"/>
          <w:szCs w:val="24"/>
        </w:rPr>
        <w:fldChar w:fldCharType="end"/>
      </w:r>
      <w:r w:rsidR="00742AD2">
        <w:rPr>
          <w:rFonts w:ascii="Times New Roman" w:hAnsi="Times New Roman" w:cs="Times New Roman"/>
          <w:sz w:val="24"/>
          <w:szCs w:val="24"/>
        </w:rPr>
        <w:t xml:space="preserve"> and macaques</w:t>
      </w:r>
      <w:r w:rsidR="0048358E">
        <w:rPr>
          <w:rFonts w:ascii="Times New Roman" w:hAnsi="Times New Roman" w:cs="Times New Roman"/>
          <w:sz w:val="24"/>
          <w:szCs w:val="24"/>
        </w:rPr>
        <w:t xml:space="preserve"> </w:t>
      </w:r>
      <w:r w:rsidR="0048358E">
        <w:rPr>
          <w:rFonts w:ascii="Times New Roman" w:hAnsi="Times New Roman" w:cs="Times New Roman"/>
          <w:sz w:val="24"/>
          <w:szCs w:val="24"/>
        </w:rPr>
        <w:fldChar w:fldCharType="begin"/>
      </w:r>
      <w:r w:rsidR="0048358E">
        <w:rPr>
          <w:rFonts w:ascii="Times New Roman" w:hAnsi="Times New Roman" w:cs="Times New Roman"/>
          <w:sz w:val="24"/>
          <w:szCs w:val="24"/>
        </w:rPr>
        <w:instrText xml:space="preserve"> ADDIN ZOTERO_ITEM CSL_CITATION {"citationID":"dapQi6NT","properties":{"formattedCitation":"(Feltner &amp; Kiorpes, 2010; Santac\\uc0\\u224{}, 2024)","plainCitation":"(Feltner &amp; Kiorpes, 2010; Santacà, 2024)","noteIndex":0},"citationItems":[{"id":4651,"uris":["http://zotero.org/users/10600458/items/8UZC78XN"],"itemData":{"id":4651,"type":"article-journal","abstract":"The ability to extract form information from a visual scene, for object recognition or figure-ground segregation, is a fundamental visual system function. Many studies of nonhuman primates have addressed the neural mechanisms involved in global form processing, but few have sought to demonstrate this ability behaviorally. In this study, we probed global visual processing in macaque monkeys (Macaca nemestrina) using classical Kanizsa illusory shapes as an assay of global form perception. We trained three monkeys on a \"similarity match-to-sample\" form discrimination task, first with complete forms embedded in fields of noncontour-inducing \"pacman\" elements. We then tested them with classic Kanizsa illusory shapes embedded in fields of randomly oriented elements. Two of the three subjects reached our criterion performance level of 80% correct or better on four of five illusory test conditions, demonstrating clear evidence of Kanizsa illusory form perception; the third subject mastered three of five conditions. Performance limits for illusory form discrimination were obtained by manipulating support ratio and by measuring threshold for discriminating \"fat\" and \"thin\" illusory squares. Our results indicate that macaque monkeys are capable of global form processing similarly to humans and that the perceptual mechanisms for \"filling-in\" contour gaps exist in macaques as they do in humans.","container-title":"Visual Neuroscience","DOI":"10.1017/S0952523810000088","ISSN":"1469-8714","issue":"3-4","journalAbbreviation":"Vis Neurosci","language":"eng","note":"PMID: 20429964\nPMCID: PMC3057122","page":"131-138","source":"PubMed","title":"Global visual processing in macaques studied using Kanizsa illusory shapes","volume":"27","author":[{"family":"Feltner","given":"Kimberly A."},{"family":"Kiorpes","given":"Lynne"}],"issued":{"date-parts":[["2010",7]]}}},{"id":4441,"uris":["http://zotero.org/users/10600458/items/U26QYDV7"],"itemData":{"id":4441,"type":"article-journal","abstract":"When seeing a visual image, humans prioritize the perception of global features, which is followed by the assessment of the local ones. This global precedence has been investigated using hierarchical stimuli that consist of a large, global shape formed by the spatial arrangement of small local shapes. Comparing non-human animals to humans, research on global and local processing has revealed a heterogeneous pattern of results with some species exhibiting a local precedence and others a global one. Many factors have been proposed to influence the global and local processing: internal factors (e.g., age, sex) and external elements or perceptual field variables (e.g., stimulus size, visual angle, eccentricity, sparsity). In this review, studies showing that different non-human species process hierarchical stimuli in the same (global precedence) or reverse (local precedence) direction as humans are first collated. Different ecological, perceptual, and anatomical features that may influence global and local processing are subsequently proposed based on a detailed analysis of these studies. This information is likely to improve our understanding of the mechanisms behind the perceptual organization and visual processing, and could explain the observed differences in hierarchical processing between species.","container-title":"Learning &amp; Behavior","DOI":"10.3758/s13420-023-00605-0","ISSN":"1543-4508","issue":"2","journalAbbreviation":"Learn Behav","language":"en","page":"143-161","source":"Springer Link","title":"Some like it “local”: A review of hierarchical processing in non-human animals","title-short":"Some like it “local”","volume":"52","author":[{"family":"Santacà","given":"Maria"}],"issued":{"date-parts":[["2024",6,1]]}}}],"schema":"https://github.com/citation-style-language/schema/raw/master/csl-citation.json"} </w:instrText>
      </w:r>
      <w:r w:rsidR="0048358E">
        <w:rPr>
          <w:rFonts w:ascii="Times New Roman" w:hAnsi="Times New Roman" w:cs="Times New Roman"/>
          <w:sz w:val="24"/>
          <w:szCs w:val="24"/>
        </w:rPr>
        <w:fldChar w:fldCharType="separate"/>
      </w:r>
      <w:r w:rsidR="0048358E" w:rsidRPr="0048358E">
        <w:rPr>
          <w:rFonts w:ascii="Times New Roman" w:hAnsi="Times New Roman" w:cs="Times New Roman"/>
          <w:sz w:val="24"/>
        </w:rPr>
        <w:t xml:space="preserve">(Feltner &amp; </w:t>
      </w:r>
      <w:proofErr w:type="spellStart"/>
      <w:r w:rsidR="0048358E" w:rsidRPr="0048358E">
        <w:rPr>
          <w:rFonts w:ascii="Times New Roman" w:hAnsi="Times New Roman" w:cs="Times New Roman"/>
          <w:sz w:val="24"/>
        </w:rPr>
        <w:t>Kiorpes</w:t>
      </w:r>
      <w:proofErr w:type="spellEnd"/>
      <w:r w:rsidR="0048358E" w:rsidRPr="0048358E">
        <w:rPr>
          <w:rFonts w:ascii="Times New Roman" w:hAnsi="Times New Roman" w:cs="Times New Roman"/>
          <w:sz w:val="24"/>
        </w:rPr>
        <w:t xml:space="preserve">, 2010; </w:t>
      </w:r>
      <w:proofErr w:type="spellStart"/>
      <w:r w:rsidR="0048358E" w:rsidRPr="0048358E">
        <w:rPr>
          <w:rFonts w:ascii="Times New Roman" w:hAnsi="Times New Roman" w:cs="Times New Roman"/>
          <w:sz w:val="24"/>
        </w:rPr>
        <w:t>Santacà</w:t>
      </w:r>
      <w:proofErr w:type="spellEnd"/>
      <w:r w:rsidR="0048358E" w:rsidRPr="0048358E">
        <w:rPr>
          <w:rFonts w:ascii="Times New Roman" w:hAnsi="Times New Roman" w:cs="Times New Roman"/>
          <w:sz w:val="24"/>
        </w:rPr>
        <w:t>, 2024)</w:t>
      </w:r>
      <w:r w:rsidR="0048358E">
        <w:rPr>
          <w:rFonts w:ascii="Times New Roman" w:hAnsi="Times New Roman" w:cs="Times New Roman"/>
          <w:sz w:val="24"/>
          <w:szCs w:val="24"/>
        </w:rPr>
        <w:fldChar w:fldCharType="end"/>
      </w:r>
      <w:r w:rsidR="00742AD2">
        <w:rPr>
          <w:rFonts w:ascii="Times New Roman" w:hAnsi="Times New Roman" w:cs="Times New Roman"/>
          <w:sz w:val="24"/>
          <w:szCs w:val="24"/>
        </w:rPr>
        <w:t>.</w:t>
      </w:r>
    </w:p>
    <w:p w14:paraId="21E265BD" w14:textId="1CCC76CE" w:rsidR="00313211" w:rsidRPr="009A22FD" w:rsidRDefault="00FE56C7" w:rsidP="009A22FD">
      <w:pPr>
        <w:spacing w:line="480" w:lineRule="auto"/>
        <w:ind w:firstLine="720"/>
        <w:rPr>
          <w:rFonts w:ascii="Times New Roman" w:hAnsi="Times New Roman" w:cs="Times New Roman"/>
          <w:sz w:val="24"/>
          <w:szCs w:val="24"/>
        </w:rPr>
      </w:pPr>
      <w:r w:rsidRPr="009A22FD">
        <w:rPr>
          <w:rFonts w:ascii="Times New Roman" w:hAnsi="Times New Roman" w:cs="Times New Roman"/>
          <w:sz w:val="24"/>
          <w:szCs w:val="24"/>
        </w:rPr>
        <w:t xml:space="preserve">It is also important to consider methodological approaches, such as visual angle, when investigating hierarchical </w:t>
      </w:r>
      <w:r w:rsidR="002F455F">
        <w:rPr>
          <w:rFonts w:ascii="Times New Roman" w:hAnsi="Times New Roman" w:cs="Times New Roman"/>
          <w:sz w:val="24"/>
          <w:szCs w:val="24"/>
        </w:rPr>
        <w:t>f</w:t>
      </w:r>
      <w:r w:rsidRPr="009A22FD">
        <w:rPr>
          <w:rFonts w:ascii="Times New Roman" w:hAnsi="Times New Roman" w:cs="Times New Roman"/>
          <w:sz w:val="24"/>
          <w:szCs w:val="24"/>
        </w:rPr>
        <w:t xml:space="preserve">igures. This was first demonstrated by </w:t>
      </w:r>
      <w:proofErr w:type="spellStart"/>
      <w:r w:rsidRPr="009A22FD">
        <w:rPr>
          <w:rFonts w:ascii="Times New Roman" w:hAnsi="Times New Roman" w:cs="Times New Roman"/>
          <w:sz w:val="24"/>
          <w:szCs w:val="24"/>
        </w:rPr>
        <w:t>Kinchla</w:t>
      </w:r>
      <w:proofErr w:type="spellEnd"/>
      <w:r w:rsidRPr="009A22FD">
        <w:rPr>
          <w:rFonts w:ascii="Times New Roman" w:hAnsi="Times New Roman" w:cs="Times New Roman"/>
          <w:sz w:val="24"/>
          <w:szCs w:val="24"/>
        </w:rPr>
        <w:t xml:space="preserve"> and Wolfe </w:t>
      </w:r>
      <w:r w:rsidRPr="009A22FD">
        <w:rPr>
          <w:rFonts w:ascii="Times New Roman" w:hAnsi="Times New Roman" w:cs="Times New Roman"/>
          <w:sz w:val="24"/>
          <w:szCs w:val="24"/>
        </w:rPr>
        <w:fldChar w:fldCharType="begin"/>
      </w:r>
      <w:r w:rsidR="006C239C" w:rsidRPr="009A22FD">
        <w:rPr>
          <w:rFonts w:ascii="Times New Roman" w:hAnsi="Times New Roman" w:cs="Times New Roman"/>
          <w:sz w:val="24"/>
          <w:szCs w:val="24"/>
        </w:rPr>
        <w:instrText xml:space="preserve"> ADDIN ZOTERO_ITEM CSL_CITATION {"citationID":"KaVirzTw","properties":{"formattedCitation":"(Kinchla &amp; Wolfe, 1979)","plainCitation":"(Kinchla &amp; Wolfe, 1979)","dontUpdate":true,"noteIndex":0},"citationItems":[{"id":106,"uris":["http://zotero.org/users/10600458/items/BHKRVZX7"],"itemData":{"id":106,"type":"article-journal","abstract":"This paper deals with the order in which different levels of form are recognized in a visual image. An experiment is reported in which the size of a tachistoscopically viewed image was varied. The results suggest neither an invariant “top-down” (gross shapes first followed by lower-order details) or “bottom-up” (the opposite) sequence. Rather, they seem to suggest a sort of “middle-out” sequence: forms at some intermediate level of structure having an optimal size or spatial-frequency spectrum are processed first, with subsequent processing of both higher and lower levels of form.","container-title":"Perception &amp; Psychophysics","DOI":"10.3758/BF03202991","ISSN":"1532-5962","issue":"3","journalAbbreviation":"Perception &amp; Psychophysics","language":"en","page":"225-231","source":"Springer Link","title":"The order of visual processing: “Top-down,” “bottom-up,” or “middle-out”","title-short":"The order of visual processing","volume":"25","author":[{"family":"Kinchla","given":"R. A."},{"family":"Wolfe","given":"J. M."}],"issued":{"date-parts":[["1979",5,1]]}}}],"schema":"https://github.com/citation-style-language/schema/raw/master/csl-citation.json"} </w:instrText>
      </w:r>
      <w:r w:rsidRPr="009A22FD">
        <w:rPr>
          <w:rFonts w:ascii="Times New Roman" w:hAnsi="Times New Roman" w:cs="Times New Roman"/>
          <w:sz w:val="24"/>
          <w:szCs w:val="24"/>
        </w:rPr>
        <w:fldChar w:fldCharType="separate"/>
      </w:r>
      <w:r w:rsidRPr="009A22FD">
        <w:rPr>
          <w:rFonts w:ascii="Times New Roman" w:hAnsi="Times New Roman" w:cs="Times New Roman"/>
          <w:sz w:val="24"/>
          <w:szCs w:val="24"/>
        </w:rPr>
        <w:t>(1979)</w:t>
      </w:r>
      <w:r w:rsidRPr="009A22FD">
        <w:rPr>
          <w:rFonts w:ascii="Times New Roman" w:hAnsi="Times New Roman" w:cs="Times New Roman"/>
          <w:sz w:val="24"/>
          <w:szCs w:val="24"/>
        </w:rPr>
        <w:fldChar w:fldCharType="end"/>
      </w:r>
      <w:r w:rsidRPr="009A22FD">
        <w:rPr>
          <w:rFonts w:ascii="Times New Roman" w:hAnsi="Times New Roman" w:cs="Times New Roman"/>
          <w:sz w:val="24"/>
          <w:szCs w:val="24"/>
        </w:rPr>
        <w:t xml:space="preserve"> in a target detection task utilizing Navon letters. Participants were instructed to search for the target letter as indicated by an audio cue and report if it was present. They manipulated the visual angle of the global figure, with sizes including 4.8</w:t>
      </w:r>
      <w:r w:rsidRPr="009A22FD">
        <w:rPr>
          <w:rFonts w:ascii="Times New Roman" w:hAnsi="Times New Roman" w:cs="Times New Roman"/>
          <w:sz w:val="24"/>
          <w:szCs w:val="24"/>
          <w:vertAlign w:val="superscript"/>
        </w:rPr>
        <w:t>°</w:t>
      </w:r>
      <w:r w:rsidRPr="009A22FD">
        <w:rPr>
          <w:rFonts w:ascii="Times New Roman" w:hAnsi="Times New Roman" w:cs="Times New Roman"/>
          <w:sz w:val="24"/>
          <w:szCs w:val="24"/>
        </w:rPr>
        <w:t>, 6.7</w:t>
      </w:r>
      <w:r w:rsidRPr="009A22FD">
        <w:rPr>
          <w:rFonts w:ascii="Times New Roman" w:hAnsi="Times New Roman" w:cs="Times New Roman"/>
          <w:sz w:val="24"/>
          <w:szCs w:val="24"/>
          <w:vertAlign w:val="superscript"/>
        </w:rPr>
        <w:t>°</w:t>
      </w:r>
      <w:r w:rsidRPr="009A22FD">
        <w:rPr>
          <w:rFonts w:ascii="Times New Roman" w:hAnsi="Times New Roman" w:cs="Times New Roman"/>
          <w:sz w:val="24"/>
          <w:szCs w:val="24"/>
        </w:rPr>
        <w:t>, 8.0</w:t>
      </w:r>
      <w:r w:rsidRPr="009A22FD">
        <w:rPr>
          <w:rFonts w:ascii="Times New Roman" w:hAnsi="Times New Roman" w:cs="Times New Roman"/>
          <w:sz w:val="24"/>
          <w:szCs w:val="24"/>
          <w:vertAlign w:val="superscript"/>
        </w:rPr>
        <w:t>°</w:t>
      </w:r>
      <w:r w:rsidRPr="009A22FD">
        <w:rPr>
          <w:rFonts w:ascii="Times New Roman" w:hAnsi="Times New Roman" w:cs="Times New Roman"/>
          <w:sz w:val="24"/>
          <w:szCs w:val="24"/>
        </w:rPr>
        <w:t xml:space="preserve">, 10.3 </w:t>
      </w:r>
      <w:r w:rsidRPr="009A22FD">
        <w:rPr>
          <w:rFonts w:ascii="Times New Roman" w:hAnsi="Times New Roman" w:cs="Times New Roman"/>
          <w:sz w:val="24"/>
          <w:szCs w:val="24"/>
          <w:vertAlign w:val="superscript"/>
        </w:rPr>
        <w:t>°</w:t>
      </w:r>
      <w:r w:rsidRPr="009A22FD">
        <w:rPr>
          <w:rFonts w:ascii="Times New Roman" w:hAnsi="Times New Roman" w:cs="Times New Roman"/>
          <w:sz w:val="24"/>
          <w:szCs w:val="24"/>
        </w:rPr>
        <w:t>, or 22.1</w:t>
      </w:r>
      <w:r w:rsidRPr="009A22FD">
        <w:rPr>
          <w:rFonts w:ascii="Times New Roman" w:hAnsi="Times New Roman" w:cs="Times New Roman"/>
          <w:sz w:val="24"/>
          <w:szCs w:val="24"/>
          <w:vertAlign w:val="superscript"/>
        </w:rPr>
        <w:t>°</w:t>
      </w:r>
      <w:r w:rsidRPr="009A22FD">
        <w:rPr>
          <w:rFonts w:ascii="Times New Roman" w:hAnsi="Times New Roman" w:cs="Times New Roman"/>
          <w:sz w:val="24"/>
          <w:szCs w:val="24"/>
        </w:rPr>
        <w:t>. The resulting observations suggest that the GPE is most prominent with sizes between 6</w:t>
      </w:r>
      <w:r w:rsidRPr="009A22FD">
        <w:rPr>
          <w:rFonts w:ascii="Times New Roman" w:hAnsi="Times New Roman" w:cs="Times New Roman"/>
          <w:sz w:val="24"/>
          <w:szCs w:val="24"/>
          <w:vertAlign w:val="superscript"/>
        </w:rPr>
        <w:t xml:space="preserve">° </w:t>
      </w:r>
      <w:r w:rsidRPr="009A22FD">
        <w:rPr>
          <w:rFonts w:ascii="Times New Roman" w:hAnsi="Times New Roman" w:cs="Times New Roman"/>
          <w:sz w:val="24"/>
          <w:szCs w:val="24"/>
        </w:rPr>
        <w:t>and 9</w:t>
      </w:r>
      <w:r w:rsidRPr="009A22FD">
        <w:rPr>
          <w:rFonts w:ascii="Times New Roman" w:hAnsi="Times New Roman" w:cs="Times New Roman"/>
          <w:sz w:val="24"/>
          <w:szCs w:val="24"/>
          <w:vertAlign w:val="superscript"/>
        </w:rPr>
        <w:t>°</w:t>
      </w:r>
      <w:r w:rsidRPr="009A22FD">
        <w:rPr>
          <w:rFonts w:ascii="Times New Roman" w:hAnsi="Times New Roman" w:cs="Times New Roman"/>
          <w:sz w:val="24"/>
          <w:szCs w:val="24"/>
        </w:rPr>
        <w:t>. But at larger visual angles, the effect reverses creating a local precedence effect. However, Navon and Norman (1983) argued that the effect might instead be due to differences between foveal and peripheral processing. Their task utilized the letters C and O to keep all information in the parafoveal field, avoiding confounding factors such as eccentricity and globality. By keeping eccentricity constant with identical shapes, they found that the GPE was present in both large and small subtended angles, suggesting that the GPE is unlikely to be due to salience at the global level. Furthermore, stimulus composition also plays a role in perceptual bias. For example, Martin (1979) showed that the number of elements could modulate</w:t>
      </w:r>
      <w:r w:rsidR="002F455F">
        <w:rPr>
          <w:rFonts w:ascii="Times New Roman" w:hAnsi="Times New Roman" w:cs="Times New Roman"/>
          <w:sz w:val="24"/>
          <w:szCs w:val="24"/>
        </w:rPr>
        <w:t xml:space="preserve"> these</w:t>
      </w:r>
      <w:r w:rsidRPr="009A22FD">
        <w:rPr>
          <w:rFonts w:ascii="Times New Roman" w:hAnsi="Times New Roman" w:cs="Times New Roman"/>
          <w:sz w:val="24"/>
          <w:szCs w:val="24"/>
        </w:rPr>
        <w:t xml:space="preserve"> biases, with a local bias evident when elements are sparse.</w:t>
      </w:r>
    </w:p>
    <w:p w14:paraId="49138CD3" w14:textId="2CCF55EA" w:rsidR="00EA740F" w:rsidRPr="00F908C4" w:rsidRDefault="00EA740F" w:rsidP="00DF3105">
      <w:pPr>
        <w:pStyle w:val="Heading2"/>
        <w:spacing w:line="480" w:lineRule="auto"/>
        <w:rPr>
          <w:rFonts w:ascii="Times New Roman" w:hAnsi="Times New Roman" w:cs="Times New Roman"/>
          <w:b/>
          <w:bCs/>
        </w:rPr>
      </w:pPr>
      <w:bookmarkStart w:id="149" w:name="_Toc193807062"/>
      <w:bookmarkStart w:id="150" w:name="_Toc193807125"/>
      <w:r w:rsidRPr="00F908C4">
        <w:rPr>
          <w:rFonts w:ascii="Times New Roman" w:hAnsi="Times New Roman" w:cs="Times New Roman"/>
          <w:b/>
          <w:bCs/>
        </w:rPr>
        <w:t xml:space="preserve">Individual </w:t>
      </w:r>
      <w:r w:rsidR="002F455F">
        <w:rPr>
          <w:rFonts w:ascii="Times New Roman" w:hAnsi="Times New Roman" w:cs="Times New Roman"/>
          <w:b/>
          <w:bCs/>
        </w:rPr>
        <w:t>D</w:t>
      </w:r>
      <w:r w:rsidRPr="00F908C4">
        <w:rPr>
          <w:rFonts w:ascii="Times New Roman" w:hAnsi="Times New Roman" w:cs="Times New Roman"/>
          <w:b/>
          <w:bCs/>
        </w:rPr>
        <w:t>ifferences</w:t>
      </w:r>
      <w:bookmarkEnd w:id="149"/>
      <w:bookmarkEnd w:id="150"/>
    </w:p>
    <w:p w14:paraId="3154AFF5" w14:textId="1C96FF24" w:rsidR="00486933" w:rsidRPr="00F908C4" w:rsidRDefault="00E531CB" w:rsidP="00F908C4">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In contemporary research, </w:t>
      </w:r>
      <w:r w:rsidR="007F4B4B" w:rsidRPr="00F908C4">
        <w:rPr>
          <w:rFonts w:ascii="Times New Roman" w:hAnsi="Times New Roman" w:cs="Times New Roman"/>
          <w:sz w:val="24"/>
          <w:szCs w:val="24"/>
        </w:rPr>
        <w:t>the GPE</w:t>
      </w:r>
      <w:r w:rsidRPr="00F908C4">
        <w:rPr>
          <w:rFonts w:ascii="Times New Roman" w:hAnsi="Times New Roman" w:cs="Times New Roman"/>
          <w:sz w:val="24"/>
          <w:szCs w:val="24"/>
        </w:rPr>
        <w:t xml:space="preserve"> serves as a crucial measure </w:t>
      </w:r>
      <w:r w:rsidR="007F4B4B" w:rsidRPr="00F908C4">
        <w:rPr>
          <w:rFonts w:ascii="Times New Roman" w:hAnsi="Times New Roman" w:cs="Times New Roman"/>
          <w:sz w:val="24"/>
          <w:szCs w:val="24"/>
        </w:rPr>
        <w:t xml:space="preserve">for </w:t>
      </w:r>
      <w:r w:rsidRPr="00F908C4">
        <w:rPr>
          <w:rFonts w:ascii="Times New Roman" w:hAnsi="Times New Roman" w:cs="Times New Roman"/>
          <w:sz w:val="24"/>
          <w:szCs w:val="24"/>
        </w:rPr>
        <w:t xml:space="preserve">investigating how individual differences influence perception. Evidence suggests that the GPE diminishes with age, indicating a shift in perceptual processing priorities over the lifespan </w:t>
      </w:r>
      <w:r w:rsidR="00506216"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{"citationID":"LAXWqKfa","properties":{"formattedCitation":"(M\\uc0\\u252{}ller-Oehring et al., 2007; Scailquin, 2000; Staudinger et al., 2011)","plainCitation":"(Müller-Oehring et al., 2007; Scailquin, 2000; Staudinger et al., 2011)","noteIndex":0},"citationItems":[{"id":443,"uris":["http://zotero.org/users/10600458/items/BI3PUCT7"],"itemData":{"id":443,"type":"article-journal","abstract":"To identify attentional and neural mechanisms affecting global and local feature extraction, we devised a global–local hierarchical letter paradigm to test the hypothesis that aging reduces functional cerebral lateralization through corpus callosum (CC) degradation. Participants (37 men and women, 26–79 years) performed a task requiring global, local, or global+local attention and underwent structural MRI for CC measurement. Although reaction time (RT) slowed with age, all participants had faster RTs to local than global targets. This local precedence effect together with greater interference from incongruent local information and greater response conflict from local targets each correlated with older age and smaller callosal genu (anterior) areas. These findings support the hypothesis that the CC mediates lateralized local–global processes by inhibition of task-irrelevant information under selective attention conditions. Further, with advancing age smaller genu size leads to less robust inhibition, thereby reducing cerebral lateralization and permitting interference to influence processing. Sex was an additional modifier of interference, in that callosum–interference relationships were evident in women but not in men. Regardless of age, smaller splenium (posterior) areas correlated with less response facilitation from repetition priming of global targets in men, but with greater response facilitation from repetition priming of local targets in women. Our data indicate the following dissociation: anterior callosal structure was associated with inhibitory processes (i.e., interference from incongruency and response conflict), which are vulnerable to the effects of age and sex, whereas posterior callosal structure was associated with facilitation processes from repetition priming dependent on sex and independent of age.","container-title":"Brain Research","DOI":"10.1016/j.brainres.2007.01.062","ISSN":"0006-8993","journalAbbreviation":"Brain Research","page":"189-205","source":"ScienceDirect","title":"Local–global interference is modulated by age, sex and anterior corpus callosum size","volume":"1142","author":[{"family":"Müller-Oehring","given":"Eva M."},{"family":"Schulte","given":"Tilman"},{"family":"Raassi","given":"Carla"},{"family":"Pfefferbaum","given":"Adolf"},{"family":"Sullivan","given":"Edith V."}],"issued":{"date-parts":[["2007",4,20]]}}},{"id":7,"uris":["http://zotero.org/users/10600458/items/KJNRNDTG"],"itemData":{"id":7,"type":"article-journal","abstract":"The literature is virtually devoid of studies examining the effect of aging on the ”global precedence” effect (Navon, D. [1977]. Cognitive Psychology, 9, 353-383). In this paradigm, global letters formed with local letters are shown, and the subject has to recognize either the local or the global letters. The relation between the global and the local letters is either congruent, neutral, or conflicting. Five experiments are reported, with five sets of 16 young and five sets of 16 elderly, healthy, adult subjects. The global precedence effect was observed in both age groups in the basic perceptual experiment as designed by Navon (Experiment 1). In addition, young and elderly subjects were able to process separately the global and the local shapes when attention was not directed towards a specific level (Experiment 1a). However, subpopulations emerged, especially in the elderly, depending on their ability to ”resist” to the interference of the global shape upon the processing of the local form. This could support the few indirect published data suggesting that global precedence tends to diminish or to disappear with age. In experiments 2 and 2a, subjects were retained only if they did process the local level better than at random. Global precedence was confirmed in both young and elderly subjects. Again, elderly subjects manifested an increased sensitivity to interference. Moreover, a general effect of age remained, even in the control (neutral) conditions, suggesting difficulties of encoding in elderly. Therefore, in Experiment 3, encoding conditions of both age groups were equated by increasing exposure durationof the material for elderly. Subjects of Experiment 3 were also submitted to a Strooptest, to verify whether the increased sensitivity to interference in the elderly was specific to the ”Navon task” or the expression of a general effect of aging on inhibition mechanisms. The global precedence phenomen on was observed in young andelderly subjects, with no sign of an effect of age under these conditions; in elderly, furthermore, the interference effect did not appear to result froma general aspecific deficit of inhibition mechanisms. It thus appears that the global precedence phenomenon resists well the effects of aging, but that subpopulations of elderly subjects should be considered in future studies.","container-title":"Experimental Aging Research","DOI":"10.1080/036107300750015705","ISSN":"0361-073X","issue":"4","note":"publisher: Routledge\n_eprint: https://doi.org/10.1080/036107300750015705\nPMID: 11091937","page":"285-314","source":"Taylor and Francis+NEJM","title":"The Fate of Global Precedence With Age","volume":"26","author":[{"family":"Scailquin","given":"Raymond Bruyer","suffix":"Jean-Christophe"}],"issued":{"date-parts":[["2000",10,1]]}}},{"id":8,"uris":["http://zotero.org/users/10600458/items/ERJVXNPY"],"itemData":{"id":8,"type":"article-journal","abstract":"Our visual world is hierarchically organized. Hierarchical processing is frequently investigated using Navon figures (large letters made up of smaller ones). In young adults, many studies reported faster reaction times (RT) to target letters presented at the global level [i.e., global precedence (GP)]. Furthermore, an age-related decline of this GP has been reported. We tested whether deficits in perceptual grouping via Gestalt laws (Gestalt principles of Proximity and Continuity) might contribute to this decline. In a directed attention task with valid and invalid cues, 20 young (mean age 22) and 20 older (mean age 57) male subjects had to indicate whether a target letter appeared at the global or local level of a Navon figure. The number of local letters forming the global figure was modulated in 5 steps. As expected, during valid trials, young adults showed a GP that linearly increased with increasing numbers of local letters (i.e., GP enhancement). This suggests that GP is related to perceptual grouping via Gestalt laws. By contrast, the group of older subjects demonstrated no precedence effect in RT and a non-significant trend toward GP in error rates (ER). No GP enhancement with an increasing number of local elements was observed. Exploratory analysis revealed that individual insensitivity to the modulation of matrix density, as revealed by a lack of global RT acceleration, was restricted to subjects that showed an overall local precedence (LP). Because older subjects tended to more frequently display an insensitivity to matrix modulation and an LP, we conclude that deficient Gestalt detection as indicated by non-enhanced global RT might contribute to the RT-related decline of GP with age.","container-title":"Cortex","DOI":"10.1016/j.cortex.2010.08.001","ISSN":"0010-9452","issue":"7","journalAbbreviation":"Cortex","page":"854-862","source":"ScienceDirect","title":"Gestalt perception and the decline of global precedence in older subjects","volume":"47","author":[{"family":"Staudinger","given":"Markus R."},{"family":"Fink","given":"Gereon R."},{"family":"Mackay","given":"Clare E."},{"family":"Lux","given":"Silke"}],"issued":{"date-parts":[["2011",7,1]]}}}],"schema":"https://github.com/citation-style-language/schema/raw/master/csl-citation.json"} </w:instrText>
      </w:r>
      <w:r w:rsidR="00506216" w:rsidRPr="00F908C4">
        <w:rPr>
          <w:rFonts w:ascii="Times New Roman" w:hAnsi="Times New Roman" w:cs="Times New Roman"/>
          <w:sz w:val="24"/>
          <w:szCs w:val="24"/>
        </w:rPr>
        <w:fldChar w:fldCharType="separate"/>
      </w:r>
      <w:r w:rsidR="00506216" w:rsidRPr="00F908C4">
        <w:rPr>
          <w:rFonts w:ascii="Times New Roman" w:hAnsi="Times New Roman" w:cs="Times New Roman"/>
          <w:sz w:val="24"/>
        </w:rPr>
        <w:t>(Müller-</w:t>
      </w:r>
      <w:proofErr w:type="spellStart"/>
      <w:r w:rsidR="00506216" w:rsidRPr="00F908C4">
        <w:rPr>
          <w:rFonts w:ascii="Times New Roman" w:hAnsi="Times New Roman" w:cs="Times New Roman"/>
          <w:sz w:val="24"/>
        </w:rPr>
        <w:t>Oehring</w:t>
      </w:r>
      <w:proofErr w:type="spellEnd"/>
      <w:r w:rsidR="00506216" w:rsidRPr="00F908C4">
        <w:rPr>
          <w:rFonts w:ascii="Times New Roman" w:hAnsi="Times New Roman" w:cs="Times New Roman"/>
          <w:sz w:val="24"/>
        </w:rPr>
        <w:t xml:space="preserve"> et al., 2007; </w:t>
      </w:r>
      <w:proofErr w:type="spellStart"/>
      <w:r w:rsidR="00506216" w:rsidRPr="00F908C4">
        <w:rPr>
          <w:rFonts w:ascii="Times New Roman" w:hAnsi="Times New Roman" w:cs="Times New Roman"/>
          <w:sz w:val="24"/>
        </w:rPr>
        <w:t>Scailquin</w:t>
      </w:r>
      <w:proofErr w:type="spellEnd"/>
      <w:r w:rsidR="00506216" w:rsidRPr="00F908C4">
        <w:rPr>
          <w:rFonts w:ascii="Times New Roman" w:hAnsi="Times New Roman" w:cs="Times New Roman"/>
          <w:sz w:val="24"/>
        </w:rPr>
        <w:t>, 2000; Staudinger et al., 2011)</w:t>
      </w:r>
      <w:r w:rsidR="00506216" w:rsidRPr="00F908C4">
        <w:rPr>
          <w:rFonts w:ascii="Times New Roman" w:hAnsi="Times New Roman" w:cs="Times New Roman"/>
          <w:sz w:val="24"/>
          <w:szCs w:val="24"/>
        </w:rPr>
        <w:fldChar w:fldCharType="end"/>
      </w:r>
      <w:r w:rsidR="001D5D8F" w:rsidRPr="00F908C4">
        <w:rPr>
          <w:rFonts w:ascii="Times New Roman" w:hAnsi="Times New Roman" w:cs="Times New Roman"/>
          <w:sz w:val="24"/>
          <w:szCs w:val="24"/>
        </w:rPr>
        <w:t xml:space="preserve">. </w:t>
      </w:r>
      <w:r w:rsidRPr="00F908C4">
        <w:rPr>
          <w:rFonts w:ascii="Times New Roman" w:hAnsi="Times New Roman" w:cs="Times New Roman"/>
          <w:sz w:val="24"/>
          <w:szCs w:val="24"/>
        </w:rPr>
        <w:t xml:space="preserve">Additionally, sex differences in GPE have been </w:t>
      </w:r>
      <w:r w:rsidRPr="00F908C4">
        <w:rPr>
          <w:rFonts w:ascii="Times New Roman" w:hAnsi="Times New Roman" w:cs="Times New Roman"/>
          <w:sz w:val="24"/>
          <w:szCs w:val="24"/>
        </w:rPr>
        <w:lastRenderedPageBreak/>
        <w:t xml:space="preserve">shown to be influenced by hemispheric specialization and hormonal variations, leading to distinct perceptual patterns between males and females </w:t>
      </w:r>
      <w:r w:rsidR="00506216"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{"citationID":"4gXabGXM","properties":{"formattedCitation":"(M\\uc0\\u252{}ller-Oehring et al., 2007; Pletzer, 2014)","plainCitation":"(Müller-Oehring et al., 2007; Pletzer, 2014)","noteIndex":0},"citationItems":[{"id":443,"uris":["http://zotero.org/users/10600458/items/BI3PUCT7"],"itemData":{"id":443,"type":"article-journal","abstract":"To identify attentional and neural mechanisms affecting global and local feature extraction, we devised a global–local hierarchical letter paradigm to test the hypothesis that aging reduces functional cerebral lateralization through corpus callosum (CC) degradation. Participants (37 men and women, 26–79 years) performed a task requiring global, local, or global+local attention and underwent structural MRI for CC measurement. Although reaction time (RT) slowed with age, all participants had faster RTs to local than global targets. This local precedence effect together with greater interference from incongruent local information and greater response conflict from local targets each correlated with older age and smaller callosal genu (anterior) areas. These findings support the hypothesis that the CC mediates lateralized local–global processes by inhibition of task-irrelevant information under selective attention conditions. Further, with advancing age smaller genu size leads to less robust inhibition, thereby reducing cerebral lateralization and permitting interference to influence processing. Sex was an additional modifier of interference, in that callosum–interference relationships were evident in women but not in men. Regardless of age, smaller splenium (posterior) areas correlated with less response facilitation from repetition priming of global targets in men, but with greater response facilitation from repetition priming of local targets in women. Our data indicate the following dissociation: anterior callosal structure was associated with inhibitory processes (i.e., interference from incongruency and response conflict), which are vulnerable to the effects of age and sex, whereas posterior callosal structure was associated with facilitation processes from repetition priming dependent on sex and independent of age.","container-title":"Brain Research","DOI":"10.1016/j.brainres.2007.01.062","ISSN":"0006-8993","journalAbbreviation":"Brain Research","page":"189-205","source":"ScienceDirect","title":"Local–global interference is modulated by age, sex and anterior corpus callosum size","volume":"1142","author":[{"family":"Müller-Oehring","given":"Eva M."},{"family":"Schulte","given":"Tilman"},{"family":"Raassi","given":"Carla"},{"family":"Pfefferbaum","given":"Adolf"},{"family":"Sullivan","given":"Edith V."}],"issued":{"date-parts":[["2007",4,20]]}}},{"id":440,"uris":["http://zotero.org/users/10600458/items/V3GSRI5H"],"itemData":{"id":440,"type":"article-journal","abstract":"This article reviews the literature on sex-specific strategy use in cognitive tasks with the aim to carve out a link between sex differences in different cognitive tasks. I conclude that male strategies are commonly holistic and oriented toward global stimulus aspects, while female strategies are commonly decomposed and oriented toward local stimulus aspects. Thus, the strategies observed in different tasks, may depend on sex differences in attentional focus and hence sex differences in global-local processing. I hypothesize that strategy use may be sex hormone dependent and hence subject to change over the menstrual cycle as evidenced by findings in global-local processing and emotional memory. Furthermore, I propose sex hormonal modulation of hemispheric asymmetries as one possible neural substrate for this theory, thereby building on older theories, emphasizing the importance of sex differences in brain lateralization. The ideas described in the current article represent a perspective toward a unifying approach to the study of sex differences in cognition and their neural correlates.","container-title":"Frontiers in Neuroscience","DOI":"10.3389/fnins.2014.00425","ISSN":"1662-4548","journalAbbreviation":"Front Neurosci","note":"PMID: 25565953\nPMCID: PMC4273628","page":"425","source":"PubMed Central","title":"Sex-specific strategy use and global-local processing: a perspective toward integrating sex differences in cognition","title-short":"Sex-specific strategy use and global-local processing","volume":"8","author":[{"family":"Pletzer","given":"Belinda"}],"issued":{"date-parts":[["2014",12,22]]}}}],"schema":"https://github.com/citation-style-language/schema/raw/master/csl-citation.json"} </w:instrText>
      </w:r>
      <w:r w:rsidR="00506216" w:rsidRPr="00F908C4">
        <w:rPr>
          <w:rFonts w:ascii="Times New Roman" w:hAnsi="Times New Roman" w:cs="Times New Roman"/>
          <w:sz w:val="24"/>
          <w:szCs w:val="24"/>
        </w:rPr>
        <w:fldChar w:fldCharType="separate"/>
      </w:r>
      <w:r w:rsidR="00C433FA" w:rsidRPr="00F908C4">
        <w:rPr>
          <w:rFonts w:ascii="Times New Roman" w:hAnsi="Times New Roman" w:cs="Times New Roman"/>
          <w:sz w:val="24"/>
        </w:rPr>
        <w:t>(Müller-</w:t>
      </w:r>
      <w:proofErr w:type="spellStart"/>
      <w:r w:rsidR="00C433FA" w:rsidRPr="00F908C4">
        <w:rPr>
          <w:rFonts w:ascii="Times New Roman" w:hAnsi="Times New Roman" w:cs="Times New Roman"/>
          <w:sz w:val="24"/>
        </w:rPr>
        <w:t>Oehring</w:t>
      </w:r>
      <w:proofErr w:type="spellEnd"/>
      <w:r w:rsidR="00C433FA" w:rsidRPr="00F908C4">
        <w:rPr>
          <w:rFonts w:ascii="Times New Roman" w:hAnsi="Times New Roman" w:cs="Times New Roman"/>
          <w:sz w:val="24"/>
        </w:rPr>
        <w:t xml:space="preserve"> et al., 2007; </w:t>
      </w:r>
      <w:proofErr w:type="spellStart"/>
      <w:r w:rsidR="00C433FA" w:rsidRPr="00F908C4">
        <w:rPr>
          <w:rFonts w:ascii="Times New Roman" w:hAnsi="Times New Roman" w:cs="Times New Roman"/>
          <w:sz w:val="24"/>
        </w:rPr>
        <w:t>Pletzer</w:t>
      </w:r>
      <w:proofErr w:type="spellEnd"/>
      <w:r w:rsidR="00C433FA" w:rsidRPr="00F908C4">
        <w:rPr>
          <w:rFonts w:ascii="Times New Roman" w:hAnsi="Times New Roman" w:cs="Times New Roman"/>
          <w:sz w:val="24"/>
        </w:rPr>
        <w:t>, 2014)</w:t>
      </w:r>
      <w:r w:rsidR="00506216" w:rsidRPr="00F908C4">
        <w:rPr>
          <w:rFonts w:ascii="Times New Roman" w:hAnsi="Times New Roman" w:cs="Times New Roman"/>
          <w:sz w:val="24"/>
          <w:szCs w:val="24"/>
        </w:rPr>
        <w:fldChar w:fldCharType="end"/>
      </w:r>
      <w:r w:rsidR="001D5D8F" w:rsidRPr="00F908C4">
        <w:rPr>
          <w:rFonts w:ascii="Times New Roman" w:hAnsi="Times New Roman" w:cs="Times New Roman"/>
          <w:sz w:val="24"/>
          <w:szCs w:val="24"/>
        </w:rPr>
        <w:t xml:space="preserve">. </w:t>
      </w:r>
      <w:r w:rsidR="00497974" w:rsidRPr="00F908C4">
        <w:rPr>
          <w:rFonts w:ascii="Times New Roman" w:hAnsi="Times New Roman" w:cs="Times New Roman"/>
          <w:sz w:val="24"/>
          <w:szCs w:val="24"/>
        </w:rPr>
        <w:t xml:space="preserve">Using Navon </w:t>
      </w:r>
      <w:r w:rsidR="002F455F">
        <w:rPr>
          <w:rFonts w:ascii="Times New Roman" w:hAnsi="Times New Roman" w:cs="Times New Roman"/>
          <w:sz w:val="24"/>
          <w:szCs w:val="24"/>
        </w:rPr>
        <w:t>f</w:t>
      </w:r>
      <w:r w:rsidR="00497974" w:rsidRPr="00F908C4">
        <w:rPr>
          <w:rFonts w:ascii="Times New Roman" w:hAnsi="Times New Roman" w:cs="Times New Roman"/>
          <w:sz w:val="24"/>
          <w:szCs w:val="24"/>
        </w:rPr>
        <w:t xml:space="preserve">igures, it was found that males are faster at identifying global </w:t>
      </w:r>
      <w:r w:rsidR="00CF2A15">
        <w:rPr>
          <w:rFonts w:ascii="Times New Roman" w:hAnsi="Times New Roman" w:cs="Times New Roman"/>
          <w:sz w:val="24"/>
          <w:szCs w:val="24"/>
        </w:rPr>
        <w:t>f</w:t>
      </w:r>
      <w:r w:rsidR="00497974" w:rsidRPr="00F908C4">
        <w:rPr>
          <w:rFonts w:ascii="Times New Roman" w:hAnsi="Times New Roman" w:cs="Times New Roman"/>
          <w:sz w:val="24"/>
          <w:szCs w:val="24"/>
        </w:rPr>
        <w:t xml:space="preserve">igures, while females tend to use a more local strategy associated with left hemisphere dominance </w:t>
      </w:r>
      <w:r w:rsidR="003A6492"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{"citationID":"tJPC6pFe","properties":{"formattedCitation":"(Razumnikova &amp; Volf, 2010)","plainCitation":"(Razumnikova &amp; Volf, 2010)","noteIndex":0},"citationItems":[{"id":439,"uris":["http://zotero.org/users/10600458/items/KAUIWWC3"],"itemData":{"id":439,"type":"article-journal","abstract":"Sex differences in global-local hemispheric selective processing were examined by hierarchical letter presenting in conditions of their perception and comparison. Fifty-six right-handed males and 68 females (aged 17-22 years) participated in the experiment. During interference between global and local aspects of stimuli the mean reaction times for correct global responses was quicker than local responses, and the right hemisphere has been dominated during global selective processing independently from the sex. Sex differences in perception of visual hierarchical stimuli were more pronounced than in comparison condition: men prefer mostly the right-hemispheric global strategy of information processing, but women--the left-hemispheric local one. Dominance of global strategy in men and local strategy in women during visual hierarchical stimuli perception together with no sex differences in correct responses indicates possibility of similar results in cognitive activity by different ways.","container-title":"Fiziologiia cheloveka","journalAbbreviation":"Fiziologiia cheloveka","page":"14-9","source":"ResearchGate","title":"Selection of visual hierarchical stimuli between global and local aspects in men and women","volume":"37","author":[{"family":"Razumnikova","given":"Olga"},{"family":"Volf","given":"Nina"}],"issued":{"date-parts":[["2010",11,30]]}}}],"schema":"https://github.com/citation-style-language/schema/raw/master/csl-citation.json"} </w:instrText>
      </w:r>
      <w:r w:rsidR="003A6492" w:rsidRPr="00F908C4">
        <w:rPr>
          <w:rFonts w:ascii="Times New Roman" w:hAnsi="Times New Roman" w:cs="Times New Roman"/>
          <w:sz w:val="24"/>
          <w:szCs w:val="24"/>
        </w:rPr>
        <w:fldChar w:fldCharType="separate"/>
      </w:r>
      <w:r w:rsidR="003A6492" w:rsidRPr="00F908C4">
        <w:rPr>
          <w:rFonts w:ascii="Times New Roman" w:hAnsi="Times New Roman" w:cs="Times New Roman"/>
          <w:sz w:val="24"/>
        </w:rPr>
        <w:t>(</w:t>
      </w:r>
      <w:proofErr w:type="spellStart"/>
      <w:r w:rsidR="003A6492" w:rsidRPr="00F908C4">
        <w:rPr>
          <w:rFonts w:ascii="Times New Roman" w:hAnsi="Times New Roman" w:cs="Times New Roman"/>
          <w:sz w:val="24"/>
        </w:rPr>
        <w:t>Razumnikova</w:t>
      </w:r>
      <w:proofErr w:type="spellEnd"/>
      <w:r w:rsidR="003A6492" w:rsidRPr="00F908C4">
        <w:rPr>
          <w:rFonts w:ascii="Times New Roman" w:hAnsi="Times New Roman" w:cs="Times New Roman"/>
          <w:sz w:val="24"/>
        </w:rPr>
        <w:t xml:space="preserve"> &amp; </w:t>
      </w:r>
      <w:proofErr w:type="spellStart"/>
      <w:r w:rsidR="003A6492" w:rsidRPr="00F908C4">
        <w:rPr>
          <w:rFonts w:ascii="Times New Roman" w:hAnsi="Times New Roman" w:cs="Times New Roman"/>
          <w:sz w:val="24"/>
        </w:rPr>
        <w:t>Volf</w:t>
      </w:r>
      <w:proofErr w:type="spellEnd"/>
      <w:r w:rsidR="003A6492" w:rsidRPr="00F908C4">
        <w:rPr>
          <w:rFonts w:ascii="Times New Roman" w:hAnsi="Times New Roman" w:cs="Times New Roman"/>
          <w:sz w:val="24"/>
        </w:rPr>
        <w:t>, 2010)</w:t>
      </w:r>
      <w:r w:rsidR="003A6492" w:rsidRPr="00F908C4">
        <w:rPr>
          <w:rFonts w:ascii="Times New Roman" w:hAnsi="Times New Roman" w:cs="Times New Roman"/>
          <w:sz w:val="24"/>
          <w:szCs w:val="24"/>
        </w:rPr>
        <w:fldChar w:fldCharType="end"/>
      </w:r>
      <w:r w:rsidR="003A6492" w:rsidRPr="00F908C4">
        <w:rPr>
          <w:rFonts w:ascii="Times New Roman" w:hAnsi="Times New Roman" w:cs="Times New Roman"/>
          <w:sz w:val="24"/>
          <w:szCs w:val="24"/>
        </w:rPr>
        <w:t xml:space="preserve">. </w:t>
      </w:r>
      <w:r w:rsidR="00497974" w:rsidRPr="00F908C4">
        <w:rPr>
          <w:rFonts w:ascii="Times New Roman" w:hAnsi="Times New Roman" w:cs="Times New Roman"/>
          <w:sz w:val="24"/>
          <w:szCs w:val="24"/>
        </w:rPr>
        <w:t xml:space="preserve">More recently, </w:t>
      </w:r>
      <w:proofErr w:type="spellStart"/>
      <w:r w:rsidR="00497974" w:rsidRPr="00F908C4">
        <w:rPr>
          <w:rFonts w:ascii="Times New Roman" w:hAnsi="Times New Roman" w:cs="Times New Roman"/>
          <w:sz w:val="24"/>
          <w:szCs w:val="24"/>
        </w:rPr>
        <w:t>Hausinger</w:t>
      </w:r>
      <w:proofErr w:type="spellEnd"/>
      <w:r w:rsidR="00497974" w:rsidRPr="00F908C4">
        <w:rPr>
          <w:rFonts w:ascii="Times New Roman" w:hAnsi="Times New Roman" w:cs="Times New Roman"/>
          <w:sz w:val="24"/>
          <w:szCs w:val="24"/>
        </w:rPr>
        <w:t xml:space="preserve"> and </w:t>
      </w:r>
      <w:proofErr w:type="spellStart"/>
      <w:r w:rsidR="00497974" w:rsidRPr="00F908C4">
        <w:rPr>
          <w:rFonts w:ascii="Times New Roman" w:hAnsi="Times New Roman" w:cs="Times New Roman"/>
          <w:sz w:val="24"/>
          <w:szCs w:val="24"/>
        </w:rPr>
        <w:t>Pletzer</w:t>
      </w:r>
      <w:proofErr w:type="spellEnd"/>
      <w:r w:rsidR="00497974" w:rsidRPr="00F908C4">
        <w:rPr>
          <w:rFonts w:ascii="Times New Roman" w:hAnsi="Times New Roman" w:cs="Times New Roman"/>
          <w:sz w:val="24"/>
          <w:szCs w:val="24"/>
        </w:rPr>
        <w:t xml:space="preserve"> </w:t>
      </w:r>
      <w:r w:rsidR="00CF2A15">
        <w:rPr>
          <w:rFonts w:ascii="Times New Roman" w:hAnsi="Times New Roman" w:cs="Times New Roman"/>
          <w:sz w:val="24"/>
          <w:szCs w:val="24"/>
        </w:rPr>
        <w:t xml:space="preserve">(2021) </w:t>
      </w:r>
      <w:r w:rsidR="00497974" w:rsidRPr="00F908C4">
        <w:rPr>
          <w:rFonts w:ascii="Times New Roman" w:hAnsi="Times New Roman" w:cs="Times New Roman"/>
          <w:sz w:val="24"/>
          <w:szCs w:val="24"/>
        </w:rPr>
        <w:t>discovered that levels of progesterone and testosterone influence the precedence and interference effects. Progesterone, the primary female sex hormone, and testosterone, the primary male sex hormone, both play significant roles</w:t>
      </w:r>
      <w:r w:rsidR="007B7E16">
        <w:rPr>
          <w:rFonts w:ascii="Times New Roman" w:hAnsi="Times New Roman" w:cs="Times New Roman"/>
          <w:sz w:val="24"/>
          <w:szCs w:val="24"/>
        </w:rPr>
        <w:t xml:space="preserve"> in development</w:t>
      </w:r>
      <w:r w:rsidR="00497974" w:rsidRPr="00F908C4">
        <w:rPr>
          <w:rFonts w:ascii="Times New Roman" w:hAnsi="Times New Roman" w:cs="Times New Roman"/>
          <w:sz w:val="24"/>
          <w:szCs w:val="24"/>
        </w:rPr>
        <w:t>. Progesterone</w:t>
      </w:r>
      <w:proofErr w:type="gramStart"/>
      <w:r w:rsidR="00497974" w:rsidRPr="00F908C4">
        <w:rPr>
          <w:rFonts w:ascii="Times New Roman" w:hAnsi="Times New Roman" w:cs="Times New Roman"/>
          <w:sz w:val="24"/>
          <w:szCs w:val="24"/>
        </w:rPr>
        <w:t>, in particular, was</w:t>
      </w:r>
      <w:proofErr w:type="gramEnd"/>
      <w:r w:rsidR="00497974" w:rsidRPr="00F908C4">
        <w:rPr>
          <w:rFonts w:ascii="Times New Roman" w:hAnsi="Times New Roman" w:cs="Times New Roman"/>
          <w:sz w:val="24"/>
          <w:szCs w:val="24"/>
        </w:rPr>
        <w:t xml:space="preserve"> found to be crucial in predicting precedence and interference effects due to hemispheric asymmetries in males</w:t>
      </w:r>
      <w:r w:rsidR="003A6492" w:rsidRPr="00F908C4">
        <w:rPr>
          <w:rFonts w:ascii="Times New Roman" w:hAnsi="Times New Roman" w:cs="Times New Roman"/>
          <w:sz w:val="24"/>
          <w:szCs w:val="24"/>
        </w:rPr>
        <w:t>.</w:t>
      </w:r>
      <w:r w:rsidR="00F47F7F" w:rsidRPr="00F908C4">
        <w:rPr>
          <w:rFonts w:ascii="Times New Roman" w:hAnsi="Times New Roman" w:cs="Times New Roman"/>
          <w:sz w:val="24"/>
          <w:szCs w:val="24"/>
        </w:rPr>
        <w:t xml:space="preserve"> </w:t>
      </w:r>
      <w:r w:rsidR="00497974" w:rsidRPr="00F908C4">
        <w:rPr>
          <w:rFonts w:ascii="Times New Roman" w:hAnsi="Times New Roman" w:cs="Times New Roman"/>
          <w:sz w:val="24"/>
          <w:szCs w:val="24"/>
        </w:rPr>
        <w:t xml:space="preserve">In contrast, </w:t>
      </w:r>
      <w:proofErr w:type="spellStart"/>
      <w:r w:rsidR="00497974" w:rsidRPr="00F908C4">
        <w:rPr>
          <w:rFonts w:ascii="Times New Roman" w:hAnsi="Times New Roman" w:cs="Times New Roman"/>
          <w:sz w:val="24"/>
          <w:szCs w:val="24"/>
        </w:rPr>
        <w:t>Voyer</w:t>
      </w:r>
      <w:proofErr w:type="spellEnd"/>
      <w:r w:rsidR="00497974" w:rsidRPr="00F908C4">
        <w:rPr>
          <w:rFonts w:ascii="Times New Roman" w:hAnsi="Times New Roman" w:cs="Times New Roman"/>
          <w:sz w:val="24"/>
          <w:szCs w:val="24"/>
        </w:rPr>
        <w:t xml:space="preserve"> and MacPherson </w:t>
      </w:r>
      <w:r w:rsidR="00497974" w:rsidRPr="00F908C4">
        <w:rPr>
          <w:rFonts w:ascii="Times New Roman" w:hAnsi="Times New Roman" w:cs="Times New Roman"/>
          <w:sz w:val="24"/>
          <w:szCs w:val="24"/>
        </w:rPr>
        <w:fldChar w:fldCharType="begin"/>
      </w:r>
      <w:r w:rsidR="00465F64" w:rsidRPr="00F908C4">
        <w:rPr>
          <w:rFonts w:ascii="Times New Roman" w:hAnsi="Times New Roman" w:cs="Times New Roman"/>
          <w:sz w:val="24"/>
          <w:szCs w:val="24"/>
        </w:rPr>
        <w:instrText xml:space="preserve"> ADDIN ZOTERO_ITEM CSL_CITATION {"citationID":"iPfpY6Y8","properties":{"formattedCitation":"(Voyer &amp; MacPherson, 2020)","plainCitation":"(Voyer &amp; MacPherson, 2020)","dontUpdate":true,"noteIndex":0},"citationItems":[{"id":3776,"uris":["http://zotero.org/users/10600458/items/3Z6KSEWD"],"itemData":{"id":3776,"type":"article-journal","abstract":"The present study reports on 4 experiments aimed at investigating potential sex differences on a curve tracing task. Furthermore, curve tracing was used as an indirect approach to explore the holistic versus piecemeal strategy hypothesis used to account for sex differences in mental rotation. In Experiment 1, participants only completed a curve tracing task. The Navon (1977) local/global task was added in Experiment 2, whereas mental rotation was included in Experiment 3. Experiment 4 corrected issues encountered with the mental rotation task in Experiment 3. All 4 experiments showed a performance advantage for men on accuracy in curve tracing, although the Sex × Distance interaction required to support preference for a holistic strategy in men was not found. The Navon task findings supported the notion that men show a reduced global precedence effect when compared with women. The performance advantage for men in mental rotation only emerged in Experiment 4. Finally, the tasks showed a pattern of correlations suggestive of common components aside from attention. The General Discussion focuses on alternative explanations of the findings and further research required to elucidate them. (PsycInfo Database Record (c) 2022 APA, all rights reserved)","container-title":"Canadian Journal of Experimental Psychology / Revue canadienne de psychologie expérimentale","DOI":"10.1037/cep0000205","ISSN":"1878-7290","issue":"4","note":"publisher-place: US\npublisher: Educational Publishing Foundation","page":"330-345","source":"APA PsycNet","title":"Sex differences in curve tracing","volume":"74","author":[{"family":"Voyer","given":"Daniel"},{"family":"MacPherson","given":"Benjamin R."}],"issued":{"date-parts":[["2020"]]}}}],"schema":"https://github.com/citation-style-language/schema/raw/master/csl-citation.json"} </w:instrText>
      </w:r>
      <w:r w:rsidR="00497974" w:rsidRPr="00F908C4">
        <w:rPr>
          <w:rFonts w:ascii="Times New Roman" w:hAnsi="Times New Roman" w:cs="Times New Roman"/>
          <w:sz w:val="24"/>
          <w:szCs w:val="24"/>
        </w:rPr>
        <w:fldChar w:fldCharType="separate"/>
      </w:r>
      <w:r w:rsidR="00497974" w:rsidRPr="00F908C4">
        <w:rPr>
          <w:rFonts w:ascii="Times New Roman" w:hAnsi="Times New Roman" w:cs="Times New Roman"/>
          <w:sz w:val="24"/>
        </w:rPr>
        <w:t>(2020)</w:t>
      </w:r>
      <w:r w:rsidR="00497974" w:rsidRPr="00F908C4">
        <w:rPr>
          <w:rFonts w:ascii="Times New Roman" w:hAnsi="Times New Roman" w:cs="Times New Roman"/>
          <w:sz w:val="24"/>
          <w:szCs w:val="24"/>
        </w:rPr>
        <w:fldChar w:fldCharType="end"/>
      </w:r>
      <w:r w:rsidR="00497974" w:rsidRPr="00F908C4">
        <w:rPr>
          <w:rFonts w:ascii="Times New Roman" w:hAnsi="Times New Roman" w:cs="Times New Roman"/>
          <w:sz w:val="24"/>
          <w:szCs w:val="24"/>
        </w:rPr>
        <w:t xml:space="preserve"> found that males were not more efficient at holistic processing than females regarding the precedence effect. Instead, males were better at applying a “piecemeal strategy” using an attentional zoom to focus on local features. Cultural backgrounds also modulate this effect; for example, East Asians, </w:t>
      </w:r>
      <w:r w:rsidR="00CF2A15">
        <w:rPr>
          <w:rFonts w:ascii="Times New Roman" w:hAnsi="Times New Roman" w:cs="Times New Roman"/>
          <w:sz w:val="24"/>
          <w:szCs w:val="24"/>
        </w:rPr>
        <w:t>possibly</w:t>
      </w:r>
      <w:r w:rsidR="00CF2A15" w:rsidRPr="00F908C4">
        <w:rPr>
          <w:rFonts w:ascii="Times New Roman" w:hAnsi="Times New Roman" w:cs="Times New Roman"/>
          <w:sz w:val="24"/>
          <w:szCs w:val="24"/>
        </w:rPr>
        <w:t xml:space="preserve"> </w:t>
      </w:r>
      <w:r w:rsidR="00497974" w:rsidRPr="00F908C4">
        <w:rPr>
          <w:rFonts w:ascii="Times New Roman" w:hAnsi="Times New Roman" w:cs="Times New Roman"/>
          <w:sz w:val="24"/>
          <w:szCs w:val="24"/>
        </w:rPr>
        <w:t>due to collectivistic societal norms, exhibit enhanced global processing compared to their Western counterparts</w:t>
      </w:r>
      <w:r w:rsidR="001D5D8F" w:rsidRPr="00F908C4">
        <w:rPr>
          <w:rFonts w:ascii="Times New Roman" w:hAnsi="Times New Roman" w:cs="Times New Roman"/>
          <w:sz w:val="24"/>
          <w:szCs w:val="24"/>
        </w:rPr>
        <w:t xml:space="preserve"> </w:t>
      </w:r>
      <w:r w:rsidR="00506216"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{"citationID":"9NfAbmmY","properties":{"formattedCitation":"(Carther-Krone &amp; Marotta, 2022; Chua et al., 2022)","plainCitation":"(Carther-Krone &amp; Marotta, 2022; Chua et al., 2022)","noteIndex":0},"citationItems":[{"id":4,"uris":["http://zotero.org/users/10600458/items/H3CSFX7U"],"itemData":{"id":4,"type":"article-journal","abstract":"Humans have the remarkable ability to efficiently group elements of a scene together to form a global whole. However, cross-cultural comparisons show that East Asian individuals process scenes more globally than White individuals. This experiment presents new insights into global processing, revealing the relative contributions of two types of visual cells in mediating global and local visual processing in these two groups. Participants completed the Navon hierarchical letters task under divided-attention conditions, indicating whether a target letter “H” was present in the stimuli. Stimuli were either ‘unbiased’, displayed as black letters on a grey screen, or biased to predominantly process low spatial frequency information using psychophysical thresholds that converted unbiased stimuli into achromatic magnocellular-biased stimuli and red-green isoluminant parvocellular-biased stimuli. White participants processed stimuli more globally than Asian participants when low spatial frequency information was conveyed via the parvocellular pathway, while Asian participants showed a global processing advantage when low spatial frequency information was conveyed via the magnocellular pathway, and to a lesser extent through the parvocellular pathway. These findings suggest that the means by which a global processing bias is achieved depends on the subcortical pathway through which visual information is transmitted, and provides a deeper understanding of the relationship between global/local processing, subcortical pathways and spatial frequencies.","container-title":"PLOS ONE","DOI":"10.1371/journal.pone.0270422","ISSN":"1932-6203","issue":"7","journalAbbreviation":"PLOS ONE","language":"en","note":"publisher: Public Library of Science","page":"e0270422","source":"PLoS Journals","title":"The influence of magnocellular and parvocellular visual information on global processing in White and Asian populations","volume":"17","author":[{"family":"Carther-Krone","given":"Tiffany A."},{"family":"Marotta","given":"Jonathan J."}],"issued":{"date-parts":[["2022",7,14]]}}},{"id":357,"uris":["http://zotero.org/users/10600458/items/9EGUYKDE"],"itemData":{"id":357,"type":"article-journal","abstract":"Cultural differences in visual perceptual learning (VPL) could be attributed to differences in the way that people from individualistic and collectivistic cultures preferentially attend to local objects (analytic) or global contexts (holistic). Indeed, individuals from different cultural backgrounds can adopt distinct processing styles and learn to differentially construct meaning from the environment. Therefore, the present work investigates if cross-cultural differences in VPL can vary as a function of holistic processing. A shape discrimination task was used to investigate whether the individualistic versus collectivistic backgrounds of individuals affected the detection of global shapes embedded in cluttered backgrounds. Seventy-seven participants—including Asian (collectivistic background) and European (individualistic background) students—were trained to discriminate between radial and concentric patterns. Singelis's self-construal scale was also used to assess whether differences in learning could be attributed to independent or interdependent self-construal. Results showed that collectivists had faster learning rates and better accuracy performance than individualists following training—thereby reflecting their tendency to attend holistically when learning to extract global forms. Further, we observed a negative association between independent self-construal—which has previously been linked to analytic processing—with performance. This study provides insight into how socio-cultural backgrounds affect VPL.","container-title":"International Journal of Psychology","DOI":"10.1002/ijop.12824","ISSN":"1464-066X","issue":"3","language":"en","note":"_eprint: https://onlinelibrary.wiley.com/doi/pdf/10.1002/ijop.12824","page":"377-386","source":"Wiley Online Library","title":"Cultural differences in visual perceptual learning","volume":"57","author":[{"family":"Chua","given":"Stephanie Y. P."},{"family":"Rentzelas","given":"Panagiotis"},{"family":"Frangou","given":"Polytimi"},{"family":"Kourtzi","given":"Zoe"},{"family":"Lintern","given":"Maxine"},{"family":"Mavritsaki","given":"Eirini"}],"issued":{"date-parts":[["2022"]]}}}],"schema":"https://github.com/citation-style-language/schema/raw/master/csl-citation.json"} </w:instrText>
      </w:r>
      <w:r w:rsidR="00506216" w:rsidRPr="00F908C4">
        <w:rPr>
          <w:rFonts w:ascii="Times New Roman" w:hAnsi="Times New Roman" w:cs="Times New Roman"/>
          <w:sz w:val="24"/>
          <w:szCs w:val="24"/>
        </w:rPr>
        <w:fldChar w:fldCharType="separate"/>
      </w:r>
      <w:r w:rsidR="00506216" w:rsidRPr="00F908C4">
        <w:rPr>
          <w:rFonts w:ascii="Times New Roman" w:hAnsi="Times New Roman" w:cs="Times New Roman"/>
          <w:sz w:val="24"/>
        </w:rPr>
        <w:t>(</w:t>
      </w:r>
      <w:proofErr w:type="spellStart"/>
      <w:r w:rsidR="00506216" w:rsidRPr="00F908C4">
        <w:rPr>
          <w:rFonts w:ascii="Times New Roman" w:hAnsi="Times New Roman" w:cs="Times New Roman"/>
          <w:sz w:val="24"/>
        </w:rPr>
        <w:t>Carther</w:t>
      </w:r>
      <w:proofErr w:type="spellEnd"/>
      <w:r w:rsidR="00506216" w:rsidRPr="00F908C4">
        <w:rPr>
          <w:rFonts w:ascii="Times New Roman" w:hAnsi="Times New Roman" w:cs="Times New Roman"/>
          <w:sz w:val="24"/>
        </w:rPr>
        <w:t>-Krone &amp; Marotta, 2022; Chua et al., 2022)</w:t>
      </w:r>
      <w:r w:rsidR="00506216" w:rsidRPr="00F908C4">
        <w:rPr>
          <w:rFonts w:ascii="Times New Roman" w:hAnsi="Times New Roman" w:cs="Times New Roman"/>
          <w:sz w:val="24"/>
          <w:szCs w:val="24"/>
        </w:rPr>
        <w:fldChar w:fldCharType="end"/>
      </w:r>
      <w:r w:rsidR="001D5D8F" w:rsidRPr="00F908C4">
        <w:rPr>
          <w:rFonts w:ascii="Times New Roman" w:hAnsi="Times New Roman" w:cs="Times New Roman"/>
          <w:sz w:val="24"/>
          <w:szCs w:val="24"/>
        </w:rPr>
        <w:t xml:space="preserve">. </w:t>
      </w:r>
      <w:r w:rsidR="009A6197" w:rsidRPr="00F908C4">
        <w:rPr>
          <w:rFonts w:ascii="Times New Roman" w:hAnsi="Times New Roman" w:cs="Times New Roman"/>
          <w:sz w:val="24"/>
          <w:szCs w:val="24"/>
        </w:rPr>
        <w:t>Similarly, religious affiliations, reflecting collective versus individualistic value systems, have been associated with noticeable differences in global-local processing, suggesting that such perceptual tendencies may also be shaped by the underlying values attributable to religious beliefs</w:t>
      </w:r>
      <w:r w:rsidR="00930B5F" w:rsidRPr="00F908C4">
        <w:rPr>
          <w:rFonts w:ascii="Times New Roman" w:hAnsi="Times New Roman" w:cs="Times New Roman"/>
          <w:sz w:val="24"/>
          <w:szCs w:val="24"/>
        </w:rPr>
        <w:t xml:space="preserve"> </w:t>
      </w:r>
      <w:r w:rsidR="001D5D8F"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{"citationID":"98643fOL","properties":{"formattedCitation":"(Colzato et al., 2010; Hommel &amp; Colzato, 2010)","plainCitation":"(Colzato et al., 2010; Hommel &amp; Colzato, 2010)","noteIndex":0},"citationItems":[{"id":406,"uris":["http://zotero.org/users/10600458/items/BA4YE7ZT"],"itemData":{"id":406,"type":"article-journal","abstract":"Religion is commonly defined as a set of rules, developed as part of a culture. Here we provide evidence that practice in following these rules systematically changes the way people attend to visual stimuli, as indicated by the individual sizes of the global precedence effect (better performance to global than to local features). We show that this effect is significantly reduced in Calvinism, a religion emphasizing individual responsibility, and increased in Catholicism and Judaism, religions emphasizing social solidarity. We also show that this effect is long-lasting (still affecting baptized atheists) and that its size systematically varies as a function of the amount and strictness of religious practices. These findings suggest that religious practice induces particular cognitive-control styles that induce chronic, directional biases in the control of visual attention.","container-title":"Cognition","DOI":"10.1016/j.cognition.2010.07.003","ISSN":"0010-0277","issue":"1","journalAbbreviation":"Cognition","page":"87-94","source":"ScienceDirect","title":"God: Do I have your attention?","title-short":"God","volume":"117","author":[{"family":"Colzato","given":"Lorenza S."},{"family":"Beest","given":"Ilja","dropping-particle":"van"},{"family":"Wildenberg","given":"Wery P. M.","non-dropping-particle":"van den"},{"family":"Scorolli","given":"Claudia"},{"family":"Dorchin","given":"Shirley"},{"family":"Meiran","given":"Nachshon"},{"family":"Borghi","given":"Anna M."},{"family":"Hommel","given":"Bernhard"}],"issued":{"date-parts":[["2010",10,1]]}}},{"id":3,"uris":["http://zotero.org/users/10600458/items/SALNK5T9"],"itemData":{"id":3,"type":"article-journal","abstract":"Abstract. Religions commonly are taken to provide general orientation in leading one's life. We develop here the idea that religions also may have a much more concrete guidance function in providing systematic decision biases in the face of cognitive-control dilemmas. In particular, we assume that the selective reward that religious belief systems provide for rule-conforming behavior induces systematic biases in cognitive-control parameters that are functional in producing the wanted behavior. These biases serve as default values under uncertainty and affect performance in any task that shares cognitive-control operations with the religiously motivated rule-conforming behavior the biases were originally developed for. Such biases therefore can be unraveled and objectified by means of rather simple tasks that are relatively well understood with regard to the cognitive mechanisms they draw on.","container-title":"Zygon®","DOI":"10.1111/j.1467-9744.2010.01116.x","ISSN":"1467-9744","issue":"3","language":"en","license":"© 2010 by the Joint Publication Board of Zygon","note":"_eprint: https://onlinelibrary.wiley.com/doi/pdf/10.1111/j.1467-9744.2010.01116.x","page":"596-604","source":"Wiley Online Library","title":"Religion as a Control Guide: On the Impact of Religion on Cognition","title-short":"Religion as a Control Guide","volume":"45","author":[{"family":"Hommel","given":"Bernhard"},{"family":"Colzato","given":"Lorenza S."}],"issued":{"date-parts":[["2010"]]}}}],"schema":"https://github.com/citation-style-language/schema/raw/master/csl-citation.json"} </w:instrText>
      </w:r>
      <w:r w:rsidR="001D5D8F" w:rsidRPr="00F908C4">
        <w:rPr>
          <w:rFonts w:ascii="Times New Roman" w:hAnsi="Times New Roman" w:cs="Times New Roman"/>
          <w:sz w:val="24"/>
          <w:szCs w:val="24"/>
        </w:rPr>
        <w:fldChar w:fldCharType="separate"/>
      </w:r>
      <w:r w:rsidR="001D5D8F" w:rsidRPr="00F908C4">
        <w:rPr>
          <w:rFonts w:ascii="Times New Roman" w:hAnsi="Times New Roman" w:cs="Times New Roman"/>
          <w:sz w:val="24"/>
          <w:szCs w:val="24"/>
        </w:rPr>
        <w:t>(</w:t>
      </w:r>
      <w:proofErr w:type="spellStart"/>
      <w:r w:rsidR="001D5D8F" w:rsidRPr="00F908C4">
        <w:rPr>
          <w:rFonts w:ascii="Times New Roman" w:hAnsi="Times New Roman" w:cs="Times New Roman"/>
          <w:sz w:val="24"/>
          <w:szCs w:val="24"/>
        </w:rPr>
        <w:t>Colzato</w:t>
      </w:r>
      <w:proofErr w:type="spellEnd"/>
      <w:r w:rsidR="001D5D8F" w:rsidRPr="00F908C4">
        <w:rPr>
          <w:rFonts w:ascii="Times New Roman" w:hAnsi="Times New Roman" w:cs="Times New Roman"/>
          <w:sz w:val="24"/>
          <w:szCs w:val="24"/>
        </w:rPr>
        <w:t xml:space="preserve"> et al., 2010; </w:t>
      </w:r>
      <w:proofErr w:type="spellStart"/>
      <w:r w:rsidR="001D5D8F" w:rsidRPr="00F908C4">
        <w:rPr>
          <w:rFonts w:ascii="Times New Roman" w:hAnsi="Times New Roman" w:cs="Times New Roman"/>
          <w:sz w:val="24"/>
          <w:szCs w:val="24"/>
        </w:rPr>
        <w:t>Hommel</w:t>
      </w:r>
      <w:proofErr w:type="spellEnd"/>
      <w:r w:rsidR="001D5D8F" w:rsidRPr="00F908C4">
        <w:rPr>
          <w:rFonts w:ascii="Times New Roman" w:hAnsi="Times New Roman" w:cs="Times New Roman"/>
          <w:sz w:val="24"/>
          <w:szCs w:val="24"/>
        </w:rPr>
        <w:t xml:space="preserve"> &amp; </w:t>
      </w:r>
      <w:proofErr w:type="spellStart"/>
      <w:r w:rsidR="001D5D8F" w:rsidRPr="00F908C4">
        <w:rPr>
          <w:rFonts w:ascii="Times New Roman" w:hAnsi="Times New Roman" w:cs="Times New Roman"/>
          <w:sz w:val="24"/>
          <w:szCs w:val="24"/>
        </w:rPr>
        <w:t>Colzato</w:t>
      </w:r>
      <w:proofErr w:type="spellEnd"/>
      <w:r w:rsidR="001D5D8F" w:rsidRPr="00F908C4">
        <w:rPr>
          <w:rFonts w:ascii="Times New Roman" w:hAnsi="Times New Roman" w:cs="Times New Roman"/>
          <w:sz w:val="24"/>
          <w:szCs w:val="24"/>
        </w:rPr>
        <w:t>, 2010)</w:t>
      </w:r>
      <w:r w:rsidR="001D5D8F" w:rsidRPr="00F908C4">
        <w:rPr>
          <w:rFonts w:ascii="Times New Roman" w:hAnsi="Times New Roman" w:cs="Times New Roman"/>
          <w:sz w:val="24"/>
          <w:szCs w:val="24"/>
        </w:rPr>
        <w:fldChar w:fldCharType="end"/>
      </w:r>
      <w:r w:rsidR="00F47F7F" w:rsidRPr="00F908C4">
        <w:rPr>
          <w:rFonts w:ascii="Times New Roman" w:hAnsi="Times New Roman" w:cs="Times New Roman"/>
          <w:sz w:val="24"/>
          <w:szCs w:val="24"/>
        </w:rPr>
        <w:t xml:space="preserve">. </w:t>
      </w:r>
      <w:r w:rsidR="009A6197" w:rsidRPr="00F908C4">
        <w:rPr>
          <w:rFonts w:ascii="Times New Roman" w:hAnsi="Times New Roman" w:cs="Times New Roman"/>
          <w:sz w:val="24"/>
          <w:szCs w:val="24"/>
        </w:rPr>
        <w:t>This makes it clear that our perception is unconsciously influenced by numerous factors of everyday life.</w:t>
      </w:r>
      <w:r w:rsidR="00F47F7F" w:rsidRPr="00F908C4">
        <w:rPr>
          <w:rFonts w:ascii="Times New Roman" w:hAnsi="Times New Roman" w:cs="Times New Roman"/>
          <w:sz w:val="24"/>
          <w:szCs w:val="24"/>
        </w:rPr>
        <w:t xml:space="preserve"> </w:t>
      </w:r>
      <w:r w:rsidR="006D6374" w:rsidRPr="00F908C4">
        <w:rPr>
          <w:rFonts w:ascii="Times New Roman" w:hAnsi="Times New Roman" w:cs="Times New Roman"/>
          <w:sz w:val="24"/>
          <w:szCs w:val="24"/>
        </w:rPr>
        <w:t xml:space="preserve"> </w:t>
      </w:r>
    </w:p>
    <w:p w14:paraId="48276A31" w14:textId="3B353D63" w:rsidR="006D6374" w:rsidRPr="00F908C4" w:rsidRDefault="000415A6" w:rsidP="00F908C4">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A</w:t>
      </w:r>
      <w:r w:rsidR="007B0751" w:rsidRPr="00F908C4">
        <w:rPr>
          <w:rFonts w:ascii="Times New Roman" w:hAnsi="Times New Roman" w:cs="Times New Roman"/>
          <w:sz w:val="24"/>
          <w:szCs w:val="24"/>
        </w:rPr>
        <w:t xml:space="preserve"> significant focus</w:t>
      </w:r>
      <w:r w:rsidR="007F4B4B" w:rsidRPr="00F908C4">
        <w:rPr>
          <w:rFonts w:ascii="Times New Roman" w:hAnsi="Times New Roman" w:cs="Times New Roman"/>
          <w:sz w:val="24"/>
          <w:szCs w:val="24"/>
        </w:rPr>
        <w:t xml:space="preserve"> has shifted towards investigating </w:t>
      </w:r>
      <w:r w:rsidR="002F455F">
        <w:rPr>
          <w:rFonts w:ascii="Times New Roman" w:hAnsi="Times New Roman" w:cs="Times New Roman"/>
          <w:sz w:val="24"/>
          <w:szCs w:val="24"/>
        </w:rPr>
        <w:t xml:space="preserve">differences in local and global processing in </w:t>
      </w:r>
      <w:r w:rsidR="007F4B4B" w:rsidRPr="00F908C4">
        <w:rPr>
          <w:rFonts w:ascii="Times New Roman" w:hAnsi="Times New Roman" w:cs="Times New Roman"/>
          <w:sz w:val="24"/>
          <w:szCs w:val="24"/>
        </w:rPr>
        <w:t>clinical</w:t>
      </w:r>
      <w:r w:rsidR="00506216" w:rsidRPr="00F908C4">
        <w:rPr>
          <w:rFonts w:ascii="Times New Roman" w:hAnsi="Times New Roman" w:cs="Times New Roman"/>
          <w:sz w:val="24"/>
          <w:szCs w:val="24"/>
        </w:rPr>
        <w:t xml:space="preserve"> </w:t>
      </w:r>
      <w:r w:rsidR="00E71BCE" w:rsidRPr="00F908C4">
        <w:rPr>
          <w:rFonts w:ascii="Times New Roman" w:hAnsi="Times New Roman" w:cs="Times New Roman"/>
          <w:sz w:val="24"/>
          <w:szCs w:val="24"/>
        </w:rPr>
        <w:t>populations</w:t>
      </w:r>
      <w:r w:rsidR="002F455F">
        <w:rPr>
          <w:rFonts w:ascii="Times New Roman" w:hAnsi="Times New Roman" w:cs="Times New Roman"/>
          <w:sz w:val="24"/>
          <w:szCs w:val="24"/>
        </w:rPr>
        <w:t>,</w:t>
      </w:r>
      <w:r w:rsidR="00506216" w:rsidRPr="00F908C4">
        <w:rPr>
          <w:rFonts w:ascii="Times New Roman" w:hAnsi="Times New Roman" w:cs="Times New Roman"/>
          <w:sz w:val="24"/>
          <w:szCs w:val="24"/>
        </w:rPr>
        <w:t xml:space="preserve"> </w:t>
      </w:r>
      <w:r w:rsidR="007B0751" w:rsidRPr="00F908C4">
        <w:rPr>
          <w:rFonts w:ascii="Times New Roman" w:hAnsi="Times New Roman" w:cs="Times New Roman"/>
          <w:sz w:val="24"/>
          <w:szCs w:val="24"/>
        </w:rPr>
        <w:t>a</w:t>
      </w:r>
      <w:r w:rsidR="00506216" w:rsidRPr="00F908C4">
        <w:rPr>
          <w:rFonts w:ascii="Times New Roman" w:hAnsi="Times New Roman" w:cs="Times New Roman"/>
          <w:sz w:val="24"/>
          <w:szCs w:val="24"/>
        </w:rPr>
        <w:t xml:space="preserve">s </w:t>
      </w:r>
      <w:r w:rsidR="00E71BCE" w:rsidRPr="00F908C4">
        <w:rPr>
          <w:rFonts w:ascii="Times New Roman" w:hAnsi="Times New Roman" w:cs="Times New Roman"/>
          <w:sz w:val="24"/>
          <w:szCs w:val="24"/>
        </w:rPr>
        <w:t>research has pointed toward</w:t>
      </w:r>
      <w:r w:rsidR="00506216" w:rsidRPr="00F908C4">
        <w:rPr>
          <w:rFonts w:ascii="Times New Roman" w:hAnsi="Times New Roman" w:cs="Times New Roman"/>
          <w:sz w:val="24"/>
          <w:szCs w:val="24"/>
        </w:rPr>
        <w:t xml:space="preserve"> unique percept</w:t>
      </w:r>
      <w:r w:rsidR="00385C54" w:rsidRPr="00F908C4">
        <w:rPr>
          <w:rFonts w:ascii="Times New Roman" w:hAnsi="Times New Roman" w:cs="Times New Roman"/>
          <w:sz w:val="24"/>
          <w:szCs w:val="24"/>
        </w:rPr>
        <w:t xml:space="preserve">ual accounts </w:t>
      </w:r>
      <w:r w:rsidR="007F4B4B" w:rsidRPr="00F908C4">
        <w:rPr>
          <w:rFonts w:ascii="Times New Roman" w:hAnsi="Times New Roman" w:cs="Times New Roman"/>
          <w:sz w:val="24"/>
          <w:szCs w:val="24"/>
        </w:rPr>
        <w:lastRenderedPageBreak/>
        <w:t>tied</w:t>
      </w:r>
      <w:r w:rsidR="00385C54" w:rsidRPr="00F908C4">
        <w:rPr>
          <w:rFonts w:ascii="Times New Roman" w:hAnsi="Times New Roman" w:cs="Times New Roman"/>
          <w:sz w:val="24"/>
          <w:szCs w:val="24"/>
        </w:rPr>
        <w:t xml:space="preserve"> to </w:t>
      </w:r>
      <w:r w:rsidR="006D6374" w:rsidRPr="00F908C4">
        <w:rPr>
          <w:rFonts w:ascii="Times New Roman" w:hAnsi="Times New Roman" w:cs="Times New Roman"/>
          <w:sz w:val="24"/>
          <w:szCs w:val="24"/>
        </w:rPr>
        <w:t xml:space="preserve">neurodevelopmental disorders </w:t>
      </w:r>
      <w:r w:rsidR="00385C54" w:rsidRPr="00F908C4">
        <w:rPr>
          <w:rFonts w:ascii="Times New Roman" w:hAnsi="Times New Roman" w:cs="Times New Roman"/>
          <w:sz w:val="24"/>
          <w:szCs w:val="24"/>
        </w:rPr>
        <w:t>like</w:t>
      </w:r>
      <w:r w:rsidR="006D6374" w:rsidRPr="00F908C4">
        <w:rPr>
          <w:rFonts w:ascii="Times New Roman" w:hAnsi="Times New Roman" w:cs="Times New Roman"/>
          <w:sz w:val="24"/>
          <w:szCs w:val="24"/>
        </w:rPr>
        <w:t xml:space="preserve"> </w:t>
      </w:r>
      <w:r w:rsidR="00722EF1" w:rsidRPr="00F908C4">
        <w:rPr>
          <w:rFonts w:ascii="Times New Roman" w:hAnsi="Times New Roman" w:cs="Times New Roman"/>
          <w:sz w:val="24"/>
          <w:szCs w:val="24"/>
        </w:rPr>
        <w:t>autism spectrum disorder</w:t>
      </w:r>
      <w:r w:rsidR="00385C54" w:rsidRPr="00F908C4">
        <w:rPr>
          <w:rFonts w:ascii="Times New Roman" w:hAnsi="Times New Roman" w:cs="Times New Roman"/>
          <w:sz w:val="24"/>
          <w:szCs w:val="24"/>
        </w:rPr>
        <w:t xml:space="preserve"> (ASD) and </w:t>
      </w:r>
      <w:r w:rsidR="00722EF1" w:rsidRPr="00F908C4">
        <w:rPr>
          <w:rFonts w:ascii="Times New Roman" w:hAnsi="Times New Roman" w:cs="Times New Roman"/>
          <w:sz w:val="24"/>
          <w:szCs w:val="24"/>
        </w:rPr>
        <w:t>a</w:t>
      </w:r>
      <w:r w:rsidR="00385C54" w:rsidRPr="00F908C4">
        <w:rPr>
          <w:rFonts w:ascii="Times New Roman" w:hAnsi="Times New Roman" w:cs="Times New Roman"/>
          <w:sz w:val="24"/>
          <w:szCs w:val="24"/>
        </w:rPr>
        <w:t>ttention hyper deficit disorder (ADHD)</w:t>
      </w:r>
      <w:r w:rsidR="006D6374" w:rsidRPr="00F908C4">
        <w:rPr>
          <w:rFonts w:ascii="Times New Roman" w:hAnsi="Times New Roman" w:cs="Times New Roman"/>
          <w:sz w:val="24"/>
          <w:szCs w:val="24"/>
        </w:rPr>
        <w:t>.</w:t>
      </w:r>
      <w:r w:rsidR="001A30A9" w:rsidRPr="00F908C4">
        <w:rPr>
          <w:rFonts w:ascii="Times New Roman" w:hAnsi="Times New Roman" w:cs="Times New Roman"/>
          <w:sz w:val="24"/>
          <w:szCs w:val="24"/>
        </w:rPr>
        <w:t xml:space="preserve"> </w:t>
      </w:r>
      <w:r w:rsidR="006D6374" w:rsidRPr="00F908C4">
        <w:rPr>
          <w:rFonts w:ascii="Times New Roman" w:hAnsi="Times New Roman" w:cs="Times New Roman"/>
          <w:sz w:val="24"/>
          <w:szCs w:val="24"/>
        </w:rPr>
        <w:t>ASD is a multifaceted disorder</w:t>
      </w:r>
      <w:r w:rsidR="00506216" w:rsidRPr="00F908C4">
        <w:rPr>
          <w:rFonts w:ascii="Times New Roman" w:hAnsi="Times New Roman" w:cs="Times New Roman"/>
          <w:sz w:val="24"/>
          <w:szCs w:val="24"/>
        </w:rPr>
        <w:t xml:space="preserve"> defined by challenges in social interactions, heightened sensory sensitivity, and a tendency towards repetitive behaviors and restricted interests </w:t>
      </w:r>
      <w:r w:rsidR="00AB25D3"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{"citationID":"mQfgPkpJ","properties":{"formattedCitation":"(American Psychiatric Association, 2013)","plainCitation":"(American Psychiatric Association, 2013)","noteIndex":0},"citationItems":[{"id":31,"uris":["http://zotero.org/users/10600458/items/TV2EFIKD"],"itemData":{"id":31,"type":"book","edition":"5th","publisher":"American Psychiatric Association","title":"Diagnostic and Statistical Manual of Mental Disorders","URL":"doi-org.db29.linccweb.org/10.1176/ appi.books.9780890425596.dsm02","author":[{"family":"American Psychiatric Association","given":""}],"issued":{"date-parts":[["2013"]]}}}],"schema":"https://github.com/citation-style-language/schema/raw/master/csl-citation.json"} </w:instrText>
      </w:r>
      <w:r w:rsidR="00AB25D3" w:rsidRPr="00F908C4">
        <w:rPr>
          <w:rFonts w:ascii="Times New Roman" w:hAnsi="Times New Roman" w:cs="Times New Roman"/>
          <w:sz w:val="24"/>
          <w:szCs w:val="24"/>
        </w:rPr>
        <w:fldChar w:fldCharType="separate"/>
      </w:r>
      <w:r w:rsidR="00AB25D3" w:rsidRPr="00F908C4">
        <w:rPr>
          <w:rFonts w:ascii="Times New Roman" w:hAnsi="Times New Roman" w:cs="Times New Roman"/>
          <w:sz w:val="24"/>
          <w:szCs w:val="24"/>
        </w:rPr>
        <w:t>(American Psychiatric Association, 2013)</w:t>
      </w:r>
      <w:r w:rsidR="00AB25D3" w:rsidRPr="00F908C4">
        <w:rPr>
          <w:rFonts w:ascii="Times New Roman" w:hAnsi="Times New Roman" w:cs="Times New Roman"/>
          <w:sz w:val="24"/>
          <w:szCs w:val="24"/>
        </w:rPr>
        <w:fldChar w:fldCharType="end"/>
      </w:r>
      <w:r w:rsidR="00DF1FED" w:rsidRPr="00F908C4">
        <w:rPr>
          <w:rFonts w:ascii="Times New Roman" w:hAnsi="Times New Roman" w:cs="Times New Roman"/>
          <w:sz w:val="24"/>
          <w:szCs w:val="24"/>
        </w:rPr>
        <w:t xml:space="preserve">. ADHD is a disorder characterized by persistent patterns of inattention, hyperactivity, and impulsivity that interfere with functioning or development. Individuals with ADHD may struggle with tasks requiring sustained attention, organization, and time management, often appearing forgetful, easily distracted, or disorganized. </w:t>
      </w:r>
      <w:r w:rsidR="00DF1FED"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{"citationID":"iPRyiBI6","properties":{"formattedCitation":"(American Psychiatric Association, 2013; Faraone et al., 2021)","plainCitation":"(American Psychiatric Association, 2013; Faraone et al., 2021)","noteIndex":0},"citationItems":[{"id":31,"uris":["http://zotero.org/users/10600458/items/TV2EFIKD"],"itemData":{"id":31,"type":"book","edition":"5th","publisher":"American Psychiatric Association","title":"Diagnostic and Statistical Manual of Mental Disorders","URL":"doi-org.db29.linccweb.org/10.1176/ appi.books.9780890425596.dsm02","author":[{"family":"American Psychiatric Association","given":""}],"issued":{"date-parts":[["2013"]]}}},{"id":3575,"uris":["http://zotero.org/users/10600458/items/TYK4FJZW"],"itemData":{"id":3575,"type":"article-journal","abstract":"Background\nMisconceptions about ADHD stigmatize affected people, reduce credibility of providers, and prevent/delay treatment. To challenge misconceptions, we curated findings with strong evidence base.\nMethods\nWe reviewed studies with more than 2000 participants or meta-analyses from five or more studies or 2000 or more participants. We excluded meta-analyses that did not assess publication bias, except for meta-analyses of prevalence. For network meta-analyses we required comparison adjusted funnel plots. We excluded treatment studies with waiting-list or treatment as usual controls. From this literature, we extracted evidence-based assertions about the disorder.\nResults\nWe generated 208 empirically supported statements about ADHD. The status of the included statements as empirically supported is approved by 80 authors from 27 countries and 6 continents. The contents of the manuscript are endorsed by 366 people who have read this document and agree with its contents.\nConclusions\nMany findings in ADHD are supported by meta-analysis. These allow for firm statements about the nature, course, outcome causes, and treatments for disorders that are useful for reducing misconceptions and stigma.","container-title":"Neuroscience &amp; Biobehavioral Reviews","DOI":"10.1016/j.neubiorev.2021.01.022","ISSN":"0149-7634","journalAbbreviation":"Neuroscience &amp; Biobehavioral Reviews","page":"789-818","source":"ScienceDirect","title":"The World Federation of ADHD International Consensus Statement: 208 Evidence-based conclusions about the disorder","title-short":"The World Federation of ADHD International Consensus Statement","volume":"128","author":[{"family":"Faraone","given":"Stephen V."},{"family":"Banaschewski","given":"Tobias"},{"family":"Coghill","given":"David"},{"family":"Zheng","given":"Yi"},{"family":"Biederman","given":"Joseph"},{"family":"Bellgrove","given":"Mark A."},{"family":"Newcorn","given":"Jeffrey H."},{"family":"Gignac","given":"Martin"},{"family":"Al Saud","given":"Nouf M."},{"family":"Manor","given":"Iris"},{"family":"Rohde","given":"Luis Augusto"},{"family":"Yang","given":"Li"},{"family":"Cortese","given":"Samuele"},{"family":"Almagor","given":"Doron"},{"family":"Stein","given":"Mark A."},{"family":"Albatti","given":"Turki H."},{"family":"Aljoudi","given":"Haya F."},{"family":"Alqahtani","given":"Mohammed M. J."},{"family":"Asherson","given":"Philip"},{"family":"Atwoli","given":"Lukoye"},{"family":"Bölte","given":"Sven"},{"family":"Buitelaar","given":"Jan K."},{"family":"Crunelle","given":"Cleo L."},{"family":"Daley","given":"David"},{"family":"Dalsgaard","given":"Søren"},{"family":"Döpfner","given":"Manfred"},{"family":"Espinet (on behalf of CADDRA)","given":"Stacey"},{"family":"Fitzgerald","given":"Michael"},{"family":"Franke","given":"Barbara"},{"family":"Gerlach","given":"Manfred"},{"family":"Haavik","given":"Jan"},{"family":"Hartman","given":"Catharina A."},{"family":"Hartung","given":"Cynthia M."},{"family":"Hinshaw","given":"Stephen P."},{"family":"Hoekstra","given":"Pieter J."},{"family":"Hollis","given":"Chris"},{"family":"Kollins","given":"Scott H."},{"family":"Sandra Kooij","given":"J. J."},{"family":"Kuntsi","given":"Jonna"},{"family":"Larsson","given":"Henrik"},{"family":"Li","given":"Tingyu"},{"family":"Liu","given":"Jing"},{"family":"Merzon","given":"Eugene"},{"family":"Mattingly","given":"Gregory"},{"family":"Mattos","given":"Paulo"},{"family":"McCarthy","given":"Suzanne"},{"family":"Mikami","given":"Amori Yee"},{"family":"Molina","given":"Brooke S. G."},{"family":"Nigg","given":"Joel T."},{"family":"Purper-Ouakil","given":"Diane"},{"family":"Omigbodun","given":"Olayinka O."},{"family":"Polanczyk","given":"Guilherme V."},{"family":"Pollak","given":"Yehuda"},{"family":"Poulton","given":"Alison S."},{"family":"Rajkumar","given":"Ravi Philip"},{"family":"Reding","given":"Andrew"},{"family":"Reif","given":"Andreas"},{"family":"Rubia","given":"Katya"},{"family":"Rucklidge","given":"Julia"},{"family":"Romanos","given":"Marcel"},{"family":"Ramos-Quiroga","given":"J. Antoni"},{"family":"Schellekens","given":"Arnt"},{"family":"Scheres","given":"Anouk"},{"family":"Schoeman","given":"Renata"},{"family":"Schweitzer","given":"Julie B."},{"family":"Shah","given":"Henal"},{"family":"Solanto","given":"Mary V."},{"family":"Sonuga-Barke","given":"Edmund"},{"family":"Soutullo","given":"César"},{"family":"Steinhausen","given":"Hans-Christoph"},{"family":"Swanson","given":"James M."},{"family":"Thapar","given":"Anita"},{"family":"Tripp","given":"Gail"},{"family":"Glind","given":"Geurt","non-dropping-particle":"van de"},{"family":"Brink","given":"Wim","non-dropping-particle":"van den"},{"family":"Van der Oord","given":"Saskia"},{"family":"Venter","given":"Andre"},{"family":"Vitiello","given":"Benedetto"},{"family":"Walitza","given":"Susanne"},{"family":"Wang","given":"Yufeng"}],"issued":{"date-parts":[["2021",9,1]]}}}],"schema":"https://github.com/citation-style-language/schema/raw/master/csl-citation.json"} </w:instrText>
      </w:r>
      <w:r w:rsidR="00DF1FED" w:rsidRPr="00F908C4">
        <w:rPr>
          <w:rFonts w:ascii="Times New Roman" w:hAnsi="Times New Roman" w:cs="Times New Roman"/>
          <w:sz w:val="24"/>
          <w:szCs w:val="24"/>
        </w:rPr>
        <w:fldChar w:fldCharType="separate"/>
      </w:r>
      <w:r w:rsidR="00DF1FED" w:rsidRPr="00F908C4">
        <w:rPr>
          <w:rFonts w:ascii="Times New Roman" w:hAnsi="Times New Roman" w:cs="Times New Roman"/>
          <w:sz w:val="24"/>
        </w:rPr>
        <w:t xml:space="preserve">(American Psychiatric Association, 2013; </w:t>
      </w:r>
      <w:proofErr w:type="spellStart"/>
      <w:r w:rsidR="00DF1FED" w:rsidRPr="00F908C4">
        <w:rPr>
          <w:rFonts w:ascii="Times New Roman" w:hAnsi="Times New Roman" w:cs="Times New Roman"/>
          <w:sz w:val="24"/>
        </w:rPr>
        <w:t>Faraone</w:t>
      </w:r>
      <w:proofErr w:type="spellEnd"/>
      <w:r w:rsidR="00DF1FED" w:rsidRPr="00F908C4">
        <w:rPr>
          <w:rFonts w:ascii="Times New Roman" w:hAnsi="Times New Roman" w:cs="Times New Roman"/>
          <w:sz w:val="24"/>
        </w:rPr>
        <w:t xml:space="preserve"> et al., 2021)</w:t>
      </w:r>
      <w:r w:rsidR="00DF1FED" w:rsidRPr="00F908C4">
        <w:rPr>
          <w:rFonts w:ascii="Times New Roman" w:hAnsi="Times New Roman" w:cs="Times New Roman"/>
          <w:sz w:val="24"/>
          <w:szCs w:val="24"/>
        </w:rPr>
        <w:fldChar w:fldCharType="end"/>
      </w:r>
      <w:r w:rsidR="00DF1FED" w:rsidRPr="00F908C4">
        <w:rPr>
          <w:rFonts w:ascii="Times New Roman" w:hAnsi="Times New Roman" w:cs="Times New Roman"/>
          <w:sz w:val="24"/>
          <w:szCs w:val="24"/>
        </w:rPr>
        <w:t>.</w:t>
      </w:r>
      <w:r w:rsidR="001A30A9" w:rsidRPr="00F908C4">
        <w:rPr>
          <w:rFonts w:ascii="Times New Roman" w:hAnsi="Times New Roman" w:cs="Times New Roman"/>
          <w:sz w:val="24"/>
          <w:szCs w:val="24"/>
        </w:rPr>
        <w:t xml:space="preserve"> It should be further noted that there is increasing evidence for a notable comorbid relationship between the two. Notably, </w:t>
      </w:r>
      <w:r w:rsidR="00164666" w:rsidRPr="00F908C4">
        <w:rPr>
          <w:rFonts w:ascii="Times New Roman" w:hAnsi="Times New Roman" w:cs="Times New Roman"/>
          <w:sz w:val="24"/>
          <w:szCs w:val="24"/>
        </w:rPr>
        <w:t xml:space="preserve">comorbidity of the two was observed in 32.8% of children with an ASD diagnosis </w:t>
      </w:r>
      <w:r w:rsidR="00164666" w:rsidRPr="00F908C4">
        <w:rPr>
          <w:rFonts w:ascii="Times New Roman" w:hAnsi="Times New Roman" w:cs="Times New Roman"/>
          <w:sz w:val="24"/>
          <w:szCs w:val="24"/>
        </w:rPr>
        <w:fldChar w:fldCharType="begin"/>
      </w:r>
      <w:r w:rsidR="00221794" w:rsidRPr="00F908C4">
        <w:rPr>
          <w:rFonts w:ascii="Times New Roman" w:hAnsi="Times New Roman" w:cs="Times New Roman"/>
          <w:sz w:val="24"/>
          <w:szCs w:val="24"/>
        </w:rPr>
        <w:instrText xml:space="preserve"> ADDIN ZOTERO_ITEM CSL_CITATION {"citationID":"ma83eiS5","properties":{"formattedCitation":"(Canals et al., 2024)","plainCitation":"(Canals et al., 2024)","noteIndex":0},"citationItems":[{"id":3795,"uris":["http://zotero.org/users/10600458/items/8DNNVHWK"],"itemData":{"id":3795,"type":"article-journal","abstract":"Autism and attention deficit hyperactivity disorder (ADHD) comorbidity in the school population have been understudied. This study estimates its prevalence considering both parents' and teachers' reports and clinical diagnosis. Sociodemographic, clinical, and cognitive data were compared by diagnostic groups: autism, ADHD, autism and ADHD, subthreshold autism spectrum disorder (ASD), subthreshold ADHD, and children without neurodevelopmental conditions. Following a two-phase design, 3727 parents and teachers (1802 preschoolers, 1925 school-age children) participated in the first phase. Subsequently, 781 participants underwent individual assessment for DSM-5 diagnoses. The estimated prevalence of the comorbid diagnosis was 0.51% (0.28%-0.74%), with significant sex differences (0.16% girls, 0.89% boys). The cooccurrence of symptoms of autism and ADHD reported by parents or teachers was 3.2% and 2.6%, respectively. ADHD comorbidity was observed in 32.8% of autistic children and 31.4% of those with subthreshold ASD. ASD comorbidity was observed in 9.8% of children with ADHD and 5.7% of those with subthreshold ADHD. Comorbidity was reported by at least one informant in 95% of children. Only 15.8% of children with autism and ADHD had been previously diagnosed with both conditions. Early detection and accurate comorbidity diagnosis are crucial to address the clinical and socio-educational needs of these children.","container-title":"Autism Research: Official Journal of the International Society for Autism Research","DOI":"10.1002/aur.3146","ISSN":"1939-3806","issue":"6","journalAbbreviation":"Autism Res","language":"eng","note":"PMID: 38695661","page":"1276-1286","source":"PubMed","title":"Prevalence of comorbidity of autism and ADHD and associated characteristics in school population: EPINED study","title-short":"Prevalence of comorbidity of autism and ADHD and associated characteristics in school population","volume":"17","author":[{"family":"Canals","given":"Josefa"},{"family":"Morales-Hidalgo","given":"Paula"},{"family":"Voltas","given":"Núria"},{"family":"Hernández-Martínez","given":"Carmen"}],"issued":{"date-parts":[["2024",6]]}}}],"schema":"https://github.com/citation-style-language/schema/raw/master/csl-citation.json"} </w:instrText>
      </w:r>
      <w:r w:rsidR="00164666" w:rsidRPr="00F908C4">
        <w:rPr>
          <w:rFonts w:ascii="Times New Roman" w:hAnsi="Times New Roman" w:cs="Times New Roman"/>
          <w:sz w:val="24"/>
          <w:szCs w:val="24"/>
        </w:rPr>
        <w:fldChar w:fldCharType="separate"/>
      </w:r>
      <w:r w:rsidR="00221794" w:rsidRPr="00F908C4">
        <w:rPr>
          <w:rFonts w:ascii="Times New Roman" w:hAnsi="Times New Roman" w:cs="Times New Roman"/>
          <w:sz w:val="24"/>
        </w:rPr>
        <w:t>(Canals et al., 2024)</w:t>
      </w:r>
      <w:r w:rsidR="00164666" w:rsidRPr="00F908C4">
        <w:rPr>
          <w:rFonts w:ascii="Times New Roman" w:hAnsi="Times New Roman" w:cs="Times New Roman"/>
          <w:sz w:val="24"/>
          <w:szCs w:val="24"/>
        </w:rPr>
        <w:fldChar w:fldCharType="end"/>
      </w:r>
      <w:r w:rsidR="00164666" w:rsidRPr="00F908C4">
        <w:rPr>
          <w:rFonts w:ascii="Times New Roman" w:hAnsi="Times New Roman" w:cs="Times New Roman"/>
          <w:sz w:val="24"/>
          <w:szCs w:val="24"/>
        </w:rPr>
        <w:t xml:space="preserve">. </w:t>
      </w:r>
      <w:r w:rsidR="00CF2A15">
        <w:rPr>
          <w:rFonts w:ascii="Times New Roman" w:hAnsi="Times New Roman" w:cs="Times New Roman"/>
          <w:sz w:val="24"/>
          <w:szCs w:val="24"/>
        </w:rPr>
        <w:t>A</w:t>
      </w:r>
      <w:r w:rsidR="00164666" w:rsidRPr="00F908C4">
        <w:rPr>
          <w:rFonts w:ascii="Times New Roman" w:hAnsi="Times New Roman" w:cs="Times New Roman"/>
          <w:sz w:val="24"/>
          <w:szCs w:val="24"/>
        </w:rPr>
        <w:t xml:space="preserve"> meta-analysis concluded </w:t>
      </w:r>
      <w:r w:rsidR="00CF2A15">
        <w:rPr>
          <w:rFonts w:ascii="Times New Roman" w:hAnsi="Times New Roman" w:cs="Times New Roman"/>
          <w:sz w:val="24"/>
          <w:szCs w:val="24"/>
        </w:rPr>
        <w:t xml:space="preserve">that </w:t>
      </w:r>
      <w:r w:rsidR="00164666" w:rsidRPr="00F908C4">
        <w:rPr>
          <w:rFonts w:ascii="Times New Roman" w:hAnsi="Times New Roman" w:cs="Times New Roman"/>
          <w:sz w:val="24"/>
          <w:szCs w:val="24"/>
        </w:rPr>
        <w:t>40.2% of ASD cases co-present</w:t>
      </w:r>
      <w:r w:rsidR="00CF2A15">
        <w:rPr>
          <w:rFonts w:ascii="Times New Roman" w:hAnsi="Times New Roman" w:cs="Times New Roman"/>
          <w:sz w:val="24"/>
          <w:szCs w:val="24"/>
        </w:rPr>
        <w:t>ed</w:t>
      </w:r>
      <w:r w:rsidR="00164666" w:rsidRPr="00F908C4">
        <w:rPr>
          <w:rFonts w:ascii="Times New Roman" w:hAnsi="Times New Roman" w:cs="Times New Roman"/>
          <w:sz w:val="24"/>
          <w:szCs w:val="24"/>
        </w:rPr>
        <w:t xml:space="preserve"> with ADHD </w:t>
      </w:r>
      <w:r w:rsidR="00164666" w:rsidRPr="00F908C4">
        <w:rPr>
          <w:rFonts w:ascii="Times New Roman" w:hAnsi="Times New Roman" w:cs="Times New Roman"/>
          <w:sz w:val="24"/>
          <w:szCs w:val="24"/>
        </w:rPr>
        <w:fldChar w:fldCharType="begin"/>
      </w:r>
      <w:r w:rsidR="00B5329D" w:rsidRPr="00F908C4">
        <w:rPr>
          <w:rFonts w:ascii="Times New Roman" w:hAnsi="Times New Roman" w:cs="Times New Roman"/>
          <w:sz w:val="24"/>
          <w:szCs w:val="24"/>
        </w:rPr>
        <w:instrText xml:space="preserve"> ADDIN ZOTERO_ITEM CSL_CITATION {"citationID":"n0f18qRi","properties":{"formattedCitation":"(Rong et al., 2021)","plainCitation":"(Rong et al., 2021)","noteIndex":0},"citationItems":[{"id":3740,"uris":["http://zotero.org/users/10600458/items/BDFTNNBN"],"itemData":{"id":3740,"type":"article-journal","abstract":"Background\nComorbidity with attention-deficit/hyperactivity disorder (ADHD) is very common in autism spectrum disorder (ASD), worsening the developmental trajectory of ASD. The reported rates of ADHD in ASD vary widely. However, no meta-analysis has been conducted specifically to assess both the current and lifetime prevalence of ADHD in ASD. This study aims to fill in this gap.\nMethod\nWe searched the Web of Science, PubMed, PsycINFO, CINAHL, and Embase databases for eligible articles published between January 1, 2000, and September 5, 2020. The risk of bias tool was used to assess the studies’ quality. Overall pooled estimates of the current and lifetime prevalence of ADHD in ASD were obtained using random-effects models. Study heterogeneity was examined by Q and I2 statistics.\nFindings\nA total of 63 articles were eventually included, of which 56 studies reported the current prevalence, and 13 studies reported the lifetime prevalence. The results revealed that the pooled current and lifetime prevalence rates of ADHD among ASD were 38.5 % (95 % CI 34.0–43.2) and 40.2 % (95 % CI 34.9–45.7), respectively. Our study also confirmed that age, intellectual disability, recruitment settings, and diagnostic criteria significantly influenced the current prevalence of ADHD in ASD.\nConclusion\nASD has considerable high current or lifetime prevalence rates of co-occurring ADHD. The findings demonstrate that clinicians should consider the high prevalence of ADHD in ASD and especially stay alert to possible ADHD diagnoses in school-age children and adolescents with ASD. Medical institutions should improve the assessment and tracking system of ADHD comorbidity in ASD and maximize the diagnostic accuracy for better treatment.","container-title":"Research in Autism Spectrum Disorders","DOI":"10.1016/j.rasd.2021.101759","ISSN":"1750-9467","journalAbbreviation":"Research in Autism Spectrum Disorders","page":"101759","source":"ScienceDirect","title":"Prevalence of attention-deficit/hyperactivity disorder in individuals with autism spectrum disorder: A meta-analysis","title-short":"Prevalence of attention-deficit/hyperactivity disorder in individuals with autism spectrum disorder","volume":"83","author":[{"family":"Rong","given":"Ying"},{"family":"Yang","given":"Chang-Jiang"},{"family":"Jin","given":"Ye"},{"family":"Wang","given":"Yue"}],"issued":{"date-parts":[["2021",5,1]]}}}],"schema":"https://github.com/citation-style-language/schema/raw/master/csl-citation.json"} </w:instrText>
      </w:r>
      <w:r w:rsidR="00164666" w:rsidRPr="00F908C4">
        <w:rPr>
          <w:rFonts w:ascii="Times New Roman" w:hAnsi="Times New Roman" w:cs="Times New Roman"/>
          <w:sz w:val="24"/>
          <w:szCs w:val="24"/>
        </w:rPr>
        <w:fldChar w:fldCharType="separate"/>
      </w:r>
      <w:r w:rsidR="00164666" w:rsidRPr="00F908C4">
        <w:rPr>
          <w:rFonts w:ascii="Times New Roman" w:hAnsi="Times New Roman" w:cs="Times New Roman"/>
          <w:noProof/>
          <w:sz w:val="24"/>
          <w:szCs w:val="24"/>
        </w:rPr>
        <w:t>(Rong et al., 2021)</w:t>
      </w:r>
      <w:r w:rsidR="00164666" w:rsidRPr="00F908C4">
        <w:rPr>
          <w:rFonts w:ascii="Times New Roman" w:hAnsi="Times New Roman" w:cs="Times New Roman"/>
          <w:sz w:val="24"/>
          <w:szCs w:val="24"/>
        </w:rPr>
        <w:fldChar w:fldCharType="end"/>
      </w:r>
      <w:r w:rsidR="00164666" w:rsidRPr="00F908C4">
        <w:rPr>
          <w:rFonts w:ascii="Times New Roman" w:hAnsi="Times New Roman" w:cs="Times New Roman"/>
          <w:sz w:val="24"/>
          <w:szCs w:val="24"/>
        </w:rPr>
        <w:t xml:space="preserve">. </w:t>
      </w:r>
      <w:r w:rsidR="00B249A2" w:rsidRPr="00F908C4">
        <w:rPr>
          <w:rFonts w:ascii="Times New Roman" w:hAnsi="Times New Roman" w:cs="Times New Roman"/>
          <w:sz w:val="24"/>
          <w:szCs w:val="24"/>
        </w:rPr>
        <w:t>Thus,</w:t>
      </w:r>
      <w:r w:rsidR="00164666" w:rsidRPr="00F908C4">
        <w:rPr>
          <w:rFonts w:ascii="Times New Roman" w:hAnsi="Times New Roman" w:cs="Times New Roman"/>
          <w:sz w:val="24"/>
          <w:szCs w:val="24"/>
        </w:rPr>
        <w:t xml:space="preserve"> ignoring one while looking at the other may lead to a less thorough analysis.</w:t>
      </w:r>
    </w:p>
    <w:p w14:paraId="62E37C65" w14:textId="533979D3" w:rsidR="0011531F" w:rsidRPr="00F908C4" w:rsidRDefault="00BD6002" w:rsidP="00F908C4">
      <w:pPr>
        <w:pStyle w:val="NormalWeb"/>
        <w:spacing w:line="480" w:lineRule="auto"/>
        <w:ind w:firstLine="720"/>
      </w:pPr>
      <w:r w:rsidRPr="00F908C4">
        <w:t>Research</w:t>
      </w:r>
      <w:r w:rsidR="00506216" w:rsidRPr="00F908C4">
        <w:t xml:space="preserve"> since the 1970s</w:t>
      </w:r>
      <w:r w:rsidRPr="00F908C4">
        <w:t xml:space="preserve"> has revealed</w:t>
      </w:r>
      <w:r w:rsidR="00506216" w:rsidRPr="00F908C4">
        <w:t xml:space="preserve"> a propensity for superior visuo-spatial skills</w:t>
      </w:r>
      <w:r w:rsidRPr="00F908C4">
        <w:t xml:space="preserve"> in ASD</w:t>
      </w:r>
      <w:r w:rsidR="00506216" w:rsidRPr="00F908C4">
        <w:t>. This has been evidenced through exceptional performance on tasks such as block design and object assembly, as captured by the WAIS and WISC tests</w:t>
      </w:r>
      <w:r w:rsidR="00F57C07" w:rsidRPr="00F908C4">
        <w:t xml:space="preserve"> </w:t>
      </w:r>
      <w:r w:rsidR="00F57C07" w:rsidRPr="00F908C4">
        <w:fldChar w:fldCharType="begin"/>
      </w:r>
      <w:r w:rsidR="00B5329D" w:rsidRPr="00F908C4">
        <w:instrText xml:space="preserve"> ADDIN ZOTERO_ITEM CSL_CITATION {"citationID":"QSnquX2X","properties":{"formattedCitation":"(Lockyer &amp; Rutter, 1970; Tymchuk et al., 1977)","plainCitation":"(Lockyer &amp; Rutter, 1970; Tymchuk et al., 1977)","noteIndex":0},"citationItems":[{"id":59,"uris":["http://zotero.org/users/10600458/items/X95BUXX4"],"itemData":{"id":59,"type":"article-journal","container-title":"The British Journal of Social and Clinical Psychology","DOI":"10.1111/j.2044-8260.1970.tb00654.x","ISSN":"0007-1293","issue":"2","journalAbbreviation":"Br J Soc Clin Psychol","language":"eng","note":"PMID: 5485165","page":"152-163","source":"PubMed","title":"A five- to fifteen-year follow-up study of infantile psychosis. IV. Patterns of cognitive ability","volume":"9","author":[{"family":"Lockyer","given":"L."},{"family":"Rutter","given":"M."}],"issued":{"date-parts":[["1970",6]]}}},{"id":58,"uris":["http://zotero.org/users/10600458/items/5M52V9LK"],"itemData":{"id":58,"type":"article-journal","abstract":"Investigated the cognitive processes of a group of verbal adolescents with a diagnosis of childhood psychosis made early in life. The 20 autistic children in Group 1 (mean age 189 mo) were matched as closely as possible on age, Full Scale WISC or WAIS IQ (88.4), and sex (16 males and 4 females) with the 20 contrasting children (5 mentally retarded, 11 learning disabled, 1 behavior problem, and 3 normals; IQ 89.2) in Group 2. It was necessary to include several Group 2 Ss in the lower socioeconomic levels to obtain IQ matches for the Group 1 Ss in the mildly mentally retarded range; consequently, the autistic group generally occupied a higher socioeconomic level. Between- and within-group differences were analyzed for each of the WISC or WAIS subtests. Results show that the autistic Ss were significantly superior to Group 2 Ss on the Block Design subtest, but were significantly inferior to Group 2 Ss on the Comprehension subtest. There were no intragroup differences among subtests in Group 2, but there were several in Group 1 due to poor performance on the Comprehension, Coding, and Picture Arrangement subtests. Results indicate that in autistic children, intellectual deficits, characterized by an inability to synthesize information and to interpret social nuances, persist into adolescence. (PsycInfo Database Record (c) 2022 APA, all rights reserved)","container-title":"Journal of Mental Deficiency Research","ISSN":"0022-264X","issue":"2","note":"publisher-place: United Kingdom\npublisher: Blackwell Publishing","page":"133-138","source":"APA PsycNet","title":"Intellectual characteristics of adolescent childhood psychotics with high verbal ability","volume":"21","author":[{"family":"Tymchuk","given":"A. J."},{"family":"Simmons","given":"J. Q."},{"family":"Neafsey","given":"Shonagh"}],"issued":{"date-parts":[["1977"]]}}}],"schema":"https://github.com/citation-style-language/schema/raw/master/csl-citation.json"} </w:instrText>
      </w:r>
      <w:r w:rsidR="00F57C07" w:rsidRPr="00F908C4">
        <w:fldChar w:fldCharType="separate"/>
      </w:r>
      <w:r w:rsidR="00F57C07" w:rsidRPr="00F908C4">
        <w:t>(Lockyer &amp; Rutter, 1970; Tymchuk et al., 1977)</w:t>
      </w:r>
      <w:r w:rsidR="00F57C07" w:rsidRPr="00F908C4">
        <w:fldChar w:fldCharType="end"/>
      </w:r>
      <w:r w:rsidR="00506216" w:rsidRPr="00F908C4">
        <w:t xml:space="preserve">. Pioneering work by Shah and Frith (1983) further illuminated these differences, demonstrating that individuals with ASD exhibit superior target detection in embedded figures tasks compared to neurotypical subjects. Their subsequent research reinforced these findings, showing enhanced spatial reasoning in unsegmented block design tasks among ASD participants, attributed to a reduced cognitive load for extracting local features </w:t>
      </w:r>
      <w:r w:rsidR="00F57C07" w:rsidRPr="00F908C4">
        <w:fldChar w:fldCharType="begin"/>
      </w:r>
      <w:r w:rsidR="00B5329D" w:rsidRPr="00F908C4">
        <w:instrText xml:space="preserve"> ADDIN ZOTERO_ITEM CSL_CITATION {"citationID":"pxdKQPhu","properties":{"formattedCitation":"(Shah &amp; Frith, 1993)","plainCitation":"(Shah &amp; Frith, 1993)","noteIndex":0},"citationItems":[{"id":53,"uris":["http://zotero.org/users/10600458/items/6AZPGRPH"],"itemData":{"id":53,"type":"article-journal","abstract":"Abstract— Systematic variations of the block design task were given to 20 autistic, 33 normal and 12 mildly retarded subjects Designs were contrasted which were either “whole” or segmented, rotated or un rotated, and which did or did not contain obliques. Only segmentation, but neither of the spatial orientation factors, revealed a significant group difference. Autistic subjects, regardless of age and ability, performed better than controls when presented with un segmented designs. This result suggests that they need less of the normally required effort to segment a gestalt, and thus supports the hypothesis of weak central coherence as a characteristic of information processing in autism.","container-title":"Journal of Child Psychology and Psychiatry","DOI":"10.1111/j.1469-7610.1993.tb02095.x","ISSN":"1469-7610","issue":"8","language":"en","note":"_eprint: https://onlinelibrary.wiley.com/doi/pdf/10.1111/j.1469-7610.1993.tb02095.x","page":"1351-1364","source":"Wiley Online Library","title":"Why Do Autistic Individuals Show Superior Performance on the Block Design Task?","volume":"34","author":[{"family":"Shah","given":"Amitta"},{"family":"Frith","given":"Uta"}],"issued":{"date-parts":[["1993"]]}}}],"schema":"https://github.com/citation-style-language/schema/raw/master/csl-citation.json"} </w:instrText>
      </w:r>
      <w:r w:rsidR="00F57C07" w:rsidRPr="00F908C4">
        <w:fldChar w:fldCharType="separate"/>
      </w:r>
      <w:r w:rsidR="00F57C07" w:rsidRPr="00F908C4">
        <w:t>(Shah &amp; Frith, 1993)</w:t>
      </w:r>
      <w:r w:rsidR="00F57C07" w:rsidRPr="00F908C4">
        <w:fldChar w:fldCharType="end"/>
      </w:r>
      <w:r w:rsidR="00F57C07" w:rsidRPr="00F908C4">
        <w:t>.</w:t>
      </w:r>
      <w:r w:rsidR="00735850" w:rsidRPr="00F908C4">
        <w:t xml:space="preserve"> S</w:t>
      </w:r>
      <w:r w:rsidR="00506216" w:rsidRPr="00F908C4">
        <w:t xml:space="preserve">tudies pinpointed these superior skills in tasks requiring detailed attention, leading to theories such as Weak Central Coherence (WCC) and Enhanced Perceptual Functioning </w:t>
      </w:r>
      <w:r w:rsidR="00506216" w:rsidRPr="00F908C4">
        <w:lastRenderedPageBreak/>
        <w:t>(EPF)</w:t>
      </w:r>
      <w:r w:rsidR="00C7759F">
        <w:t>, both of which suggest an atypical balance of global and local processing</w:t>
      </w:r>
      <w:r w:rsidR="00506216" w:rsidRPr="00F908C4">
        <w:t xml:space="preserve">. </w:t>
      </w:r>
      <w:r w:rsidR="00C7759F">
        <w:t xml:space="preserve">However, </w:t>
      </w:r>
      <w:r w:rsidR="00A0288B">
        <w:t xml:space="preserve">the theories propose that this imbalance is instantiated in different ways – the </w:t>
      </w:r>
      <w:r w:rsidR="00506216" w:rsidRPr="00F908C4">
        <w:t>WCC suggests a difficulty in integrating information into a cohesive whole</w:t>
      </w:r>
      <w:r w:rsidR="00FE56C7">
        <w:t>,</w:t>
      </w:r>
      <w:r w:rsidR="00A0288B">
        <w:t xml:space="preserve"> a deficit in global processing</w:t>
      </w:r>
      <w:r w:rsidR="00FE56C7">
        <w:t xml:space="preserve"> (</w:t>
      </w:r>
      <w:r w:rsidR="00381F98" w:rsidRPr="00F908C4">
        <w:fldChar w:fldCharType="begin"/>
      </w:r>
      <w:r w:rsidR="000D675B">
        <w:instrText xml:space="preserve"> ADDIN ZOTERO_ITEM CSL_CITATION {"citationID":"BdwyGQfK","properties":{"formattedCitation":"(Frith, 1989, 2003)","plainCitation":"(Frith, 1989, 2003)","dontUpdate":true,"noteIndex":0},"citationItems":[{"id":24,"uris":["http://zotero.org/users/10600458/items/88YPH35V"],"itemData":{"id":24,"type":"article-journal","container-title":"British journal of developmental psychology","page":"465-468","title":"Autism: Explaining the enigma","author":[{"family":"Frith","given":"U"}],"issued":{"date-parts":[["1989"]]}}},{"id":25,"uris":["http://zotero.org/users/10600458/items/2Y538KDF"],"itemData":{"id":25,"type":"book","abstract":"This updated edition gives a psychological account of what happens in the mind of a person with autism. The book proposes that key problems are an inability to recognize and think about thoughts (theory of mind) and an inability to integrate pieces of information into coherent wholes (central coherence). It suggests that from this beginning, problems of communication, social interaction, and flexibility follow as the complex interactions of human development unfold. A new chapter outlines developments in neuropsychological research that have taken place since the first edition and reviews the growing body of work on the neurological basis of autism. (PsycInfo Database Record (c) 2022 APA, all rights reserved)","collection-title":"Autism: Explaining the enigma, 2nd ed","event-place":"Malden","ISBN":"978-0-631-22900-1","note":"page: ix, 249","number-of-pages":"ix, 249","publisher":"Blackwell Publishing","publisher-place":"Malden","source":"APA PsycNet","title":"Autism: Explaining the enigma, 2nd ed","title-short":"Autism","author":[{"family":"Frith","given":"Uta"}],"issued":{"date-parts":[["2003"]]}}}],"schema":"https://github.com/citation-style-language/schema/raw/master/csl-citation.json"} </w:instrText>
      </w:r>
      <w:r w:rsidR="00381F98" w:rsidRPr="00F908C4">
        <w:fldChar w:fldCharType="separate"/>
      </w:r>
      <w:r w:rsidR="00381F98" w:rsidRPr="00F908C4">
        <w:t>Frith, 1989, 2003)</w:t>
      </w:r>
      <w:r w:rsidR="00381F98" w:rsidRPr="00F908C4">
        <w:fldChar w:fldCharType="end"/>
      </w:r>
      <w:r w:rsidR="00C7759F">
        <w:t>,</w:t>
      </w:r>
      <w:r w:rsidR="00381F98" w:rsidRPr="00F908C4">
        <w:t xml:space="preserve"> </w:t>
      </w:r>
      <w:r w:rsidR="00506216" w:rsidRPr="00F908C4">
        <w:t xml:space="preserve">whereas EPF posits that individuals with ASD have heightened local </w:t>
      </w:r>
      <w:r w:rsidR="00A0288B">
        <w:t>processing</w:t>
      </w:r>
      <w:r w:rsidR="00381F98" w:rsidRPr="00F908C4">
        <w:t xml:space="preserve"> </w:t>
      </w:r>
      <w:r w:rsidR="00381F98" w:rsidRPr="00F908C4">
        <w:fldChar w:fldCharType="begin"/>
      </w:r>
      <w:r w:rsidR="00B5329D" w:rsidRPr="00F908C4">
        <w:instrText xml:space="preserve"> ADDIN ZOTERO_ITEM CSL_CITATION {"citationID":"TSz88OOX","properties":{"formattedCitation":"(Mottron et al., 2006; Mottron &amp; Burack, 2001)","plainCitation":"(Mottron et al., 2006; Mottron &amp; Burack, 2001)","noteIndex":0},"citationItems":[{"id":456,"uris":["http://zotero.org/users/10600458/items/225WXSGF"],"itemData":{"id":456,"type":"article-journal","abstract":"We propose an “Enhanced Perceptual Functioning” model encompassing the main differences between autistic and non-autistic social and non-social perceptual processing: locally oriented visual and auditory perception, enhanced low-level discrimination, use of a more posterior network in “complex” visual tasks, enhanced perception of first order static stimuli, diminished perception of complex movement, autonomy of low-level information processing toward higher-order operations, and differential relation between perception and general intelligence. Increased perceptual expertise may be implicated in the choice of special ability in savant autistics, and in the variability of apparent presentations within PDD (autism with and without typical speech, Asperger syndrome) in non-savant autistics. The overfunctioning of brain regions typically involved in primary perceptual functions may explain the autistic perceptual endophenotype.","container-title":"Journal of Autism and Developmental Disorders","DOI":"10.1007/s10803-005-0040-7","ISSN":"1573-3432","issue":"1","journalAbbreviation":"J Autism Dev Disord","language":"en","page":"27-43","source":"Springer Link","title":"Enhanced Perceptual Functioning in Autism: An Update, and Eight Principles of Autistic Perception","title-short":"Enhanced Perceptual Functioning in Autism","volume":"36","author":[{"family":"Mottron","given":"Laurent"},{"family":"Dawson","given":"Michelle"},{"family":"Soulières","given":"Isabelle"},{"family":"Hubert","given":"Benedicte"},{"family":"Burack","given":"Jake"}],"issued":{"date-parts":[["2006",1,1]]}}},{"id":451,"uris":["http://zotero.org/users/10600458/items/8E4T6Y75"],"itemData":{"id":451,"type":"chapter","abstract":"Extends the premise that studies of typical and atypical populations are mutually informative to suggest a beneficial relationship between 2 or more atypical populations. Examples are cited of persons with specific brain injury for the study of autism and the implications of a processing imbalance within a sequential framework are addressed by examining the development and behaviors of nonautistic persons who are also considered atypical. The chapter focuses on perceptually oriented behaviors that are characteristic of certain nonautistic persons that may be implicated in autistic symptomatology. Patterns of perceptual processing among persons with savant syndromes, blindness, visual agnosia, and frontotemporal dementia are examined as models of a vertical imbalance that may be a source of enhanced abilities in general, and among persons with autism in particular. Three strategies are highlighted that the authors consider to be helpful in better understanding aspects of cognitive enhancement among persons with autism: (1) neurological systems as loci of enhanced performance in cognition; (2) the relation between cognitive impairments and examples of enhanced performance; and (3) a developmental framework for speculating about possible origins of enhanced perceptual functioning. (PsycInfo Database Record (c) 2022 APA, all rights reserved)","container-title":"The development of autism:  Perspectives from theory and research","event-place":"Mahwah, NJ, US","ISBN":"978-0-8058-3245-7","page":"131-148","publisher":"Lawrence Erlbaum Associates Publishers","publisher-place":"Mahwah, NJ, US","source":"APA PsycNet","title":"Enhanced perceptual functioning in the development of autism","author":[{"family":"Mottron","given":"Laurent"},{"family":"Burack","given":"Jacob A."}],"issued":{"date-parts":[["2001"]]}}}],"schema":"https://github.com/citation-style-language/schema/raw/master/csl-citation.json"} </w:instrText>
      </w:r>
      <w:r w:rsidR="00381F98" w:rsidRPr="00F908C4">
        <w:fldChar w:fldCharType="separate"/>
      </w:r>
      <w:r w:rsidR="00381F98" w:rsidRPr="00F908C4">
        <w:t>(</w:t>
      </w:r>
      <w:proofErr w:type="spellStart"/>
      <w:r w:rsidR="00381F98" w:rsidRPr="00F908C4">
        <w:t>Mottron</w:t>
      </w:r>
      <w:proofErr w:type="spellEnd"/>
      <w:r w:rsidR="00381F98" w:rsidRPr="00F908C4">
        <w:t xml:space="preserve"> et al., 2006; </w:t>
      </w:r>
      <w:proofErr w:type="spellStart"/>
      <w:r w:rsidR="00381F98" w:rsidRPr="00F908C4">
        <w:t>Mottron</w:t>
      </w:r>
      <w:proofErr w:type="spellEnd"/>
      <w:r w:rsidR="00381F98" w:rsidRPr="00F908C4">
        <w:t xml:space="preserve"> &amp; </w:t>
      </w:r>
      <w:proofErr w:type="spellStart"/>
      <w:r w:rsidR="00381F98" w:rsidRPr="00F908C4">
        <w:t>Burack</w:t>
      </w:r>
      <w:proofErr w:type="spellEnd"/>
      <w:r w:rsidR="00381F98" w:rsidRPr="00F908C4">
        <w:t>, 2001)</w:t>
      </w:r>
      <w:r w:rsidR="00381F98" w:rsidRPr="00F908C4">
        <w:fldChar w:fldCharType="end"/>
      </w:r>
    </w:p>
    <w:p w14:paraId="5C084BC7" w14:textId="708ECE62" w:rsidR="00615161" w:rsidRPr="00F908C4" w:rsidRDefault="00992BA8" w:rsidP="00F908C4">
      <w:pPr>
        <w:pStyle w:val="NormalWeb"/>
        <w:spacing w:line="480" w:lineRule="auto"/>
        <w:ind w:firstLine="720"/>
      </w:pPr>
      <w:r w:rsidRPr="00F908C4">
        <w:t xml:space="preserve">Research on the </w:t>
      </w:r>
      <w:r w:rsidR="00A0288B">
        <w:t>GPE</w:t>
      </w:r>
      <w:r w:rsidRPr="00F908C4">
        <w:t xml:space="preserve"> reveals that individuals with ASD often experience a significant alteration in how they process visual information, showing</w:t>
      </w:r>
      <w:r w:rsidR="00FD0C1B" w:rsidRPr="00F908C4">
        <w:t xml:space="preserve"> a local bias or global weakness</w:t>
      </w:r>
      <w:r w:rsidR="00FC570F" w:rsidRPr="00F908C4">
        <w:t xml:space="preserve"> </w:t>
      </w:r>
      <w:r w:rsidR="00FC570F" w:rsidRPr="00F908C4">
        <w:fldChar w:fldCharType="begin"/>
      </w:r>
      <w:r w:rsidR="00B5329D" w:rsidRPr="00F908C4">
        <w:instrText xml:space="preserve"> ADDIN ZOTERO_ITEM CSL_CITATION {"citationID":"KbHmVM3k","properties":{"formattedCitation":"(Happ\\uc0\\u233{} &amp; Frith, 2006; Van der Hallen et al., 2015)","plainCitation":"(Happé &amp; Frith, 2006; Van der Hallen et al., 2015)","noteIndex":0},"citationItems":[{"id":3737,"uris":["http://zotero.org/users/10600458/items/XMZ2RPYJ"],"itemData":{"id":3737,"type":"article-journal","abstract":"“Weak central coherence” refers to the detail-focused processing style proposed to characterise autism spectrum disorders (ASD). The original suggestion of a core deficit in central processing resulting in failure to extract global form/meaning, has been challenged in three ways. First, it may represent an outcome of superiority in local processing. Second, it may be a processing bias, rather than deficit. Third, weak coherence may occur alongside, rather than explain, deficits in social cognition. A review of over 50 empirical studies of coherence suggests robust findings of local bias in ASD, with mixed findings regarding weak global processing. Local bias appears not to be a mere side-effect of executive dysfunction, and may be independent of theory of mind deficits. Possible computational and neural models are discussed.","container-title":"Journal of Autism and Developmental Disorders","DOI":"10.1007/s10803-005-0039-0","ISSN":"1573-3432","issue":"1","journalAbbreviation":"J Autism Dev Disord","language":"en","page":"5-25","source":"Springer Link","title":"The Weak Coherence Account: Detail-focused Cognitive Style in Autism Spectrum Disorders","title-short":"The Weak Coherence Account","volume":"36","author":[{"family":"Happé","given":"Francesca"},{"family":"Frith","given":"Uta"}],"issued":{"date-parts":[["2006",1,1]]}}},{"id":67,"uris":["http://zotero.org/users/10600458/items/ATEJUQI9"],"itemData":{"id":67,"type":"article-journal","abstract":"What does an individual with autism spectrum disorder (ASD) perceive first: the forest or the trees? In spite of 30 years of research and influential theories like the weak central coherence (WCC) theory and the enhanced perceptual functioning (EPF) account, the interplay of local and global visual processing in ASD remains only partly understood. Research findings vary in indicating a local processing bias or a global processing deficit, and often contradict each other. We have applied a formal meta-analytic approach and combined 56 articles that tested about 1,000 ASD participants and used a wide range of stimuli and tasks to investigate local and global visual processing in ASD. Overall, results show no enhanced local visual processing nor a deficit in global visual processing. Detailed analysis reveals a difference in the temporal pattern of the local–global balance, that is, slow global processing in individuals with ASD. Whereas task-dependent interaction effects are obtained, gender, age, and IQ of either participant groups seem to have no direct influence on performance. Based on the overview of the literature, suggestions are made for future research. (PsycInfo Database Record (c) 2022 APA, all rights reserved)","container-title":"Psychological Bulletin","DOI":"10.1037/bul0000004","ISSN":"1939-1455","issue":"3","note":"publisher-place: US\npublisher: American Psychological Association","page":"549-573","source":"APA PsycNet","title":"Global processing takes time: A meta-analysis on local–global visual processing in ASD","title-short":"Global processing takes time","volume":"141","author":[{"family":"Van der Hallen","given":"Ruth"},{"family":"Evers","given":"Kris"},{"family":"Brewaeys","given":"Katrien"},{"family":"Van den Noortgate","given":"Wim"},{"family":"Wagemans","given":"Johan"}],"issued":{"date-parts":[["2015"]]}}}],"schema":"https://github.com/citation-style-language/schema/raw/master/csl-citation.json"} </w:instrText>
      </w:r>
      <w:r w:rsidR="00FC570F" w:rsidRPr="00F908C4">
        <w:fldChar w:fldCharType="separate"/>
      </w:r>
      <w:r w:rsidR="00FC570F" w:rsidRPr="00F908C4">
        <w:t>(</w:t>
      </w:r>
      <w:proofErr w:type="spellStart"/>
      <w:r w:rsidR="00FC570F" w:rsidRPr="00F908C4">
        <w:t>Happé</w:t>
      </w:r>
      <w:proofErr w:type="spellEnd"/>
      <w:r w:rsidR="00FC570F" w:rsidRPr="00F908C4">
        <w:t xml:space="preserve"> &amp; Frith, 2006; Van der </w:t>
      </w:r>
      <w:proofErr w:type="spellStart"/>
      <w:r w:rsidR="00FC570F" w:rsidRPr="00F908C4">
        <w:t>Hallen</w:t>
      </w:r>
      <w:proofErr w:type="spellEnd"/>
      <w:r w:rsidR="00FC570F" w:rsidRPr="00F908C4">
        <w:t xml:space="preserve"> et al., 2015)</w:t>
      </w:r>
      <w:r w:rsidR="00FC570F" w:rsidRPr="00F908C4">
        <w:fldChar w:fldCharType="end"/>
      </w:r>
      <w:r w:rsidRPr="00F908C4">
        <w:t xml:space="preserve">. This unique perceptual orientation, which deviates from the typical </w:t>
      </w:r>
      <w:r w:rsidR="00165C81" w:rsidRPr="00F908C4">
        <w:t>precedence</w:t>
      </w:r>
      <w:r w:rsidRPr="00F908C4">
        <w:t xml:space="preserve"> given to global features, suggests a fundamental difference in visual processing in ASD</w:t>
      </w:r>
      <w:r w:rsidR="009E082E" w:rsidRPr="00F908C4">
        <w:t>.</w:t>
      </w:r>
      <w:r w:rsidRPr="00F908C4">
        <w:t xml:space="preserve"> </w:t>
      </w:r>
      <w:r w:rsidR="009E082E" w:rsidRPr="00F908C4">
        <w:t>In a meta-analysis investigating the mixed results</w:t>
      </w:r>
      <w:r w:rsidR="00A0288B">
        <w:t>,</w:t>
      </w:r>
      <w:r w:rsidR="009E082E" w:rsidRPr="00F908C4">
        <w:t xml:space="preserve"> Van der </w:t>
      </w:r>
      <w:proofErr w:type="spellStart"/>
      <w:r w:rsidR="009E082E" w:rsidRPr="00F908C4">
        <w:t>Hallen</w:t>
      </w:r>
      <w:proofErr w:type="spellEnd"/>
      <w:r w:rsidR="009E082E" w:rsidRPr="00F908C4">
        <w:t xml:space="preserve"> et al. </w:t>
      </w:r>
      <w:r w:rsidR="0011531F" w:rsidRPr="00F908C4">
        <w:fldChar w:fldCharType="begin"/>
      </w:r>
      <w:r w:rsidR="00B5329D" w:rsidRPr="00F908C4">
        <w:instrText xml:space="preserve"> ADDIN ZOTERO_ITEM CSL_CITATION {"citationID":"AC4DNTcO","properties":{"formattedCitation":"(Van der Hallen et al., 2015)","plainCitation":"(Van der Hallen et al., 2015)","dontUpdate":true,"noteIndex":0},"citationItems":[{"id":67,"uris":["http://zotero.org/users/10600458/items/ATEJUQI9"],"itemData":{"id":67,"type":"article-journal","abstract":"What does an individual with autism spectrum disorder (ASD) perceive first: the forest or the trees? In spite of 30 years of research and influential theories like the weak central coherence (WCC) theory and the enhanced perceptual functioning (EPF) account, the interplay of local and global visual processing in ASD remains only partly understood. Research findings vary in indicating a local processing bias or a global processing deficit, and often contradict each other. We have applied a formal meta-analytic approach and combined 56 articles that tested about 1,000 ASD participants and used a wide range of stimuli and tasks to investigate local and global visual processing in ASD. Overall, results show no enhanced local visual processing nor a deficit in global visual processing. Detailed analysis reveals a difference in the temporal pattern of the local–global balance, that is, slow global processing in individuals with ASD. Whereas task-dependent interaction effects are obtained, gender, age, and IQ of either participant groups seem to have no direct influence on performance. Based on the overview of the literature, suggestions are made for future research. (PsycInfo Database Record (c) 2022 APA, all rights reserved)","container-title":"Psychological Bulletin","DOI":"10.1037/bul0000004","ISSN":"1939-1455","issue":"3","note":"publisher-place: US\npublisher: American Psychological Association","page":"549-573","source":"APA PsycNet","title":"Global processing takes time: A meta-analysis on local–global visual processing in ASD","title-short":"Global processing takes time","volume":"141","author":[{"family":"Van der Hallen","given":"Ruth"},{"family":"Evers","given":"Kris"},{"family":"Brewaeys","given":"Katrien"},{"family":"Van den Noortgate","given":"Wim"},{"family":"Wagemans","given":"Johan"}],"issued":{"date-parts":[["2015"]]}}}],"schema":"https://github.com/citation-style-language/schema/raw/master/csl-citation.json"} </w:instrText>
      </w:r>
      <w:r w:rsidR="0011531F" w:rsidRPr="00F908C4">
        <w:fldChar w:fldCharType="separate"/>
      </w:r>
      <w:r w:rsidR="009E082E" w:rsidRPr="00F908C4">
        <w:t>(2015)</w:t>
      </w:r>
      <w:r w:rsidR="0011531F" w:rsidRPr="00F908C4">
        <w:fldChar w:fldCharType="end"/>
      </w:r>
      <w:r w:rsidR="009E082E" w:rsidRPr="00F908C4">
        <w:t xml:space="preserve"> found that, when accounting for the level attended to, </w:t>
      </w:r>
      <w:r w:rsidR="00A0288B">
        <w:t xml:space="preserve">individuals with </w:t>
      </w:r>
      <w:r w:rsidR="009E082E" w:rsidRPr="00F908C4">
        <w:t>ASD show a diminished global performance across tasks. When accounting for the order of information presentation</w:t>
      </w:r>
      <w:r w:rsidR="00A0288B">
        <w:t>,</w:t>
      </w:r>
      <w:r w:rsidR="009E082E" w:rsidRPr="00F908C4">
        <w:t xml:space="preserve"> this effect only appeared in conditions where they focused on the global level and had conflicting local information. </w:t>
      </w:r>
      <w:r w:rsidR="00A0288B">
        <w:t>A</w:t>
      </w:r>
      <w:r w:rsidR="005A5DC8" w:rsidRPr="00F908C4">
        <w:t xml:space="preserve"> subsequent study by the same </w:t>
      </w:r>
      <w:r w:rsidR="00A0288B">
        <w:t xml:space="preserve">lab </w:t>
      </w:r>
      <w:r w:rsidR="00A0288B" w:rsidRPr="00F908C4">
        <w:fldChar w:fldCharType="begin"/>
      </w:r>
      <w:r w:rsidR="00A0288B" w:rsidRPr="00F908C4">
        <w:instrText xml:space="preserve"> ADDIN ZOTERO_ITEM CSL_CITATION {"citationID":"xW2Be723","properties":{"formattedCitation":"(Van der Hallen et al., 2017)","plainCitation":"(Van der Hallen et al., 2017)","noteIndex":0},"citationItems":[{"id":3712,"uris":["http://zotero.org/users/10600458/items/KMAAC8FH"],"itemData":{"id":3712,"type":"article-journal","abstract":"Studies using hierarchical patterns to test global precedence and local–global interference in individuals with ASD have produced mixed results. The current study focused on stimulus variability and locational uncertainty, while using different attentional modes. Two groups of 44 children with and without ASD completed a divided attention task as well as a global and local selective attention task. The results revealed global-to-local and local-to-global interference in ASD, to the same extent as in the TD group. Both groups struggled with the same type of stimuli (i.e., ignoring the global level information) and performed similar in all three tasks. Future studies on (visual) information processing in ASD should pursue the impact of stimulus noise and trial-by-trial uncertainty further.","container-title":"Journal of Autism and Developmental Disorders","DOI":"10.1007/s10803-017-3108-2","ISSN":"1573-3432","issue":"6","journalAbbreviation":"J Autism Dev Disord","language":"en","page":"1854-1865","source":"Springer Link","title":"Hierarchical Letters in ASD: High Stimulus Variability Under Different Attentional Modes","title-short":"Hierarchical Letters in ASD","volume":"47","author":[{"family":"Van der Hallen","given":"Ruth"},{"family":"Vanmarcke","given":"Steven"},{"family":"Noens","given":"Ilse"},{"family":"Wagemans","given":"Johan"}],"issued":{"date-parts":[["2017",6,1]]}}}],"schema":"https://github.com/citation-style-language/schema/raw/master/csl-citation.json"} </w:instrText>
      </w:r>
      <w:r w:rsidR="00A0288B" w:rsidRPr="00F908C4">
        <w:fldChar w:fldCharType="separate"/>
      </w:r>
      <w:r w:rsidR="00A0288B" w:rsidRPr="00F908C4">
        <w:t xml:space="preserve">(Van der </w:t>
      </w:r>
      <w:proofErr w:type="spellStart"/>
      <w:r w:rsidR="00A0288B" w:rsidRPr="00F908C4">
        <w:t>Hallen</w:t>
      </w:r>
      <w:proofErr w:type="spellEnd"/>
      <w:r w:rsidR="00A0288B" w:rsidRPr="00F908C4">
        <w:t xml:space="preserve"> et al., 2017)</w:t>
      </w:r>
      <w:r w:rsidR="00A0288B" w:rsidRPr="00F908C4">
        <w:fldChar w:fldCharType="end"/>
      </w:r>
      <w:r w:rsidR="00A0288B" w:rsidRPr="00F908C4">
        <w:t xml:space="preserve"> </w:t>
      </w:r>
      <w:r w:rsidR="005A5DC8" w:rsidRPr="00F908C4">
        <w:t>using a divided attention task</w:t>
      </w:r>
      <w:r w:rsidR="001650B8" w:rsidRPr="00F908C4">
        <w:t xml:space="preserve"> </w:t>
      </w:r>
      <w:r w:rsidR="005A5DC8" w:rsidRPr="00F908C4">
        <w:t xml:space="preserve">found both global and local interference effects. Further, the same data </w:t>
      </w:r>
      <w:r w:rsidR="00A0288B">
        <w:t>contained no indication of</w:t>
      </w:r>
      <w:r w:rsidR="005A5DC8" w:rsidRPr="00F908C4">
        <w:t xml:space="preserve"> significant difference between the control and ASD population</w:t>
      </w:r>
      <w:r w:rsidR="00A0288B">
        <w:t>s</w:t>
      </w:r>
      <w:r w:rsidR="005A5DC8" w:rsidRPr="00F908C4">
        <w:t xml:space="preserve">. When investigating the same in a selective attention task they found a typical global precedence effect, with no significant difference in performance between subject samples. </w:t>
      </w:r>
      <w:r w:rsidR="0075597D" w:rsidRPr="00F908C4">
        <w:t xml:space="preserve">More recently, it has been suggested that these </w:t>
      </w:r>
      <w:r w:rsidR="00A0288B">
        <w:t xml:space="preserve">discrepant </w:t>
      </w:r>
      <w:r w:rsidR="0075597D" w:rsidRPr="00F908C4">
        <w:t xml:space="preserve">accounts may be a result of </w:t>
      </w:r>
      <w:r w:rsidR="00A0288B">
        <w:t xml:space="preserve">differences in </w:t>
      </w:r>
      <w:r w:rsidR="0075597D" w:rsidRPr="00F908C4">
        <w:t xml:space="preserve">experimental methods. When manipulating visual angle and distractor salience, a similar typical global precedence account appeared </w:t>
      </w:r>
      <w:r w:rsidR="0075597D" w:rsidRPr="00F908C4">
        <w:fldChar w:fldCharType="begin"/>
      </w:r>
      <w:r w:rsidR="00B5329D" w:rsidRPr="00F908C4">
        <w:instrText xml:space="preserve"> ADDIN ZOTERO_ITEM CSL_CITATION {"citationID":"mefqVJBs","properties":{"formattedCitation":"(Baisa et al., 2021)","plainCitation":"(Baisa et al., 2021)","noteIndex":0},"citationItems":[{"id":3721,"uris":["http://zotero.org/users/10600458/items/CRNXHGPL"],"itemData":{"id":3721,"type":"article-journal","abstract":"The role of relative salience in processing of hierarchical stimuli in individuals with autism spectrum disorder (ASD) was examined in this study. Participants with ASD and typically developing controls performed a Navon letters task under conditions of global salience, local salience or equal salience of both levels. Results revealed no group differences in level of processing (global or local) and no local bias for ASD. Rather, both groups showed better performance when targets were more salient compared to when distractors were more salient. Importantly, participants with ASD exhibited increased sensitivity to salience at the distractor level. We conclude that inconsistent findings in the context of global/local processing in ASD may stem from such exaggerated salience effects.","container-title":"Journal of Autism and Developmental Disorders","DOI":"10.1007/s10803-020-04578-1","ISSN":"1573-3432","issue":"2","journalAbbreviation":"J Autism Dev Disord","language":"en","page":"666-676","source":"Springer Link","title":"Hierarchical Processing in ASD is Driven by Exaggerated Salience Effects, not Local Bias","volume":"51","author":[{"family":"Baisa","given":"Ayelet"},{"family":"Mevorach","given":"Carmel"},{"family":"Shalev","given":"Lilach"}],"issued":{"date-parts":[["2021",2,1]]}}}],"schema":"https://github.com/citation-style-language/schema/raw/master/csl-citation.json"} </w:instrText>
      </w:r>
      <w:r w:rsidR="0075597D" w:rsidRPr="00F908C4">
        <w:fldChar w:fldCharType="separate"/>
      </w:r>
      <w:r w:rsidR="0075597D" w:rsidRPr="00F908C4">
        <w:t>(</w:t>
      </w:r>
      <w:proofErr w:type="spellStart"/>
      <w:r w:rsidR="0075597D" w:rsidRPr="00F908C4">
        <w:t>Baisa</w:t>
      </w:r>
      <w:proofErr w:type="spellEnd"/>
      <w:r w:rsidR="0075597D" w:rsidRPr="00F908C4">
        <w:t xml:space="preserve"> et al., 2021)</w:t>
      </w:r>
      <w:r w:rsidR="0075597D" w:rsidRPr="00F908C4">
        <w:fldChar w:fldCharType="end"/>
      </w:r>
      <w:r w:rsidR="0075597D" w:rsidRPr="00F908C4">
        <w:t>.</w:t>
      </w:r>
      <w:r w:rsidR="00AA23CB" w:rsidRPr="00F908C4">
        <w:t xml:space="preserve"> However, contrast</w:t>
      </w:r>
      <w:r w:rsidR="00AF7713">
        <w:t>ing</w:t>
      </w:r>
      <w:r w:rsidR="00AA23CB" w:rsidRPr="00F908C4">
        <w:t xml:space="preserve"> findings </w:t>
      </w:r>
      <w:r w:rsidR="00AF7713">
        <w:t xml:space="preserve">were seen </w:t>
      </w:r>
      <w:r w:rsidR="00AA23CB" w:rsidRPr="00F908C4">
        <w:t>in a figure copying task</w:t>
      </w:r>
      <w:r w:rsidR="00AF7713">
        <w:t xml:space="preserve">, where longer gaze times when copying the figure suggested the </w:t>
      </w:r>
      <w:r w:rsidR="00AF7713">
        <w:lastRenderedPageBreak/>
        <w:t>presence of a</w:t>
      </w:r>
      <w:r w:rsidR="00AA23CB" w:rsidRPr="00F908C4">
        <w:t xml:space="preserve"> global deficit</w:t>
      </w:r>
      <w:r w:rsidR="00AF7713">
        <w:t xml:space="preserve"> </w:t>
      </w:r>
      <w:r w:rsidR="00AA23CB" w:rsidRPr="00F908C4">
        <w:fldChar w:fldCharType="begin"/>
      </w:r>
      <w:r w:rsidR="00B5329D" w:rsidRPr="00F908C4">
        <w:instrText xml:space="preserve"> ADDIN ZOTERO_ITEM CSL_CITATION {"citationID":"0ex4q3CA","properties":{"formattedCitation":"(Seernani et al., 2020)","plainCitation":"(Seernani et al., 2020)","noteIndex":0},"citationItems":[{"id":3728,"uris":["http://zotero.org/users/10600458/items/QHL2H7K7"],"itemData":{"id":3728,"type":"article-journal","abstract":"Recent discussions in the literature, along with the revision of the Diagnostic and Statistical Manual (DSM) (American Psychiatric Association 2013), suggest aetiological commonalities between the highly comorbid Attention-Deficit/Hyperactivity Disorder (ADHD) and Autism Spectrum Disorder (ASD). Addressing this discussion requires studying these disorders together by comparing constructs typical to each of them. In the present study, we investigate global processing, known to be difficult for participants with ASD, and Intra-Subject Variability (ISV), known to be consistently increased in participants with ADHD, in groups, aged 10–13 years, with ADHD (n = 25), ASD without comorbid ADHD (ASD-) (n = 13) and ASD with ADHD (ASD+) (n = 18) in comparison with a typically developing group (n = 22). A Copying task, typically requiring global processing and in this case particularly designed using equally complex stimuli to also measure ISV across trials, was selected. Oculomotor measures in this task proved to be particularly sensitive to group differences. While increased ISV was not observed in the present task in participants with ADHD, both ASD groups looked longer on the figure to be drawn, indicating that global processing takes longer in ASD. However, the ASD+ group fixated on the figure only between drawing movements, whereas the ASD- group did this throughout the drawing process. The present study provides evidence towards ASD and ADHD being separate, not-overlapping, disorders. Since the pure ASD- group was affected more by central coherence problems than the ASD+ group, it may suggest that neuropsychological constructs interact differently in different clinical groups and sub-groups.","container-title":"PLOS ONE","DOI":"10.1371/journal.pone.0224186","ISSN":"1932-6203","issue":"6","journalAbbreviation":"PLOS ONE","language":"en","note":"publisher: Public Library of Science","page":"e0224186","source":"PLoS Journals","title":"Studying global processing in autism and attention-deficit/hyperactivity disorder with gaze movements: The example of a copying task","title-short":"Studying global processing in autism and attention-deficit/hyperactivity disorder with gaze movements","volume":"15","author":[{"family":"Seernani","given":"D."},{"family":"Ioannou","given":"C."},{"family":"Damania","given":"K."},{"family":"Spindler","given":"K."},{"family":"Hill","given":"H."},{"family":"Foulsham","given":"T."},{"family":"Smyrnis","given":"N."},{"family":"Bender","given":"S."},{"family":"Fleischhaker","given":"C."},{"family":"Biscaldi","given":"M."},{"family":"Ebner-Priemer","given":"U."},{"family":"Klein","given":"C."}],"issued":{"date-parts":[["2020",6,4]]}}}],"schema":"https://github.com/citation-style-language/schema/raw/master/csl-citation.json"} </w:instrText>
      </w:r>
      <w:r w:rsidR="00AA23CB" w:rsidRPr="00F908C4">
        <w:fldChar w:fldCharType="separate"/>
      </w:r>
      <w:r w:rsidR="00AA23CB" w:rsidRPr="00F908C4">
        <w:t>(</w:t>
      </w:r>
      <w:proofErr w:type="spellStart"/>
      <w:r w:rsidR="00AA23CB" w:rsidRPr="00F908C4">
        <w:t>Seernani</w:t>
      </w:r>
      <w:proofErr w:type="spellEnd"/>
      <w:r w:rsidR="00AA23CB" w:rsidRPr="00F908C4">
        <w:t xml:space="preserve"> et al., 2020)</w:t>
      </w:r>
      <w:r w:rsidR="00AA23CB" w:rsidRPr="00F908C4">
        <w:fldChar w:fldCharType="end"/>
      </w:r>
      <w:r w:rsidR="00AA23CB" w:rsidRPr="00F908C4">
        <w:t>. Neufeld et al.</w:t>
      </w:r>
      <w:r w:rsidR="00163A04" w:rsidRPr="00F908C4">
        <w:t xml:space="preserve"> </w:t>
      </w:r>
      <w:r w:rsidR="00163A04" w:rsidRPr="00F908C4">
        <w:fldChar w:fldCharType="begin"/>
      </w:r>
      <w:r w:rsidR="00B5329D" w:rsidRPr="00F908C4">
        <w:instrText xml:space="preserve"> ADDIN ZOTERO_ITEM CSL_CITATION {"citationID":"n6Va4NMP","properties":{"formattedCitation":"(Neufeld et al., 2020)","plainCitation":"(Neufeld et al., 2020)","dontUpdate":true,"noteIndex":0},"citationItems":[{"id":3730,"uris":["http://zotero.org/users/10600458/items/LGYRBGV6"],"itemData":{"id":3730,"type":"article-journal","abstract":"Background Autism Spectrum Disorder (ASD) is associated with altered global and local visual processing. However, the nature of these alterations remains controversial, with contradictory findings and notions ranging from a reduced drive to integrate information into a coherent ‘gestalt’ (“weak central coherence” = WCC) to an enhanced perceptual functioning (EPF) in local processing. Methods This study assessed the association between autism and global/local visual processing, using a large sample of monozygotic (MZ) and dizygotic (DZ) twins (N = 290, 48% females, age = 8–31 years). The Fragmented Pictures Test (FPT) assessed global processing, whereas local processing was estimated with the Embedded Figures Test (EFT) and the Block Design Test (BDT). Autism was assessed both categorically (clinical diagnosis), and dimensionally (autistic traits). Associations between visual tasks and autism were estimated both across the cohort and within-twin pairs where all factors shared between twins are implicitly controlled. Results Clinical diagnosis and autistic traits predicted a need for more visual information for gestalt processing in the FPT across the cohort. For clinical diagnosis, this association remained within-pairs and at trend-level even within MZ twin pairs alone. ASD and higher autistic traits predicted lower EFT and BDT performance across the cohort, but these associations were lost within-pairs. Conclusions In line with the WCC account, our findings indicate an association between autism and reduced global visual processing in children, adolescents and young adults (but no evidence for EPF). Observing a similar association within MZ twins suggests a non-shared environmental contribution.","container-title":"Journal of Child Psychology and Psychiatry","DOI":"10.1111/jcpp.13120","ISSN":"1469-7610","issue":"4","language":"en","license":"© 2019 The Authors. Journal of Child Psychology and Psychiatry published by John Wiley &amp; Sons Ltd on behalf of Association for Child and Adolescent Mental Health.","note":"_eprint: https://onlinelibrary.wiley.com/doi/pdf/10.1111/jcpp.13120","page":"470-479","source":"Wiley Online Library","title":"Global and local visual processing in autism – a co-twin-control study","volume":"61","author":[{"family":"Neufeld","given":"J."},{"family":"Hagström","given":"A."},{"family":"Van't Westeinde","given":"A."},{"family":"Lundin","given":"K."},{"family":"Cauvet","given":"É."},{"family":"Willfors","given":"C."},{"family":"Isaksson","given":"J."},{"family":"Lichtenstein","given":"P."},{"family":"Bölte","given":"S."}],"issued":{"date-parts":[["2020"]]}},"label":"page"}],"schema":"https://github.com/citation-style-language/schema/raw/master/csl-citation.json"} </w:instrText>
      </w:r>
      <w:r w:rsidR="00163A04" w:rsidRPr="00F908C4">
        <w:fldChar w:fldCharType="separate"/>
      </w:r>
      <w:r w:rsidR="00163A04" w:rsidRPr="00F908C4">
        <w:t>(2020)</w:t>
      </w:r>
      <w:r w:rsidR="00163A04" w:rsidRPr="00F908C4">
        <w:fldChar w:fldCharType="end"/>
      </w:r>
      <w:r w:rsidR="00AA23CB" w:rsidRPr="00F908C4">
        <w:t xml:space="preserve"> further supports this conclusion in a study</w:t>
      </w:r>
      <w:r w:rsidR="00AF7713">
        <w:t xml:space="preserve"> of monozygotic twins</w:t>
      </w:r>
      <w:r w:rsidR="00AA23CB" w:rsidRPr="00F908C4">
        <w:t xml:space="preserve"> </w:t>
      </w:r>
      <w:r w:rsidR="00AF7713">
        <w:t>that found a</w:t>
      </w:r>
      <w:r w:rsidR="00AA23CB" w:rsidRPr="00F908C4">
        <w:t xml:space="preserve"> global processing deficit </w:t>
      </w:r>
      <w:r w:rsidR="00AF7713" w:rsidRPr="00F908C4">
        <w:t>associat</w:t>
      </w:r>
      <w:r w:rsidR="00AF7713">
        <w:t>ed</w:t>
      </w:r>
      <w:r w:rsidR="00AF7713" w:rsidRPr="00F908C4">
        <w:t xml:space="preserve"> </w:t>
      </w:r>
      <w:r w:rsidR="00AA23CB" w:rsidRPr="00F908C4">
        <w:t xml:space="preserve">with ASD and ASD traits. </w:t>
      </w:r>
      <w:r w:rsidR="00C70726">
        <w:t xml:space="preserve">Thus, while some studies in the literature have indicated that ASD is associated with differences in global/local processes, </w:t>
      </w:r>
      <w:r w:rsidR="000C57EB">
        <w:t>others</w:t>
      </w:r>
      <w:r w:rsidR="00C70726">
        <w:t xml:space="preserve"> have not. In sum, the question of whether ASD is associated with deficits in global processing, or enhancements in local processing, remains </w:t>
      </w:r>
      <w:r w:rsidR="00C11114" w:rsidRPr="00F908C4">
        <w:t xml:space="preserve">inconclusive. </w:t>
      </w:r>
    </w:p>
    <w:p w14:paraId="1172A5ED" w14:textId="10F85C52" w:rsidR="00DF2702" w:rsidRPr="00F908C4" w:rsidRDefault="00C9003B" w:rsidP="00F908C4">
      <w:pPr>
        <w:pStyle w:val="NormalWeb"/>
        <w:spacing w:line="480" w:lineRule="auto"/>
        <w:ind w:firstLine="720"/>
      </w:pPr>
      <w:r w:rsidRPr="00F908C4">
        <w:t xml:space="preserve">Perceptual accounts of ADHD have </w:t>
      </w:r>
      <w:r w:rsidR="00C70726">
        <w:t xml:space="preserve">also </w:t>
      </w:r>
      <w:r w:rsidRPr="00F908C4">
        <w:t>been inconclusive</w:t>
      </w:r>
      <w:r w:rsidR="00C70726">
        <w:t xml:space="preserve"> on the question of a relationship to global/local processing</w:t>
      </w:r>
      <w:r w:rsidRPr="00F908C4">
        <w:t>. The disorder is typically associated with hyperactivity and difficulties in focusing on tasks and details, leading to expectations of impaired local processing. A substantial body of research suggests that many of these deficits localize to the right hemisphere</w:t>
      </w:r>
      <w:r w:rsidR="00C70726">
        <w:t xml:space="preserve"> </w:t>
      </w:r>
      <w:r w:rsidR="009623BF" w:rsidRPr="00F908C4">
        <w:fldChar w:fldCharType="begin"/>
      </w:r>
      <w:r w:rsidR="00B5329D" w:rsidRPr="00F908C4">
        <w:instrText xml:space="preserve"> ADDIN ZOTERO_ITEM CSL_CITATION {"citationID":"wDPHcArv","properties":{"formattedCitation":"(Kalanthroff et al., 2013; Li et al., 2019; Sandson et al., 2000)","plainCitation":"(Kalanthroff et al., 2013; Li et al., 2019; Sandson et al., 2000)","noteIndex":0},"citationItems":[{"id":3538,"uris":["http://zotero.org/users/10600458/items/5ASU52SR"],"itemData":{"id":3538,"type":"article-journal","abstract":"Background: \n\"Global processing bias\" is an automatic tendency to process the global picture prior to the local details. The right hemisphere is known to be more dominant in global processing, and some researchers have demonstrated its important role in alertness. Converging evidence implies some dysfunction in right hemisphere activation in people suffering from attention deficit hyperactivity disorder (ADHD). Global processing is yet to be understood in ADHD.\n\nObjective:\nWe examined whether adults with ADHD show deficient global processing and whether this could be alleviated by the presence of an alerting signal.\n\nMethod:\nAdult participants (20 ADHD, 20 typically developing controls) responded to a global-local Navon task in which they were asked to respond to the large stimulus or the small component stimuli, and to a Navon-like task with an alerting cue. Reaction time and accuracy were measured.\n\nResults:\nUnlike controls, adults with ADHD did not have global precedence; irrelevant global stimuli (when asked to respond to the local level) and irrelevant local stimuli (when asked to respond to the global level) produced similar interference in ADHD participants. Appearance of an alerting cue increased global processing bias (i.e., increased interference from global stimuli in the local block and reduced interference from local stimuli in the global block) for both groups, such that global processing in ADHD participants was comparable to that of controls.\n\nConclusion:\nADHD participants showed lack of a global processing bias. Most important, global processing bias was reinstated by an alerting cue. Implications for the definition of ADHD, which currently emphasizes failure to pay close attention to details, will be discussed. Moreover, the current results have important implications for social functioning of people suffering from ADHD.","container-title":"Neuropsychology","DOI":"10.1037/a0033655","journalAbbreviation":"Neuropsychology","source":"ResearchGate","title":"Spatial Processing in Adults With Attention Deficit Hyperactivity Disorder","volume":"27","author":[{"family":"Kalanthroff","given":"Eya"},{"family":"Naparstek","given":"Sharon"},{"family":"Henik","given":"Avishai"}],"issued":{"date-parts":[["2013",8,12]]}}},{"id":3644,"uris":["http://zotero.org/users/10600458/items/KMAE84P3"],"itemData":{"id":3644,"type":"article-journal","abstract":"Despite many studies reporting a variety of alterations in brain networks in patients with attention deficit hyperactivity disorder (ADHD), alterations in hemispheric anatomical networks are still unclear. In this study, we investigated topology alterations in hemispheric white matter in patients with ADHD and the relationship between these alterations and clinical features of the illness. Weighted hemispheric brain anatomical networks were first constructed for each of 40 right-handed patients with ADHD and 53 matched normal controls. Then, graph theoretical approaches were utilized to compute hemispheric topological properties. The small-world property was preserved in the hemispheric network. Furthermore, a significant group-by-hemisphere interaction was revealed in global efficiency, local efficiency and characteristic path length, attributed to the significantly reduced hemispheric asymmetry of global and local integration in patients with ADHD compared with normal controls. Specifically, reduced asymmetric regional efficiency was found in three regions. Finally, we found that the abnormal asymmetry of hemispheric brain anatomical network topology and regional efficiency were both associated with clinical features (the Adult ADHD Self-Report Scale and Wechsler Adult Intelligence Scale) in patients. Our findings provide new insights into the lateralized nature of hemispheric dysconnectivity and highlight the potential for using brain network measures of hemispheric asymmetry as neural biomarkers for ADHD and its clinical features.","container-title":"Brain Imaging and Behavior","DOI":"10.1007/s11682-018-9881-5","ISSN":"1931-7565","issue":"3","journalAbbreviation":"Brain Imaging and Behavior","language":"en","page":"669-684","source":"Springer Link","title":"Reduced hemispheric asymmetry of brain anatomical networks in attention deficit hyperactivity disorder","volume":"13","author":[{"family":"Li","given":"Dandan"},{"family":"Li","given":"Ting"},{"family":"Niu","given":"Yan"},{"family":"Xiang","given":"Jie"},{"family":"Cao","given":"Rui"},{"family":"Liu","given":"Bo"},{"family":"Zhang","given":"Hui"},{"family":"Wang","given":"Bin"}],"issued":{"date-parts":[["2019",6,1]]}}},{"id":3642,"uris":["http://zotero.org/users/10600458/items/9NPGHWDP"],"itemData":{"id":3642,"type":"article-journal","abstract":"The relationship between right hemisphere dysfunction and attention-deficit/hyperactivity disorder (ADHD) remains controversial. We administered a random letter cancellation test to 58 carefully selected adult patients meeting DSM-IV criteria for ADHD and 29 age- and education-matched controls. Patients with ADHD had a higher mean omission rate on the left side than the controls, and a greater percentage of ADHD patients than controls made more omissions on the left than on the right (L &gt; R errors). ADHD patients who made L &gt; R errors had lower performance IQ scores than ADHD patients who did not make L &gt; R errors. However, ADHD patients who made L &gt; R errors did not differ from ADHD patients who did not make L &gt; R errors in ADHD subtype, medication response, or neuropsychological measures of attention, executive function, verbal memory, nonverbal memory, or academic achievement. Patients without a family history of ADHD were more likely to make L &gt; R errors than patients with a family history of ADHD. This study provides support for the concept of right hemisphere dysfunction in a subset of patients with ADHD. However, ADHD patients who make L &gt; R errors do not appear to represent a distinct clinical subgroup in terms of medication response, ADHD subtype, or neuropsychological test performance.","container-title":"Journal of learning disabilities","DOI":"10.1177/002221940003300111","journalAbbreviation":"Journal of learning disabilities","page":"83-90","source":"ResearchGate","title":"Right Hemisphere Dysfunction in ADHD: Visual Hemispatial Inattention and Clinical Subtype","title-short":"Right Hemisphere Dysfunction in ADHD","volume":"33","author":[{"family":"Sandson","given":"Thomas"},{"family":"Bachna","given":"Kristie"},{"family":"Morin","given":"Mark"}],"issued":{"date-parts":[["2000",1,1]]}}}],"schema":"https://github.com/citation-style-language/schema/raw/master/csl-citation.json"} </w:instrText>
      </w:r>
      <w:r w:rsidR="009623BF" w:rsidRPr="00F908C4">
        <w:fldChar w:fldCharType="separate"/>
      </w:r>
      <w:r w:rsidR="009623BF" w:rsidRPr="00F908C4">
        <w:rPr>
          <w:noProof/>
        </w:rPr>
        <w:t>(Kalanthroff et al., 2013; Li et al., 2019; Sandson et al., 2000)</w:t>
      </w:r>
      <w:r w:rsidR="009623BF" w:rsidRPr="00F908C4">
        <w:fldChar w:fldCharType="end"/>
      </w:r>
      <w:r w:rsidR="009623BF" w:rsidRPr="00F908C4">
        <w:t xml:space="preserve">. </w:t>
      </w:r>
      <w:r w:rsidRPr="00F908C4">
        <w:t xml:space="preserve">This finding is neurologically significant because global information is primarily processed within the right hemisphere, indicating hemispheric localized deficits. Key areas implicated in this process include the right parietal lobe, right inferior prefrontal gyrus, and right superior frontal gyrus </w:t>
      </w:r>
      <w:r w:rsidR="004E0658" w:rsidRPr="00F908C4">
        <w:fldChar w:fldCharType="begin"/>
      </w:r>
      <w:r w:rsidR="00B5329D" w:rsidRPr="00F908C4">
        <w:instrText xml:space="preserve"> ADDIN ZOTERO_ITEM CSL_CITATION {"citationID":"KaAHWFBu","properties":{"formattedCitation":"(Brederoo et al., 2017; A. Flevaris et al., 2010; A. V. Flevaris &amp; Robertson, 2016; Van Kleeck, 1989; Yovel et al., 2001)","plainCitation":"(Brederoo et al., 2017; A. Flevaris et al., 2010; A. V. Flevaris &amp; Robertson, 2016; Van Kleeck, 1989; Yovel et al., 2001)","noteIndex":0},"citationItems":[{"id":430,"uris":["http://zotero.org/users/10600458/items/ILBQBQJD"],"itemData":{"id":430,"type":"article-journal","abstract":"It is often assumed that the human brain processes the global and local properties of visual stimuli in a lateralized fashion, with a left hemisphere (LH) specialization for local detail, and a right hemisphere (RH) specialization for global form. However, the evidence for such global-local lateralization stems predominantly from studies using linguistic stimuli, the processing of which has shown to be LH lateralized in itself. In addition, some studies have reported a reversal of global-local lateralization when using non-linguistic stimuli. Accordingly, it remains unclear whether global-local lateralization may in fact be stimulus-specific. To address this issue, we asked participants to respond to linguistic and non-linguistic stimuli that were presented in the right and left visual fields, allowing for first access by the LH and RH, respectively. The results showed global-RH and local-LH advantages for both stimulus types, but the global lateralization effect was larger for linguistic stimuli. Furthermore, this pattern of results was found to be robust, as it was observed regardless of two other task manipulations. We conclude that the instantiation and direction of global and local lateralization is not stimulus-specific. However, the magnitude of global,—but not local—, lateralization is dependent on stimulus type.","container-title":"Brain and Cognition","DOI":"10.1016/j.bandc.2017.09.005","ISSN":"0278-2626","journalAbbreviation":"Brain and Cognition","page":"10-16","source":"ScienceDirect","title":"Hemispheric specialization for global and local processing: A direct comparison of linguistic and non-linguistic stimuli","title-short":"Hemispheric specialization for global and local processing","volume":"119","author":[{"family":"Brederoo","given":"Sanne G."},{"family":"Nieuwenstein","given":"Mark R."},{"family":"Lorist","given":"Monicque M."},{"family":"Cornelissen","given":"Frans W."}],"issued":{"date-parts":[["2017",12,1]]}}},{"id":3669,"uris":["http://zotero.org/users/10600458/items/F3CLS7RH"],"itemData":{"id":3669,"type":"article-journal","abstract":"Contrary to the traditional view that shapes and their hierarchical level (local or global) are a priori integrated in perception, recent evidence suggests that the identity of a shape and its level are encoded independently, implying the need for shape-level binding to account for normal perception. What is the binding mechanism in this case? Using hierarchically arranged letter shapes, we obtained evidence that the left hemisphere has a preference for binding shapes to the local level, whereas the right hemisphere has a preference for binding shapes to the global level. More important, binding is modulated by attentional selection of higher or lower spatial frequencies. Attention to higher spatial frequencies facilitated subsequent binding by the left hemisphere of elements to the local level, whereas attention to lower spatial frequencies facilitated subsequent binding by the right hemisphere of elements to the global level.","container-title":"Psychological science","DOI":"10.1177/0956797609359909","journalAbbreviation":"Psychological science","page":"424-31","source":"ResearchGate","title":"Local or Global?: Attentional Selection of Spatial Frequencies Binds Shapes to Hierarchical Levels","title-short":"Local or Global?","volume":"21","author":[{"family":"Flevaris","given":"Anastasia"},{"family":"Bentin","given":"Shlomo"},{"family":"Robertson","given":"Lynn"}],"issued":{"date-parts":[["2010",3,1]]}}},{"id":3640,"uris":["http://zotero.org/users/10600458/items/Q3NVRQRP"],"itemData":{"id":3640,"type":"article-journal","abstract":"Previous research has suggested a relationship between processing lower versus higher spatial frequencies (SFs) and global/local perception, respectively. Here we honor Shlomo Bentin by reviewing the work we conducted with him regarding this issue. This work was aimed at investigating the mechanisms by which selective attention to spatial frequency (SF) mediates global and local perception in general and how these perceptual levels are integrated with the shapes that define them. The experiments demonstrate that attention to global and local aspects of a hierarchical display biases the flexible selection of relatively lower and relatively higher SFs during image processing. Additionally, attentional selection of SF allows for the shapes in a hierarchical display to be integrated with the level (global/local) at which they occur. The studies reviewed here provide strong evidence that the flexible, top-down selection of low-level SF channels mediates the perception of global and local elements of visual displays. The studies also support a hemisphere asymmetry in this process, with right hemisphere functions biased toward global perception and left hemisphere functions biased toward local.","collection-title":"Special Issue: Functional Selectivity in Perceptual and Cognitive Systems - A Tribute to Shlomo Bentin (1946-2012)","container-title":"Neuropsychologia","DOI":"10.1016/j.neuropsychologia.2015.10.024","ISSN":"0028-3932","journalAbbreviation":"Neuropsychologia","page":"192-200","source":"ScienceDirect","title":"Spatial frequency selection and integration of global and local information in visual processing: A selective review and tribute to Shlomo Bentin","title-short":"Spatial frequency selection and integration of global and local information in visual processing","volume":"83","author":[{"family":"Flevaris","given":"Anastasia V."},{"family":"Robertson","given":"Lynn C."}],"issued":{"date-parts":[["2016",3,1]]}}},{"id":441,"uris":["http://zotero.org/users/10600458/items/774WUUWQ"],"itemData":{"id":441,"type":"article-journal","abstract":"Twenty-four normal right-handed male subjects classified hierarchical visual stimuli (small letters arranged to form larger letters), which were presented separately to each cerebral hemisphere. Previous studies using similar paradigms have yielded mixed evidence for the specialization of local, analytic processing in the left hemisphere and global, holistic processing in the right hemisphere. No statistically significant evidence for such a pattern of specialization was evident in the results of the present study. However, when meta-analytic techniques were used to combine the present results with those from previous studies, there was evidence that the hypothesized left-hemisphere/local, right-hemisphere/global specialization does in fact exist.","container-title":"Neuropsychologia","DOI":"10.1016/0028-3932(89)90099-7","ISSN":"0028-3932","issue":"9","journalAbbreviation":"Neuropsychologia","page":"1165-1178","source":"ScienceDirect","title":"Hemispheric differences in global versus local processing of hierarchical visual stimuli by normal subjects: New data and a meta-analysis of previous studies","title-short":"Hemispheric differences in global versus local processing of hierarchical visual stimuli by normal subjects","volume":"27","author":[{"family":"Van Kleeck","given":"Michael H."}],"issued":{"date-parts":[["1989",1,1]]}}},{"id":3663,"uris":["http://zotero.org/users/10600458/items/R5MLGB3S"],"itemData":{"id":3663,"type":"article-journal","abstract":"Although neurotogical and physiological studies indicate a right hemisphere superiority in global processing and a left hemisphere superiority in local processing of Navon-type hierarchical letters (D. Navon, 1977), most investigations of lateralized perception in healthy participants report neither asymmetry. In 6 experiments the authors examined the influence of attentional demands, stimulus properties, and mode of response on perceptual asymmetries for global and local perception. Consistent with their theoretical predictions, asymmetries were more robust on divided- than focused-attention tasks and in response to stimuli in which local and global levels were equally salient compared with those with greater global than local saliency. Contrary to their prediction, perceptual asymmetries were not influenced by the complexity of the motor response.","container-title":"Journal of Experimental Psychology: Human Perception and Performance","DOI":"10.1037/0096-1523.27.6.1369","ISSN":"1939-1277, 0096-1523","issue":"6","journalAbbreviation":"Journal of Experimental Psychology: Human Perception and Performance","language":"en","page":"1369-1385","source":"Semantic Scholar","title":"Hemispheric asymmetries for global and local visual perception: Effects of stimulus and task factors.","title-short":"Hemispheric asymmetries for global and local visual perception","volume":"27","author":[{"family":"Yovel","given":"Galit"},{"family":"Yovel","given":"Iftah"},{"family":"Levy","given":"Jerre"}],"issued":{"date-parts":[["2001"]]}}}],"schema":"https://github.com/citation-style-language/schema/raw/master/csl-citation.json"} </w:instrText>
      </w:r>
      <w:r w:rsidR="004E0658" w:rsidRPr="00F908C4">
        <w:fldChar w:fldCharType="separate"/>
      </w:r>
      <w:r w:rsidR="0011531F" w:rsidRPr="00F908C4">
        <w:t>(</w:t>
      </w:r>
      <w:proofErr w:type="spellStart"/>
      <w:r w:rsidR="0011531F" w:rsidRPr="00F908C4">
        <w:t>Brederoo</w:t>
      </w:r>
      <w:proofErr w:type="spellEnd"/>
      <w:r w:rsidR="0011531F" w:rsidRPr="00F908C4">
        <w:t xml:space="preserve"> et al., 2017; A. </w:t>
      </w:r>
      <w:proofErr w:type="spellStart"/>
      <w:r w:rsidR="0011531F" w:rsidRPr="00F908C4">
        <w:t>Flevaris</w:t>
      </w:r>
      <w:proofErr w:type="spellEnd"/>
      <w:r w:rsidR="0011531F" w:rsidRPr="00F908C4">
        <w:t xml:space="preserve"> et al., 2010; A. V. </w:t>
      </w:r>
      <w:proofErr w:type="spellStart"/>
      <w:r w:rsidR="0011531F" w:rsidRPr="00F908C4">
        <w:t>Flevaris</w:t>
      </w:r>
      <w:proofErr w:type="spellEnd"/>
      <w:r w:rsidR="0011531F" w:rsidRPr="00F908C4">
        <w:t xml:space="preserve"> &amp; Robertson, 2016; Van Kleeck, 1989; </w:t>
      </w:r>
      <w:proofErr w:type="spellStart"/>
      <w:r w:rsidR="0011531F" w:rsidRPr="00F908C4">
        <w:t>Yovel</w:t>
      </w:r>
      <w:proofErr w:type="spellEnd"/>
      <w:r w:rsidR="0011531F" w:rsidRPr="00F908C4">
        <w:t xml:space="preserve"> et al., 2001)</w:t>
      </w:r>
      <w:r w:rsidR="004E0658" w:rsidRPr="00F908C4">
        <w:fldChar w:fldCharType="end"/>
      </w:r>
      <w:r w:rsidR="00524374" w:rsidRPr="00F908C4">
        <w:t xml:space="preserve">. </w:t>
      </w:r>
      <w:r w:rsidRPr="00F908C4">
        <w:t xml:space="preserve">However, when assessing these hemispheric effects behaviorally using the GPE as a measure, the results reveal an unexpected pattern. </w:t>
      </w:r>
      <w:proofErr w:type="gramStart"/>
      <w:r w:rsidRPr="00F908C4">
        <w:t>Similar to</w:t>
      </w:r>
      <w:proofErr w:type="gramEnd"/>
      <w:r w:rsidRPr="00F908C4">
        <w:t xml:space="preserve"> ASD, it has been shown that perceptual accounts of </w:t>
      </w:r>
      <w:r w:rsidR="00C70726">
        <w:t>hierarchical processing</w:t>
      </w:r>
      <w:r w:rsidR="00C70726" w:rsidRPr="00F908C4">
        <w:t xml:space="preserve"> </w:t>
      </w:r>
      <w:r w:rsidRPr="00F908C4">
        <w:t>in ADHD are altered in some capacity. Some studies suggest a lack of a global bias, a reduced global bias, or a</w:t>
      </w:r>
      <w:r w:rsidR="00B83A0D">
        <w:t>n enhanced</w:t>
      </w:r>
      <w:r w:rsidRPr="00F908C4">
        <w:t xml:space="preserve"> local bias</w:t>
      </w:r>
      <w:r w:rsidR="001A30A9" w:rsidRPr="00F908C4">
        <w:t xml:space="preserve"> </w:t>
      </w:r>
      <w:r w:rsidR="00F93961" w:rsidRPr="00F908C4">
        <w:fldChar w:fldCharType="begin"/>
      </w:r>
      <w:r w:rsidR="00B5329D" w:rsidRPr="00F908C4">
        <w:instrText xml:space="preserve"> ADDIN ZOTERO_ITEM CSL_CITATION {"citationID":"cDmCItF7","properties":{"formattedCitation":"(Karalunas et al., 2014; Song &amp; Hakoda, 2015)","plainCitation":"(Karalunas et al., 2014; Song &amp; Hakoda, 2015)","noteIndex":0},"citationItems":[{"id":270,"uris":["http://zotero.org/users/10600458/items/BIJSDDVK"],"itemData":{"id":270,"type":"article-journal","abstract":"Background Intraindividual variability in reaction time (RT) has received extensive discussion as an indicator of cognitive performance, a putative intermediate phenotype of many clinical disorders, and a possible trans-diagnostic phenotype that may elucidate shared risk factors for mechanisms of psychiatric illnesses. Scope and Methodology Using the examples of attention deficit hyperactivity disorder (ADHD) and autism spectrum disorders (ASD), we discuss RT variability. We first present a new meta-analysis of RT variability in ASD with and without comorbid ADHD. We then discuss potential mechanisms that may account for RT variability and statistical models that disentangle the cognitive processes affecting RTs. We then report a second meta-analysis comparing ADHD and non-ADHD children on diffusion model parameters. We consider how findings inform the search for neural correlates of RT variability. Findings Results suggest that RT variability is increased in ASD only when children with comorbid ADHD are included in the sample. Furthermore, RT variability in ADHD is explained by moderate to large increases (d = 0.63–0.99) in the ex-Gaussian parameter τ and the diffusion parameter drift rate, as well as by smaller differences (d = 0.32) in the diffusion parameter of nondecision time. The former may suggest problems in state regulation or arousal and difficulty detecting signal from noise, whereas the latter may reflect contributions from deficits in motor organization or output. The neuroimaging literature converges with this multicomponent interpretation and also highlights the role of top-down control circuits. Conclusion We underscore the importance of considering the interactions between top-down control, state regulation (e.g. arousal), and motor preparation when interpreting RT variability and conclude that decomposition of the RT signal provides superior interpretive power and suggests mechanisms convergent with those implicated using other cognitive paradigms. We conclude with specific recommendations for the field for next steps in the study of RT variability in neurodevelopmental disorders.","container-title":"Journal of Child Psychology and Psychiatry","DOI":"10.1111/jcpp.12217","ISSN":"1469-7610","issue":"6","language":"en","license":"© 2014 The Authors. Journal of Child Psychology and Psychiatry. © 2014 Association for Child and Adolescent Mental Health.","note":"_eprint: https://onlinelibrary.wiley.com/doi/pdf/10.1111/jcpp.12217","page":"685-710","source":"Wiley Online Library","title":"Annual Research Review: Reaction time variability in ADHD and autism spectrum disorders: measurement and mechanisms of a proposed trans-diagnostic phenotype","title-short":"Annual Research Review","volume":"55","author":[{"family":"Karalunas","given":"Sarah L."},{"family":"Geurts","given":"Hilde M."},{"family":"Konrad","given":"Kerstin"},{"family":"Bender","given":"Stephan"},{"family":"Nigg","given":"Joel T."}],"issued":{"date-parts":[["2014"]]}}},{"id":3504,"uris":["http://zotero.org/users/10600458/items/M4XIVPYX"],"itemData":{"id":3504,"type":"article-journal","abstract":"Objective: The Navon effect (Navon, 1977) is an automatic tendency to process the global picture prior to local details when processing compound patterns. However, several recent studies have reported that this effect is lacking in attention-deficit/hyperactivity disorder (ADHD). Although previous research has shown that the Navon effect is strongly affected by visual angles, whether this phenomenon will also be observed in ADHD is yet to be understood. We examine the lack of the Navon effect in ADHD under various visual angles to ensure that this phenomenon is not an artifact of saliency. Method: By employing three different visual angles for the local stimuli, global and local processing of Navon-type hierarchical letters was examined in participants with ADHD (n = 15) and a comparison group (n = 17). Results: ADHD participants presented with a lack of the Navon effect without local processing deficit regardless of visual angle, in comparison to non-ADHD participants. Conclusion: A lack of global precedence and global-to-local interference without local processing deficit can be generalized in ADHD. This suggests that people with ADHD experience difficulties in processing the “whole picture,” and it also challenges the Diagnostic and Statistical Manual of Mental Disorders (5th ed.; American Psychiatric Association, 2013) criteria of ADHD in which the failure to pay close attention to details was emphasized. Moreover, the current results have important implications for understanding ADHD and could also have significant clinical value. (PsycInfo Database Record (c) 2022 APA, all rights reserved)","container-title":"Neuropsychology","DOI":"10.1037/neu0000213","ISSN":"1931-1559","issue":"6","note":"publisher-place: US\npublisher: American Psychological Association","page":"888-894","source":"APA PsycNet","title":"Lack of global precedence and global-to-local interference without local processing deficit: A robust finding in children with attention-deficit/hyperactivity disorder under different visual angles of the Navon task","title-short":"Lack of global precedence and global-to-local interference without local processing deficit","volume":"29","author":[{"family":"Song","given":"Yongning"},{"family":"Hakoda","given":"Yuji"}],"issued":{"date-parts":[["2015"]]}}}],"schema":"https://github.com/citation-style-language/schema/raw/master/csl-citation.json"} </w:instrText>
      </w:r>
      <w:r w:rsidR="00F93961" w:rsidRPr="00F908C4">
        <w:fldChar w:fldCharType="separate"/>
      </w:r>
      <w:r w:rsidR="00F93961" w:rsidRPr="00F908C4">
        <w:rPr>
          <w:noProof/>
        </w:rPr>
        <w:t>(Karalunas et al., 2014; Song &amp; Hakoda, 2015)</w:t>
      </w:r>
      <w:r w:rsidR="00F93961" w:rsidRPr="00F908C4">
        <w:fldChar w:fldCharType="end"/>
      </w:r>
      <w:r w:rsidR="00F93961" w:rsidRPr="00F908C4">
        <w:t>.</w:t>
      </w:r>
      <w:r w:rsidR="004D55FC">
        <w:t xml:space="preserve"> </w:t>
      </w:r>
      <w:r w:rsidR="004D55FC" w:rsidRPr="00F908C4">
        <w:t xml:space="preserve">An EEG study examining the </w:t>
      </w:r>
      <w:r w:rsidR="004D55FC">
        <w:t>GPE</w:t>
      </w:r>
      <w:r w:rsidR="004D55FC" w:rsidRPr="00F908C4">
        <w:t xml:space="preserve"> found significant correlations between early neural responses associated with global processing and deficits in both local and global processing in more severe cases of ADHD </w:t>
      </w:r>
      <w:r w:rsidR="004D55FC" w:rsidRPr="00F908C4">
        <w:fldChar w:fldCharType="begin"/>
      </w:r>
      <w:r w:rsidR="004D55FC" w:rsidRPr="00F908C4">
        <w:instrText xml:space="preserve"> ADDIN ZOTERO_ITEM CSL_CITATION {"citationID":"DbS1UNuQ","properties":{"formattedCitation":"(Yuan et al., 2024)","plainCitation":"(Yuan et al., 2024)","noteIndex":0},"citationItems":[{"id":3743,"uris":["http://zotero.org/users/10600458/items/Z7WEPA8M"],"itemData":{"id":3743,"type":"article","abstract":"Background: Individuals with ADHD exhibit a reduced “global bias” in perceptual processing. This bias characterizes typical individuals’ tendency to prioritize global over local information processing. However, the relationship between specific ADHD symptoms and global/local processing is not clear. The present study addressed this gap using an ensemble task in a large sample (N = 465).\nMethods: EEG recordings enabled the isolation of neural responses to individual and global stimuli through linear regression modeling. ADHD symptoms were assessed using the adult ADHD self-report scale.\nResults: Our results revealed a significant association between inattention symptoms and early global processing, suggesting a decreased global prioritization in individuals with higher inattention scores. Additionally, both inattention and hyperactivity/impulsivity symptoms were associated with later local processing, evidenced by attenuated neural responses in individuals with greater symptoms.\nConclusions: These findings offer insights that ADHD encompasses deficits in both global and local processing, challenging previous theories that only focused on global processing impairments.","DOI":"10.21203/rs.3.rs-4212513/v1","note":"ISSN: 2693-5015","source":"Research Square","title":"Neural responses to global and local visual information processing provide neural signatures of ADHD symptoms","URL":"https://www.researchsquare.com/article/rs-4212513/v1","author":[{"family":"Yuan","given":"Jingjia"},{"family":"Pan","given":"Hailin"},{"family":"Sun","given":"Yu"},{"family":"Wang","given":"Yingying"},{"family":"Jia","given":"Jianrong"}],"accessed":{"date-parts":[["2024",6,14]]},"issued":{"date-parts":[["2024",4,9]]}}}],"schema":"https://github.com/citation-style-language/schema/raw/master/csl-citation.json"} </w:instrText>
      </w:r>
      <w:r w:rsidR="004D55FC" w:rsidRPr="00F908C4">
        <w:fldChar w:fldCharType="separate"/>
      </w:r>
      <w:r w:rsidR="004D55FC" w:rsidRPr="00F908C4">
        <w:rPr>
          <w:noProof/>
        </w:rPr>
        <w:t>(Yuan et al., 2024)</w:t>
      </w:r>
      <w:r w:rsidR="004D55FC" w:rsidRPr="00F908C4">
        <w:fldChar w:fldCharType="end"/>
      </w:r>
      <w:r w:rsidR="004D55FC" w:rsidRPr="00F908C4">
        <w:t>.</w:t>
      </w:r>
      <w:r w:rsidR="00DF2702" w:rsidRPr="00F908C4">
        <w:t xml:space="preserve"> </w:t>
      </w:r>
      <w:r w:rsidR="00B83A0D">
        <w:t xml:space="preserve">In </w:t>
      </w:r>
      <w:r w:rsidR="00B83A0D">
        <w:lastRenderedPageBreak/>
        <w:t>contrast</w:t>
      </w:r>
      <w:r w:rsidR="00C70726">
        <w:t>, a</w:t>
      </w:r>
      <w:r w:rsidR="00C70726" w:rsidRPr="00F908C4">
        <w:t xml:space="preserve"> </w:t>
      </w:r>
      <w:r w:rsidRPr="00F908C4">
        <w:t>previous study using a drawing task in children found no evidence of a local bias or differences from neurotypical controls, attributing any detected differences to an executive functioning deficit in planning</w:t>
      </w:r>
      <w:r w:rsidR="00B83A0D">
        <w:t xml:space="preserve"> </w:t>
      </w:r>
      <w:r w:rsidR="006C239C">
        <w:fldChar w:fldCharType="begin"/>
      </w:r>
      <w:r w:rsidR="006C239C">
        <w:instrText xml:space="preserve"> ADDIN ZOTERO_ITEM CSL_CITATION {"citationID":"Qy985jFx","properties":{"formattedCitation":"(Booth et al., 2003)","plainCitation":"(Booth et al., 2003)","noteIndex":0},"citationItems":[{"id":3645,"uris":["http://zotero.org/users/10600458/items/D6JNCD43"],"itemData":{"id":3645,"type":"article-journal","abstract":"A tendency to focus on details at the expense of configural information, 'weak coherence', has been proposed as a cognitive style in autism. In the present study we tested whether weak coherence might be the result of executive dysfunction, by testing clinical groups known to show deficits on tests of executive control. Boys with autism spectrum disorders (ASD) were compared with age- and intelligence quotient (IQ)-matched boys with attention-deficit/hyperactivity disorder (ADHD), and typically developing (TD) boys, on a drawing task requiring planning for the inclusion of a new element. Weak coherence was measured through analysis of drawing style. In line with the predictions made, the ASD group was more detail-focused in their drawings than were either ADHD or TD boys. The ASD and ADHD groups both showed planning impairments, which were more severe in the former group. Poor planning did not, however, predict detail-focus, and scores on the two aspects of the task were unrelated in the clinical groups. These findings indicate that weak coherence may indeed be a cognitive style specific to autism and unrelated to cognitive deficits in frontal functions.","container-title":"Philosophical transactions of the Royal Society of London. Series B, Biological sciences","DOI":"10.1098/rstb.2002.1204","journalAbbreviation":"Philosophical transactions of the Royal Society of London. Series B, Biological sciences","page":"387-92","source":"ResearchGate","title":"Disentangling weak coherence and executive dysfunction: Planning drawing in autism and attention-deficit/hyperactivity disorder","title-short":"Disentangling weak coherence and executive dysfunction","volume":"358","author":[{"family":"Booth","given":"Rhonda"},{"family":"Charlton","given":"Rebecca"},{"family":"Hughes","given":"Claire"},{"family":"Happe","given":"Francesca"}],"issued":{"date-parts":[["2003",3,1]]}}}],"schema":"https://github.com/citation-style-language/schema/raw/master/csl-citation.json"} </w:instrText>
      </w:r>
      <w:r w:rsidR="006C239C">
        <w:fldChar w:fldCharType="separate"/>
      </w:r>
      <w:r w:rsidR="006C239C" w:rsidRPr="006C239C">
        <w:t>(Booth et al., 2003)</w:t>
      </w:r>
      <w:r w:rsidR="006C239C">
        <w:fldChar w:fldCharType="end"/>
      </w:r>
      <w:r w:rsidR="006C239C">
        <w:t xml:space="preserve">. </w:t>
      </w:r>
      <w:r w:rsidR="00B83A0D">
        <w:t>Thus, like with</w:t>
      </w:r>
      <w:r w:rsidR="00E06F05">
        <w:t xml:space="preserve"> </w:t>
      </w:r>
      <w:r w:rsidR="00B83A0D">
        <w:t xml:space="preserve">ASD, the literature provides hints that ADHD is associated with differences in global/local processing, but </w:t>
      </w:r>
      <w:r w:rsidR="00E06F05">
        <w:t xml:space="preserve">this </w:t>
      </w:r>
      <w:r w:rsidR="00B83A0D">
        <w:t>assessment is far from definitive.</w:t>
      </w:r>
      <w:r w:rsidR="008426F4" w:rsidRPr="00F908C4">
        <w:t xml:space="preserve"> </w:t>
      </w:r>
    </w:p>
    <w:p w14:paraId="1A4AB5A5" w14:textId="39A5EBB6" w:rsidR="001F1A63" w:rsidRPr="00F908C4" w:rsidRDefault="00ED2550" w:rsidP="00DF3105">
      <w:pPr>
        <w:pStyle w:val="Heading2"/>
        <w:spacing w:line="480" w:lineRule="auto"/>
        <w:rPr>
          <w:rFonts w:ascii="Times New Roman" w:hAnsi="Times New Roman" w:cs="Times New Roman"/>
          <w:b/>
          <w:bCs/>
        </w:rPr>
      </w:pPr>
      <w:bookmarkStart w:id="151" w:name="_Toc193807063"/>
      <w:bookmarkStart w:id="152" w:name="_Toc193807126"/>
      <w:commentRangeStart w:id="153"/>
      <w:commentRangeStart w:id="154"/>
      <w:commentRangeStart w:id="155"/>
      <w:r w:rsidRPr="00F908C4">
        <w:rPr>
          <w:rFonts w:ascii="Times New Roman" w:hAnsi="Times New Roman" w:cs="Times New Roman"/>
          <w:b/>
          <w:bCs/>
        </w:rPr>
        <w:t xml:space="preserve">Limitations of Reaction </w:t>
      </w:r>
      <w:r w:rsidR="00B50A63">
        <w:rPr>
          <w:rFonts w:ascii="Times New Roman" w:hAnsi="Times New Roman" w:cs="Times New Roman"/>
          <w:b/>
          <w:bCs/>
        </w:rPr>
        <w:t>T</w:t>
      </w:r>
      <w:r w:rsidRPr="00F908C4">
        <w:rPr>
          <w:rFonts w:ascii="Times New Roman" w:hAnsi="Times New Roman" w:cs="Times New Roman"/>
          <w:b/>
          <w:bCs/>
        </w:rPr>
        <w:t>ime</w:t>
      </w:r>
      <w:commentRangeEnd w:id="153"/>
      <w:r w:rsidR="00436C2F" w:rsidRPr="00F908C4">
        <w:rPr>
          <w:rStyle w:val="CommentReference"/>
          <w:rFonts w:ascii="Times New Roman" w:eastAsiaTheme="minorHAnsi" w:hAnsi="Times New Roman" w:cs="Times New Roman"/>
          <w:b/>
          <w:bCs/>
          <w:color w:val="auto"/>
        </w:rPr>
        <w:commentReference w:id="153"/>
      </w:r>
      <w:commentRangeEnd w:id="154"/>
      <w:r w:rsidR="0082038D" w:rsidRPr="00F908C4">
        <w:rPr>
          <w:rStyle w:val="CommentReference"/>
          <w:rFonts w:ascii="Times New Roman" w:eastAsiaTheme="minorHAnsi" w:hAnsi="Times New Roman" w:cs="Times New Roman"/>
          <w:b/>
          <w:bCs/>
          <w:color w:val="auto"/>
        </w:rPr>
        <w:commentReference w:id="154"/>
      </w:r>
      <w:commentRangeEnd w:id="155"/>
      <w:r w:rsidR="00452635" w:rsidRPr="00F908C4">
        <w:rPr>
          <w:rStyle w:val="CommentReference"/>
          <w:rFonts w:ascii="Times New Roman" w:eastAsiaTheme="minorHAnsi" w:hAnsi="Times New Roman" w:cs="Times New Roman"/>
          <w:b/>
          <w:bCs/>
          <w:color w:val="auto"/>
        </w:rPr>
        <w:commentReference w:id="155"/>
      </w:r>
      <w:bookmarkEnd w:id="151"/>
      <w:bookmarkEnd w:id="152"/>
    </w:p>
    <w:p w14:paraId="0F734DE1" w14:textId="589AAD4B" w:rsidR="00EA762A" w:rsidRPr="004E5BCF" w:rsidRDefault="000A30D9" w:rsidP="00A87ABC">
      <w:pPr>
        <w:keepNext/>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As mentioned earlier, cognitive sciences rely on </w:t>
      </w:r>
      <w:r w:rsidR="00025609" w:rsidRPr="00F908C4">
        <w:rPr>
          <w:rFonts w:ascii="Times New Roman" w:hAnsi="Times New Roman" w:cs="Times New Roman"/>
          <w:sz w:val="24"/>
          <w:szCs w:val="24"/>
        </w:rPr>
        <w:t xml:space="preserve">RT </w:t>
      </w:r>
      <w:r w:rsidR="003B5214" w:rsidRPr="00F908C4">
        <w:rPr>
          <w:rFonts w:ascii="Times New Roman" w:hAnsi="Times New Roman" w:cs="Times New Roman"/>
          <w:sz w:val="24"/>
          <w:szCs w:val="24"/>
        </w:rPr>
        <w:t>as a</w:t>
      </w:r>
      <w:r w:rsidR="00462A13" w:rsidRPr="00F908C4">
        <w:rPr>
          <w:rFonts w:ascii="Times New Roman" w:hAnsi="Times New Roman" w:cs="Times New Roman"/>
          <w:sz w:val="24"/>
          <w:szCs w:val="24"/>
        </w:rPr>
        <w:t xml:space="preserve"> standard</w:t>
      </w:r>
      <w:r w:rsidR="003B5214" w:rsidRPr="00F908C4">
        <w:rPr>
          <w:rFonts w:ascii="Times New Roman" w:hAnsi="Times New Roman" w:cs="Times New Roman"/>
          <w:sz w:val="24"/>
          <w:szCs w:val="24"/>
        </w:rPr>
        <w:t xml:space="preserve"> measure</w:t>
      </w:r>
      <w:r w:rsidR="00462A13" w:rsidRPr="00F908C4">
        <w:rPr>
          <w:rFonts w:ascii="Times New Roman" w:hAnsi="Times New Roman" w:cs="Times New Roman"/>
          <w:sz w:val="24"/>
          <w:szCs w:val="24"/>
        </w:rPr>
        <w:t xml:space="preserve"> </w:t>
      </w:r>
      <w:r w:rsidRPr="00F908C4">
        <w:rPr>
          <w:rFonts w:ascii="Times New Roman" w:hAnsi="Times New Roman" w:cs="Times New Roman"/>
          <w:sz w:val="24"/>
          <w:szCs w:val="24"/>
        </w:rPr>
        <w:t>as</w:t>
      </w:r>
      <w:r w:rsidR="00462A13" w:rsidRPr="00F908C4">
        <w:rPr>
          <w:rFonts w:ascii="Times New Roman" w:hAnsi="Times New Roman" w:cs="Times New Roman"/>
          <w:sz w:val="24"/>
          <w:szCs w:val="24"/>
        </w:rPr>
        <w:t xml:space="preserve"> it</w:t>
      </w:r>
      <w:r w:rsidRPr="00F908C4">
        <w:rPr>
          <w:rFonts w:ascii="Times New Roman" w:hAnsi="Times New Roman" w:cs="Times New Roman"/>
          <w:sz w:val="24"/>
          <w:szCs w:val="24"/>
        </w:rPr>
        <w:t xml:space="preserve"> i</w:t>
      </w:r>
      <w:r w:rsidR="00462A13" w:rsidRPr="00F908C4">
        <w:rPr>
          <w:rFonts w:ascii="Times New Roman" w:hAnsi="Times New Roman" w:cs="Times New Roman"/>
          <w:sz w:val="24"/>
          <w:szCs w:val="24"/>
        </w:rPr>
        <w:t xml:space="preserve">s </w:t>
      </w:r>
      <w:r w:rsidRPr="00F908C4">
        <w:rPr>
          <w:rFonts w:ascii="Times New Roman" w:hAnsi="Times New Roman" w:cs="Times New Roman"/>
          <w:sz w:val="24"/>
          <w:szCs w:val="24"/>
        </w:rPr>
        <w:t>simple and effective</w:t>
      </w:r>
      <w:r w:rsidR="00462A13" w:rsidRPr="00F908C4">
        <w:rPr>
          <w:rFonts w:ascii="Times New Roman" w:hAnsi="Times New Roman" w:cs="Times New Roman"/>
          <w:sz w:val="24"/>
          <w:szCs w:val="24"/>
        </w:rPr>
        <w:t>, a</w:t>
      </w:r>
      <w:r w:rsidR="003B5214" w:rsidRPr="00F908C4">
        <w:rPr>
          <w:rFonts w:ascii="Times New Roman" w:hAnsi="Times New Roman" w:cs="Times New Roman"/>
          <w:sz w:val="24"/>
          <w:szCs w:val="24"/>
        </w:rPr>
        <w:t xml:space="preserve"> testament to </w:t>
      </w:r>
      <w:r w:rsidR="003256F2" w:rsidRPr="00F908C4">
        <w:rPr>
          <w:rFonts w:ascii="Times New Roman" w:hAnsi="Times New Roman" w:cs="Times New Roman"/>
          <w:sz w:val="24"/>
          <w:szCs w:val="24"/>
        </w:rPr>
        <w:t xml:space="preserve">the impacts made within </w:t>
      </w:r>
      <w:r w:rsidR="003B5214" w:rsidRPr="00F908C4">
        <w:rPr>
          <w:rFonts w:ascii="Times New Roman" w:hAnsi="Times New Roman" w:cs="Times New Roman"/>
          <w:sz w:val="24"/>
          <w:szCs w:val="24"/>
        </w:rPr>
        <w:t xml:space="preserve">in the realm of cognitive neuroscience. </w:t>
      </w:r>
      <w:r w:rsidR="006B5C18" w:rsidRPr="00F908C4">
        <w:rPr>
          <w:rFonts w:ascii="Times New Roman" w:hAnsi="Times New Roman" w:cs="Times New Roman"/>
          <w:sz w:val="24"/>
          <w:szCs w:val="24"/>
        </w:rPr>
        <w:t>RT</w:t>
      </w:r>
      <w:r w:rsidR="003256F2" w:rsidRPr="00F908C4">
        <w:rPr>
          <w:rFonts w:ascii="Times New Roman" w:hAnsi="Times New Roman" w:cs="Times New Roman"/>
          <w:sz w:val="24"/>
          <w:szCs w:val="24"/>
        </w:rPr>
        <w:t xml:space="preserve"> has a well-established</w:t>
      </w:r>
      <w:r w:rsidR="003B5214" w:rsidRPr="00F908C4">
        <w:rPr>
          <w:rFonts w:ascii="Times New Roman" w:hAnsi="Times New Roman" w:cs="Times New Roman"/>
          <w:sz w:val="24"/>
          <w:szCs w:val="24"/>
        </w:rPr>
        <w:t xml:space="preserve"> methodological footprint</w:t>
      </w:r>
      <w:r w:rsidR="003256F2" w:rsidRPr="00F908C4">
        <w:rPr>
          <w:rFonts w:ascii="Times New Roman" w:hAnsi="Times New Roman" w:cs="Times New Roman"/>
          <w:sz w:val="24"/>
          <w:szCs w:val="24"/>
        </w:rPr>
        <w:t xml:space="preserve"> </w:t>
      </w:r>
      <w:r w:rsidR="003B5214" w:rsidRPr="00F908C4">
        <w:rPr>
          <w:rFonts w:ascii="Times New Roman" w:hAnsi="Times New Roman" w:cs="Times New Roman"/>
          <w:sz w:val="24"/>
          <w:szCs w:val="24"/>
        </w:rPr>
        <w:t>offer</w:t>
      </w:r>
      <w:r w:rsidR="003256F2" w:rsidRPr="00F908C4">
        <w:rPr>
          <w:rFonts w:ascii="Times New Roman" w:hAnsi="Times New Roman" w:cs="Times New Roman"/>
          <w:sz w:val="24"/>
          <w:szCs w:val="24"/>
        </w:rPr>
        <w:t>ing</w:t>
      </w:r>
      <w:r w:rsidR="003B5214" w:rsidRPr="00F908C4">
        <w:rPr>
          <w:rFonts w:ascii="Times New Roman" w:hAnsi="Times New Roman" w:cs="Times New Roman"/>
          <w:sz w:val="24"/>
          <w:szCs w:val="24"/>
        </w:rPr>
        <w:t xml:space="preserve"> a broad-stroke analysis that, despite </w:t>
      </w:r>
      <w:r w:rsidR="003256F2" w:rsidRPr="00F908C4">
        <w:rPr>
          <w:rFonts w:ascii="Times New Roman" w:hAnsi="Times New Roman" w:cs="Times New Roman"/>
          <w:sz w:val="24"/>
          <w:szCs w:val="24"/>
        </w:rPr>
        <w:t>being robust</w:t>
      </w:r>
      <w:r w:rsidR="003B5214" w:rsidRPr="00F908C4">
        <w:rPr>
          <w:rFonts w:ascii="Times New Roman" w:hAnsi="Times New Roman" w:cs="Times New Roman"/>
          <w:sz w:val="24"/>
          <w:szCs w:val="24"/>
        </w:rPr>
        <w:t xml:space="preserve">, encounters limitations </w:t>
      </w:r>
      <w:r w:rsidR="0004428B">
        <w:rPr>
          <w:rFonts w:ascii="Times New Roman" w:hAnsi="Times New Roman" w:cs="Times New Roman"/>
          <w:sz w:val="24"/>
          <w:szCs w:val="24"/>
        </w:rPr>
        <w:t xml:space="preserve">via the inclusion of </w:t>
      </w:r>
      <w:r w:rsidR="00B0053E">
        <w:rPr>
          <w:rFonts w:ascii="Times New Roman" w:hAnsi="Times New Roman" w:cs="Times New Roman"/>
          <w:sz w:val="24"/>
          <w:szCs w:val="24"/>
        </w:rPr>
        <w:t xml:space="preserve">processing </w:t>
      </w:r>
      <w:r w:rsidR="0004428B">
        <w:rPr>
          <w:rFonts w:ascii="Times New Roman" w:hAnsi="Times New Roman" w:cs="Times New Roman"/>
          <w:sz w:val="24"/>
          <w:szCs w:val="24"/>
        </w:rPr>
        <w:t>mechanisms</w:t>
      </w:r>
      <w:r w:rsidR="00B0053E">
        <w:rPr>
          <w:rFonts w:ascii="Times New Roman" w:hAnsi="Times New Roman" w:cs="Times New Roman"/>
          <w:sz w:val="24"/>
          <w:szCs w:val="24"/>
        </w:rPr>
        <w:t xml:space="preserve"> different from the decision process</w:t>
      </w:r>
      <w:r w:rsidR="003B5214" w:rsidRPr="00F908C4">
        <w:rPr>
          <w:rFonts w:ascii="Times New Roman" w:hAnsi="Times New Roman" w:cs="Times New Roman"/>
          <w:sz w:val="24"/>
          <w:szCs w:val="24"/>
        </w:rPr>
        <w:t xml:space="preserve">. </w:t>
      </w:r>
      <w:r w:rsidRPr="00F908C4">
        <w:rPr>
          <w:rFonts w:ascii="Times New Roman" w:hAnsi="Times New Roman" w:cs="Times New Roman"/>
          <w:sz w:val="24"/>
          <w:szCs w:val="24"/>
        </w:rPr>
        <w:t xml:space="preserve">Dissecting </w:t>
      </w:r>
      <w:r w:rsidR="003256F2" w:rsidRPr="00F908C4">
        <w:rPr>
          <w:rFonts w:ascii="Times New Roman" w:hAnsi="Times New Roman" w:cs="Times New Roman"/>
          <w:sz w:val="24"/>
          <w:szCs w:val="24"/>
        </w:rPr>
        <w:t>RT</w:t>
      </w:r>
      <w:r w:rsidR="00025609" w:rsidRPr="00F908C4">
        <w:rPr>
          <w:rFonts w:ascii="Times New Roman" w:hAnsi="Times New Roman" w:cs="Times New Roman"/>
          <w:sz w:val="24"/>
          <w:szCs w:val="24"/>
        </w:rPr>
        <w:t xml:space="preserve"> </w:t>
      </w:r>
      <w:r w:rsidRPr="00F908C4">
        <w:rPr>
          <w:rFonts w:ascii="Times New Roman" w:hAnsi="Times New Roman" w:cs="Times New Roman"/>
          <w:sz w:val="24"/>
          <w:szCs w:val="24"/>
        </w:rPr>
        <w:t xml:space="preserve">reveals </w:t>
      </w:r>
      <w:r w:rsidR="0004428B">
        <w:rPr>
          <w:rFonts w:ascii="Times New Roman" w:hAnsi="Times New Roman" w:cs="Times New Roman"/>
          <w:sz w:val="24"/>
          <w:szCs w:val="24"/>
        </w:rPr>
        <w:t>three</w:t>
      </w:r>
      <w:r w:rsidR="0004428B" w:rsidRPr="00F908C4">
        <w:rPr>
          <w:rFonts w:ascii="Times New Roman" w:hAnsi="Times New Roman" w:cs="Times New Roman"/>
          <w:sz w:val="24"/>
          <w:szCs w:val="24"/>
        </w:rPr>
        <w:t xml:space="preserve"> </w:t>
      </w:r>
      <w:r w:rsidRPr="00F908C4">
        <w:rPr>
          <w:rFonts w:ascii="Times New Roman" w:hAnsi="Times New Roman" w:cs="Times New Roman"/>
          <w:sz w:val="24"/>
          <w:szCs w:val="24"/>
        </w:rPr>
        <w:t xml:space="preserve">main components: </w:t>
      </w:r>
      <w:r w:rsidR="00B0053E" w:rsidRPr="00B0053E">
        <w:rPr>
          <w:rFonts w:ascii="Times New Roman" w:hAnsi="Times New Roman" w:cs="Times New Roman"/>
          <w:sz w:val="24"/>
          <w:szCs w:val="24"/>
        </w:rPr>
        <w:t>afferent sensory processing</w:t>
      </w:r>
      <w:r w:rsidR="00B0053E">
        <w:rPr>
          <w:rFonts w:ascii="Times New Roman" w:hAnsi="Times New Roman" w:cs="Times New Roman"/>
          <w:sz w:val="24"/>
          <w:szCs w:val="24"/>
        </w:rPr>
        <w:t xml:space="preserve">, the decision, and the efferent motor processing </w:t>
      </w:r>
      <w:r w:rsidR="009B195E" w:rsidRPr="00F908C4">
        <w:rPr>
          <w:rFonts w:ascii="Times New Roman" w:hAnsi="Times New Roman" w:cs="Times New Roman"/>
          <w:sz w:val="24"/>
          <w:szCs w:val="24"/>
        </w:rPr>
        <w:fldChar w:fldCharType="begin"/>
      </w:r>
      <w:r w:rsidR="006C239C">
        <w:rPr>
          <w:rFonts w:ascii="Times New Roman" w:hAnsi="Times New Roman" w:cs="Times New Roman"/>
          <w:sz w:val="24"/>
          <w:szCs w:val="24"/>
        </w:rPr>
        <w:instrText xml:space="preserve"> ADDIN ZOTERO_ITEM CSL_CITATION {"citationID":"oONBjo83","properties":{"formattedCitation":"(Stanford et al., 2010)","plainCitation":"(Stanford et al., 2010)","noteIndex":0},"citationItems":[{"id":247,"uris":["http://zotero.org/users/10600458/items/2C79QZ2H"],"itemData":{"id":247,"type":"article-journal","abstract":"It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9B195E" w:rsidRPr="00F908C4">
        <w:rPr>
          <w:rFonts w:ascii="Times New Roman" w:hAnsi="Times New Roman" w:cs="Times New Roman"/>
          <w:sz w:val="24"/>
          <w:szCs w:val="24"/>
        </w:rPr>
        <w:fldChar w:fldCharType="separate"/>
      </w:r>
      <w:r w:rsidR="006C239C" w:rsidRPr="006C239C">
        <w:rPr>
          <w:rFonts w:ascii="Times New Roman" w:hAnsi="Times New Roman" w:cs="Times New Roman"/>
          <w:sz w:val="24"/>
        </w:rPr>
        <w:t>(Stanford et al., 2010)</w:t>
      </w:r>
      <w:r w:rsidR="009B195E" w:rsidRPr="00F908C4">
        <w:rPr>
          <w:rFonts w:ascii="Times New Roman" w:hAnsi="Times New Roman" w:cs="Times New Roman"/>
          <w:sz w:val="24"/>
          <w:szCs w:val="24"/>
        </w:rPr>
        <w:fldChar w:fldCharType="end"/>
      </w:r>
      <w:r w:rsidR="002F455F">
        <w:rPr>
          <w:rFonts w:ascii="Times New Roman" w:hAnsi="Times New Roman" w:cs="Times New Roman"/>
          <w:sz w:val="24"/>
          <w:szCs w:val="24"/>
        </w:rPr>
        <w:t>, w</w:t>
      </w:r>
      <w:r w:rsidR="00B0053E">
        <w:rPr>
          <w:rFonts w:ascii="Times New Roman" w:hAnsi="Times New Roman" w:cs="Times New Roman"/>
          <w:sz w:val="24"/>
          <w:szCs w:val="24"/>
        </w:rPr>
        <w:t xml:space="preserve">ith afferent and efferent processes being non-decision </w:t>
      </w:r>
      <w:r w:rsidR="002F455F">
        <w:rPr>
          <w:rFonts w:ascii="Times New Roman" w:hAnsi="Times New Roman" w:cs="Times New Roman"/>
          <w:sz w:val="24"/>
          <w:szCs w:val="24"/>
        </w:rPr>
        <w:t xml:space="preserve">components of the task </w:t>
      </w:r>
      <w:r w:rsidR="00B0053E">
        <w:rPr>
          <w:rFonts w:ascii="Times New Roman" w:hAnsi="Times New Roman" w:cs="Times New Roman"/>
          <w:sz w:val="24"/>
          <w:szCs w:val="24"/>
        </w:rPr>
        <w:t xml:space="preserve">related to </w:t>
      </w:r>
      <w:r w:rsidR="002F455F">
        <w:rPr>
          <w:rFonts w:ascii="Times New Roman" w:hAnsi="Times New Roman" w:cs="Times New Roman"/>
          <w:sz w:val="24"/>
          <w:szCs w:val="24"/>
        </w:rPr>
        <w:t xml:space="preserve">the </w:t>
      </w:r>
      <w:r w:rsidR="00B0053E">
        <w:rPr>
          <w:rFonts w:ascii="Times New Roman" w:hAnsi="Times New Roman" w:cs="Times New Roman"/>
          <w:sz w:val="24"/>
          <w:szCs w:val="24"/>
        </w:rPr>
        <w:t>sens</w:t>
      </w:r>
      <w:r w:rsidR="002F455F">
        <w:rPr>
          <w:rFonts w:ascii="Times New Roman" w:hAnsi="Times New Roman" w:cs="Times New Roman"/>
          <w:sz w:val="24"/>
          <w:szCs w:val="24"/>
        </w:rPr>
        <w:t>ation of</w:t>
      </w:r>
      <w:r w:rsidR="00B0053E">
        <w:rPr>
          <w:rFonts w:ascii="Times New Roman" w:hAnsi="Times New Roman" w:cs="Times New Roman"/>
          <w:sz w:val="24"/>
          <w:szCs w:val="24"/>
        </w:rPr>
        <w:t xml:space="preserve"> the </w:t>
      </w:r>
      <w:r w:rsidR="002F455F">
        <w:rPr>
          <w:rFonts w:ascii="Times New Roman" w:hAnsi="Times New Roman" w:cs="Times New Roman"/>
          <w:sz w:val="24"/>
          <w:szCs w:val="24"/>
        </w:rPr>
        <w:t xml:space="preserve">stimulus </w:t>
      </w:r>
      <w:r w:rsidR="00B0053E">
        <w:rPr>
          <w:rFonts w:ascii="Times New Roman" w:hAnsi="Times New Roman" w:cs="Times New Roman"/>
          <w:sz w:val="24"/>
          <w:szCs w:val="24"/>
        </w:rPr>
        <w:t>and the physical button</w:t>
      </w:r>
      <w:r w:rsidR="002F455F">
        <w:rPr>
          <w:rFonts w:ascii="Times New Roman" w:hAnsi="Times New Roman" w:cs="Times New Roman"/>
          <w:sz w:val="24"/>
          <w:szCs w:val="24"/>
        </w:rPr>
        <w:t>-press</w:t>
      </w:r>
      <w:r w:rsidR="00B0053E">
        <w:rPr>
          <w:rFonts w:ascii="Times New Roman" w:hAnsi="Times New Roman" w:cs="Times New Roman"/>
          <w:sz w:val="24"/>
          <w:szCs w:val="24"/>
        </w:rPr>
        <w:t xml:space="preserve"> </w:t>
      </w:r>
      <w:r w:rsidR="002951F1">
        <w:rPr>
          <w:rFonts w:ascii="Times New Roman" w:hAnsi="Times New Roman" w:cs="Times New Roman"/>
          <w:sz w:val="24"/>
          <w:szCs w:val="24"/>
        </w:rPr>
        <w:t>response</w:t>
      </w:r>
      <w:r w:rsidR="002F455F">
        <w:rPr>
          <w:rFonts w:ascii="Times New Roman" w:hAnsi="Times New Roman" w:cs="Times New Roman"/>
          <w:sz w:val="24"/>
          <w:szCs w:val="24"/>
        </w:rPr>
        <w:t>, respectively</w:t>
      </w:r>
      <w:r w:rsidR="00B0053E">
        <w:rPr>
          <w:rFonts w:ascii="Times New Roman" w:hAnsi="Times New Roman" w:cs="Times New Roman"/>
          <w:sz w:val="24"/>
          <w:szCs w:val="24"/>
        </w:rPr>
        <w:t xml:space="preserve">. </w:t>
      </w:r>
      <w:r w:rsidRPr="00F908C4">
        <w:rPr>
          <w:rFonts w:ascii="Times New Roman" w:hAnsi="Times New Roman" w:cs="Times New Roman"/>
          <w:sz w:val="24"/>
          <w:szCs w:val="24"/>
        </w:rPr>
        <w:t>The inclusion of</w:t>
      </w:r>
      <w:r w:rsidR="00B0053E">
        <w:rPr>
          <w:rFonts w:ascii="Times New Roman" w:hAnsi="Times New Roman" w:cs="Times New Roman"/>
          <w:sz w:val="24"/>
          <w:szCs w:val="24"/>
        </w:rPr>
        <w:t xml:space="preserve"> non-decision </w:t>
      </w:r>
      <w:r w:rsidRPr="00F908C4">
        <w:rPr>
          <w:rFonts w:ascii="Times New Roman" w:hAnsi="Times New Roman" w:cs="Times New Roman"/>
          <w:sz w:val="24"/>
          <w:szCs w:val="24"/>
        </w:rPr>
        <w:t xml:space="preserve">processing in </w:t>
      </w:r>
      <w:r w:rsidR="002F455F">
        <w:rPr>
          <w:rFonts w:ascii="Times New Roman" w:hAnsi="Times New Roman" w:cs="Times New Roman"/>
          <w:sz w:val="24"/>
          <w:szCs w:val="24"/>
        </w:rPr>
        <w:t>the RT</w:t>
      </w:r>
      <w:r w:rsidRPr="00F908C4">
        <w:rPr>
          <w:rFonts w:ascii="Times New Roman" w:hAnsi="Times New Roman" w:cs="Times New Roman"/>
          <w:sz w:val="24"/>
          <w:szCs w:val="24"/>
        </w:rPr>
        <w:t xml:space="preserve"> only serves to obscure the nuances we are trying to capture</w:t>
      </w:r>
      <w:r w:rsidR="00604045" w:rsidRPr="00F908C4">
        <w:rPr>
          <w:rFonts w:ascii="Times New Roman" w:hAnsi="Times New Roman" w:cs="Times New Roman"/>
          <w:sz w:val="24"/>
          <w:szCs w:val="24"/>
        </w:rPr>
        <w:t>,</w:t>
      </w:r>
      <w:r w:rsidRPr="00F908C4">
        <w:rPr>
          <w:rFonts w:ascii="Times New Roman" w:hAnsi="Times New Roman" w:cs="Times New Roman"/>
          <w:sz w:val="24"/>
          <w:szCs w:val="24"/>
        </w:rPr>
        <w:t xml:space="preserve"> </w:t>
      </w:r>
      <w:r w:rsidR="00604045" w:rsidRPr="00F908C4">
        <w:rPr>
          <w:rFonts w:ascii="Times New Roman" w:hAnsi="Times New Roman" w:cs="Times New Roman"/>
          <w:sz w:val="24"/>
          <w:szCs w:val="24"/>
        </w:rPr>
        <w:t>m</w:t>
      </w:r>
      <w:r w:rsidRPr="00F908C4">
        <w:rPr>
          <w:rFonts w:ascii="Times New Roman" w:hAnsi="Times New Roman" w:cs="Times New Roman"/>
          <w:sz w:val="24"/>
          <w:szCs w:val="24"/>
        </w:rPr>
        <w:t xml:space="preserve">aking it clear that more refined </w:t>
      </w:r>
      <w:r w:rsidR="001343BB">
        <w:rPr>
          <w:rFonts w:ascii="Times New Roman" w:hAnsi="Times New Roman" w:cs="Times New Roman"/>
          <w:sz w:val="24"/>
          <w:szCs w:val="24"/>
        </w:rPr>
        <w:t>analyses</w:t>
      </w:r>
      <w:r w:rsidR="001343BB" w:rsidRPr="00F908C4">
        <w:rPr>
          <w:rFonts w:ascii="Times New Roman" w:hAnsi="Times New Roman" w:cs="Times New Roman"/>
          <w:sz w:val="24"/>
          <w:szCs w:val="24"/>
        </w:rPr>
        <w:t xml:space="preserve"> </w:t>
      </w:r>
      <w:r w:rsidRPr="00F908C4">
        <w:rPr>
          <w:rFonts w:ascii="Times New Roman" w:hAnsi="Times New Roman" w:cs="Times New Roman"/>
          <w:sz w:val="24"/>
          <w:szCs w:val="24"/>
        </w:rPr>
        <w:t>require a more refined tool</w:t>
      </w:r>
      <w:r w:rsidR="00B0053E">
        <w:rPr>
          <w:rFonts w:ascii="Times New Roman" w:hAnsi="Times New Roman" w:cs="Times New Roman"/>
          <w:sz w:val="24"/>
          <w:szCs w:val="24"/>
        </w:rPr>
        <w:t>.</w:t>
      </w:r>
      <w:commentRangeStart w:id="156"/>
      <w:r w:rsidRPr="00F908C4">
        <w:rPr>
          <w:rFonts w:ascii="Times New Roman" w:hAnsi="Times New Roman" w:cs="Times New Roman"/>
          <w:sz w:val="24"/>
          <w:szCs w:val="24"/>
        </w:rPr>
        <w:t xml:space="preserve"> </w:t>
      </w:r>
      <w:r w:rsidR="00A87ABC">
        <w:rPr>
          <w:rFonts w:ascii="Times New Roman" w:hAnsi="Times New Roman" w:cs="Times New Roman"/>
          <w:sz w:val="24"/>
          <w:szCs w:val="24"/>
        </w:rPr>
        <w:t xml:space="preserve">In the past this would have been approached using  a subtractive method, which involves the difference in RT between a simple RT task and Choice RT task </w:t>
      </w:r>
      <w:r w:rsidR="00A87ABC">
        <w:rPr>
          <w:rFonts w:ascii="Times New Roman" w:hAnsi="Times New Roman" w:cs="Times New Roman"/>
          <w:sz w:val="24"/>
          <w:szCs w:val="24"/>
        </w:rPr>
        <w:fldChar w:fldCharType="begin"/>
      </w:r>
      <w:r w:rsidR="00A87ABC">
        <w:rPr>
          <w:rFonts w:ascii="Times New Roman" w:hAnsi="Times New Roman" w:cs="Times New Roman"/>
          <w:sz w:val="24"/>
          <w:szCs w:val="24"/>
        </w:rPr>
        <w:instrText xml:space="preserve"> ADDIN ZOTERO_ITEM CSL_CITATION {"citationID":"52q1GPLL","properties":{"formattedCitation":"(Donders, 1969)","plainCitation":"(Donders, 1969)","noteIndex":0},"citationItems":[{"id":333,"uris":["http://zotero.org/users/10600458/items/PZ87G7T5"],"itemData":{"id":333,"type":"article-journal","container-title":"Acta Psychologica","DOI":"10.1016/0001-6918(69)90065-1","ISSN":"0001-6918","journalAbbreviation":"Acta Psychologica","language":"en","page":"412-431","source":"ScienceDirect","title":"On the speed of mental processes","volume":"30","author":[{"family":"Donders","given":"F. C."}],"issued":{"date-parts":[["1969",1,1]]}}}],"schema":"https://github.com/citation-style-language/schema/raw/master/csl-citation.json"} </w:instrText>
      </w:r>
      <w:r w:rsidR="00A87ABC">
        <w:rPr>
          <w:rFonts w:ascii="Times New Roman" w:hAnsi="Times New Roman" w:cs="Times New Roman"/>
          <w:sz w:val="24"/>
          <w:szCs w:val="24"/>
        </w:rPr>
        <w:fldChar w:fldCharType="separate"/>
      </w:r>
      <w:r w:rsidR="00A87ABC" w:rsidRPr="00DB767C">
        <w:rPr>
          <w:rFonts w:ascii="Times New Roman" w:hAnsi="Times New Roman" w:cs="Times New Roman"/>
          <w:sz w:val="24"/>
        </w:rPr>
        <w:t>(Donders, 1969)</w:t>
      </w:r>
      <w:r w:rsidR="00A87ABC">
        <w:rPr>
          <w:rFonts w:ascii="Times New Roman" w:hAnsi="Times New Roman" w:cs="Times New Roman"/>
          <w:sz w:val="24"/>
          <w:szCs w:val="24"/>
        </w:rPr>
        <w:fldChar w:fldCharType="end"/>
      </w:r>
      <w:r w:rsidR="00A87ABC">
        <w:rPr>
          <w:rFonts w:ascii="Times New Roman" w:hAnsi="Times New Roman" w:cs="Times New Roman"/>
          <w:sz w:val="24"/>
          <w:szCs w:val="24"/>
        </w:rPr>
        <w:t xml:space="preserve">. With the difference of two being considered the additional amount of time taken to perform the additional cognitive operation. While the method appears intuitive at first the subtractive method is susceptible to three drawbacks. Firstly, it is predicated on the assumption that the cognitive resources used in both tasks are the same. Like the difference between a task involving reacting to a green circle appearing vs a task that asks you to press left </w:t>
      </w:r>
      <w:r w:rsidR="00A87ABC">
        <w:rPr>
          <w:rFonts w:ascii="Times New Roman" w:hAnsi="Times New Roman" w:cs="Times New Roman"/>
          <w:sz w:val="24"/>
          <w:szCs w:val="24"/>
        </w:rPr>
        <w:lastRenderedPageBreak/>
        <w:t xml:space="preserve">for green and right for red. These additional requirements add a need for discriminatory analysis and working memory to map answers accurately to the keys. Secondly, it also assumes that processing terminates with the initiation of the motor action. Thirdly, it is subject to speed-accuracy tradeoffs that come with differences in task needs </w:t>
      </w:r>
      <w:r w:rsidR="00A87ABC">
        <w:rPr>
          <w:rFonts w:ascii="Times New Roman" w:hAnsi="Times New Roman" w:cs="Times New Roman"/>
          <w:sz w:val="24"/>
          <w:szCs w:val="24"/>
        </w:rPr>
        <w:fldChar w:fldCharType="begin"/>
      </w:r>
      <w:r w:rsidR="00A87ABC">
        <w:rPr>
          <w:rFonts w:ascii="Times New Roman" w:hAnsi="Times New Roman" w:cs="Times New Roman"/>
          <w:sz w:val="24"/>
          <w:szCs w:val="24"/>
        </w:rPr>
        <w:instrText xml:space="preserve"> ADDIN ZOTERO_ITEM CSL_CITATION {"citationID":"xgpmiO2F","properties":{"formattedCitation":"(Stanford et al., 2010)","plainCitation":"(Stanford et al., 2010)","noteIndex":0},"citationItems":[{"id":247,"uris":["http://zotero.org/users/10600458/items/2C79QZ2H"],"itemData":{"id":247,"type":"article-journal","abstract":"It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A87ABC">
        <w:rPr>
          <w:rFonts w:ascii="Times New Roman" w:hAnsi="Times New Roman" w:cs="Times New Roman"/>
          <w:sz w:val="24"/>
          <w:szCs w:val="24"/>
        </w:rPr>
        <w:fldChar w:fldCharType="separate"/>
      </w:r>
      <w:r w:rsidR="00A87ABC" w:rsidRPr="008669FF">
        <w:rPr>
          <w:rFonts w:ascii="Times New Roman" w:hAnsi="Times New Roman" w:cs="Times New Roman"/>
          <w:sz w:val="24"/>
        </w:rPr>
        <w:t>(Stanford et al., 2010)</w:t>
      </w:r>
      <w:r w:rsidR="00A87ABC">
        <w:rPr>
          <w:rFonts w:ascii="Times New Roman" w:hAnsi="Times New Roman" w:cs="Times New Roman"/>
          <w:sz w:val="24"/>
          <w:szCs w:val="24"/>
        </w:rPr>
        <w:fldChar w:fldCharType="end"/>
      </w:r>
      <w:r w:rsidR="00A87ABC">
        <w:rPr>
          <w:rFonts w:ascii="Times New Roman" w:hAnsi="Times New Roman" w:cs="Times New Roman"/>
          <w:sz w:val="24"/>
          <w:szCs w:val="24"/>
        </w:rPr>
        <w:t>. Taken together, these assumptions alone suggest that this method is largely unsatisfactory and suffers similar blunt measure issues.</w:t>
      </w:r>
      <w:commentRangeEnd w:id="156"/>
      <w:r w:rsidR="00A87ABC">
        <w:rPr>
          <w:rStyle w:val="CommentReference"/>
        </w:rPr>
        <w:commentReference w:id="156"/>
      </w:r>
    </w:p>
    <w:p w14:paraId="7210CBF9" w14:textId="40F6F328" w:rsidR="00CE187D" w:rsidRDefault="00BC7BAE" w:rsidP="00CE187D">
      <w:pPr>
        <w:pStyle w:val="NormalWeb"/>
        <w:spacing w:line="480" w:lineRule="auto"/>
        <w:ind w:firstLine="720"/>
      </w:pPr>
      <w:r w:rsidRPr="00F908C4">
        <w:t xml:space="preserve"> </w:t>
      </w:r>
      <w:r w:rsidR="00B40F1A" w:rsidRPr="00F908C4">
        <w:t xml:space="preserve">Stanford et al.'s </w:t>
      </w:r>
      <w:r w:rsidR="00B0053E" w:rsidRPr="00F908C4">
        <w:fldChar w:fldCharType="begin"/>
      </w:r>
      <w:r w:rsidR="006C239C">
        <w:instrText xml:space="preserve"> ADDIN ZOTERO_ITEM CSL_CITATION {"citationID":"5oVTaCKT","properties":{"formattedCitation":"(T. R. Stanford et al., 2010)","plainCitation":"(T. R. Stanford et al., 2010)","dontUpdate":true,"noteIndex":0},"citationItems":[{"id":247,"uris":["http://zotero.org/users/10600458/items/2C79QZ2H"],"itemData":{"id":247,"type":"article-journal","abstract":"It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B0053E" w:rsidRPr="00F908C4">
        <w:fldChar w:fldCharType="separate"/>
      </w:r>
      <w:r w:rsidR="00B0053E" w:rsidRPr="00B0053E">
        <w:t>(2010)</w:t>
      </w:r>
      <w:r w:rsidR="00B0053E" w:rsidRPr="00F908C4">
        <w:fldChar w:fldCharType="end"/>
      </w:r>
      <w:r w:rsidR="00B0053E">
        <w:t xml:space="preserve"> </w:t>
      </w:r>
      <w:r w:rsidR="00B40F1A" w:rsidRPr="00F908C4">
        <w:t>critique of the subtraction method</w:t>
      </w:r>
      <w:r w:rsidR="001343BB">
        <w:t xml:space="preserve"> in RT studies</w:t>
      </w:r>
      <w:r w:rsidR="00B40F1A" w:rsidRPr="00F908C4">
        <w:t xml:space="preserve"> elucidates </w:t>
      </w:r>
      <w:r w:rsidR="005F39F5" w:rsidRPr="00F908C4">
        <w:t>those</w:t>
      </w:r>
      <w:r w:rsidR="00B40F1A" w:rsidRPr="00F908C4">
        <w:t xml:space="preserve"> limitations, prompting the development of the </w:t>
      </w:r>
      <w:r w:rsidR="001343BB">
        <w:t>Compelled Response (</w:t>
      </w:r>
      <w:r w:rsidR="009908FE">
        <w:t>CR</w:t>
      </w:r>
      <w:r w:rsidR="001343BB">
        <w:t>)</w:t>
      </w:r>
      <w:r w:rsidR="009908FE" w:rsidRPr="000825AD">
        <w:t xml:space="preserve"> </w:t>
      </w:r>
      <w:r w:rsidR="00B40F1A" w:rsidRPr="00F908C4">
        <w:t xml:space="preserve">paradigm as an innovative approach to </w:t>
      </w:r>
      <w:r w:rsidR="009908FE">
        <w:t>better quantify the decision process</w:t>
      </w:r>
      <w:commentRangeStart w:id="157"/>
      <w:commentRangeEnd w:id="157"/>
      <w:r w:rsidR="00D65174">
        <w:rPr>
          <w:rStyle w:val="CommentReference"/>
          <w:rFonts w:asciiTheme="minorHAnsi" w:eastAsiaTheme="minorHAnsi" w:hAnsiTheme="minorHAnsi" w:cstheme="minorBidi"/>
        </w:rPr>
        <w:commentReference w:id="157"/>
      </w:r>
      <w:r w:rsidR="00B40F1A" w:rsidRPr="00F908C4">
        <w:t xml:space="preserve">. This </w:t>
      </w:r>
      <w:r w:rsidR="000C57EB" w:rsidRPr="00F908C4">
        <w:t>method</w:t>
      </w:r>
      <w:r w:rsidR="00B40F1A" w:rsidRPr="00F908C4">
        <w:t xml:space="preserve"> addresses </w:t>
      </w:r>
      <w:r w:rsidR="006B5C18" w:rsidRPr="00F908C4">
        <w:t>critical</w:t>
      </w:r>
      <w:r w:rsidR="00B40F1A" w:rsidRPr="00F908C4">
        <w:t xml:space="preserve"> issues by allowing for a nuanced dissection of </w:t>
      </w:r>
      <w:r w:rsidR="00D34069" w:rsidRPr="00F908C4">
        <w:t>RTs</w:t>
      </w:r>
      <w:r w:rsidR="00B40F1A" w:rsidRPr="00F908C4">
        <w:t xml:space="preserve"> into components of </w:t>
      </w:r>
      <w:r w:rsidR="009908FE">
        <w:t>decision and non-decision time</w:t>
      </w:r>
      <w:r w:rsidR="0086613A">
        <w:t xml:space="preserve">. </w:t>
      </w:r>
      <w:r w:rsidR="003D4B2A">
        <w:t>In the CR task, the participant is required to submit their response within a</w:t>
      </w:r>
      <w:r w:rsidR="0086613A">
        <w:t xml:space="preserve"> sub-1</w:t>
      </w:r>
      <w:r w:rsidR="007C2169">
        <w:t>s</w:t>
      </w:r>
      <w:r w:rsidR="0086613A">
        <w:t xml:space="preserve"> response window</w:t>
      </w:r>
      <w:r w:rsidR="003D4B2A">
        <w:t>, with the</w:t>
      </w:r>
      <w:r w:rsidR="001D55CB">
        <w:t xml:space="preserve"> beginning of </w:t>
      </w:r>
      <w:r w:rsidR="00E26838">
        <w:t xml:space="preserve">the response </w:t>
      </w:r>
      <w:r w:rsidR="001D55CB">
        <w:t>window marked by a go cue.</w:t>
      </w:r>
      <w:r w:rsidR="003D4B2A">
        <w:t xml:space="preserve"> However, </w:t>
      </w:r>
      <w:r w:rsidR="00A87ABC">
        <w:t xml:space="preserve">the </w:t>
      </w:r>
      <w:r w:rsidR="003D4B2A">
        <w:t xml:space="preserve">onset of the stimulus to which the participant must respond is not necessarily presented </w:t>
      </w:r>
      <w:proofErr w:type="gramStart"/>
      <w:r w:rsidR="003D4B2A">
        <w:t>immediately, but</w:t>
      </w:r>
      <w:proofErr w:type="gramEnd"/>
      <w:r w:rsidR="003D4B2A">
        <w:t xml:space="preserve"> is instead presented after a </w:t>
      </w:r>
      <w:r w:rsidR="0086613A">
        <w:t>pseudo-random</w:t>
      </w:r>
      <w:r w:rsidR="003D4B2A">
        <w:t xml:space="preserve"> delay from the start of the response window</w:t>
      </w:r>
      <w:r w:rsidR="001D55CB">
        <w:t>.</w:t>
      </w:r>
      <w:r w:rsidR="00C479DA">
        <w:t xml:space="preserve"> If </w:t>
      </w:r>
      <w:r w:rsidR="00452FE8">
        <w:t xml:space="preserve">the stimulus </w:t>
      </w:r>
      <w:r w:rsidR="00C479DA">
        <w:t>is presented</w:t>
      </w:r>
      <w:r w:rsidR="00452FE8">
        <w:t xml:space="preserve"> early in the </w:t>
      </w:r>
      <w:r w:rsidR="00C479DA">
        <w:t xml:space="preserve">response </w:t>
      </w:r>
      <w:r w:rsidR="00452FE8">
        <w:t>window</w:t>
      </w:r>
      <w:r w:rsidR="00C479DA">
        <w:t>,</w:t>
      </w:r>
      <w:r w:rsidR="00452FE8">
        <w:t xml:space="preserve"> the participant </w:t>
      </w:r>
      <w:r w:rsidR="00C479DA">
        <w:t xml:space="preserve">will have </w:t>
      </w:r>
      <w:r w:rsidR="00504FB7">
        <w:t>sufficient</w:t>
      </w:r>
      <w:r w:rsidR="00452FE8">
        <w:t xml:space="preserve"> time to process the stimulus </w:t>
      </w:r>
      <w:r w:rsidR="00C479DA">
        <w:t xml:space="preserve">and initiate a </w:t>
      </w:r>
      <w:proofErr w:type="gramStart"/>
      <w:r w:rsidR="00C479DA">
        <w:t>fully-</w:t>
      </w:r>
      <w:r w:rsidR="001D55CB">
        <w:t>informed</w:t>
      </w:r>
      <w:proofErr w:type="gramEnd"/>
      <w:r w:rsidR="00C479DA">
        <w:t xml:space="preserve"> response (with a high level of accuracy)</w:t>
      </w:r>
      <w:r w:rsidR="00452FE8">
        <w:t xml:space="preserve"> </w:t>
      </w:r>
      <w:r w:rsidR="00C479DA">
        <w:t>before the response window expires</w:t>
      </w:r>
      <w:r w:rsidR="00452FE8">
        <w:t xml:space="preserve">. </w:t>
      </w:r>
      <w:r w:rsidR="00C479DA">
        <w:t xml:space="preserve">At the other extreme, a delayed </w:t>
      </w:r>
      <w:r w:rsidR="00452FE8">
        <w:t>stimulus</w:t>
      </w:r>
      <w:r w:rsidR="00C479DA">
        <w:t xml:space="preserve"> may leave insufficient time to</w:t>
      </w:r>
      <w:r w:rsidR="001D55CB">
        <w:t xml:space="preserve"> process the stimulus</w:t>
      </w:r>
      <w:r w:rsidR="00C479DA">
        <w:t>, resulting in a response that is merely a</w:t>
      </w:r>
      <w:r w:rsidR="001D55CB">
        <w:t xml:space="preserve"> guess</w:t>
      </w:r>
      <w:r w:rsidR="00C479DA">
        <w:t>, with a 50% chance of being accurate</w:t>
      </w:r>
      <w:r w:rsidR="00452FE8">
        <w:t xml:space="preserve">. </w:t>
      </w:r>
    </w:p>
    <w:p w14:paraId="5BDD8690" w14:textId="34D3078B" w:rsidR="00CE187D" w:rsidRDefault="00A87ABC" w:rsidP="00CE187D">
      <w:pPr>
        <w:pStyle w:val="NormalWeb"/>
        <w:spacing w:line="480" w:lineRule="auto"/>
        <w:ind w:firstLine="720"/>
      </w:pPr>
      <w:r>
        <w:rPr>
          <w:noProof/>
        </w:rPr>
        <w:lastRenderedPageBreak/>
        <mc:AlternateContent>
          <mc:Choice Requires="wps">
            <w:drawing>
              <wp:anchor distT="0" distB="0" distL="114300" distR="114300" simplePos="0" relativeHeight="251680768" behindDoc="0" locked="0" layoutInCell="1" allowOverlap="1" wp14:anchorId="1ED53956" wp14:editId="4AF9DE5E">
                <wp:simplePos x="0" y="0"/>
                <wp:positionH relativeFrom="column">
                  <wp:posOffset>0</wp:posOffset>
                </wp:positionH>
                <wp:positionV relativeFrom="paragraph">
                  <wp:posOffset>32419</wp:posOffset>
                </wp:positionV>
                <wp:extent cx="5426075" cy="6315075"/>
                <wp:effectExtent l="0" t="0" r="3175" b="9525"/>
                <wp:wrapTopAndBottom/>
                <wp:docPr id="118656766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6075" cy="6315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4762F2" w14:textId="77777777" w:rsidR="00A87ABC" w:rsidRDefault="00A87ABC" w:rsidP="00A87ABC">
                            <w:pPr>
                              <w:pStyle w:val="Caption"/>
                            </w:pPr>
                            <w:r>
                              <w:rPr>
                                <w:noProof/>
                              </w:rPr>
                              <w:drawing>
                                <wp:inline distT="0" distB="0" distL="0" distR="0" wp14:anchorId="2602456A" wp14:editId="673443B9">
                                  <wp:extent cx="5444438" cy="4964450"/>
                                  <wp:effectExtent l="0" t="0" r="4445" b="1270"/>
                                  <wp:docPr id="20804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575" name="Picture 1"/>
                                          <pic:cNvPicPr>
                                            <a:picLocks noChangeAspect="1"/>
                                          </pic:cNvPicPr>
                                        </pic:nvPicPr>
                                        <pic:blipFill>
                                          <a:blip r:embed="rId15">
                                            <a:extLst>
                                              <a:ext uri="{28A0092B-C50C-407E-A947-70E740481C1C}">
                                                <a14:useLocalDpi xmlns:a14="http://schemas.microsoft.com/office/drawing/2010/main" val="0"/>
                                              </a:ext>
                                            </a:extLst>
                                          </a:blip>
                                          <a:srcRect l="19156" r="19156"/>
                                          <a:stretch>
                                            <a:fillRect/>
                                          </a:stretch>
                                        </pic:blipFill>
                                        <pic:spPr bwMode="auto">
                                          <a:xfrm>
                                            <a:off x="0" y="0"/>
                                            <a:ext cx="5444438" cy="4964450"/>
                                          </a:xfrm>
                                          <a:prstGeom prst="rect">
                                            <a:avLst/>
                                          </a:prstGeom>
                                          <a:noFill/>
                                          <a:ln>
                                            <a:noFill/>
                                          </a:ln>
                                          <a:extLst>
                                            <a:ext uri="{53640926-AAD7-44D8-BBD7-CCE9431645EC}">
                                              <a14:shadowObscured xmlns:a14="http://schemas.microsoft.com/office/drawing/2010/main"/>
                                            </a:ext>
                                          </a:extLst>
                                        </pic:spPr>
                                      </pic:pic>
                                    </a:graphicData>
                                  </a:graphic>
                                </wp:inline>
                              </w:drawing>
                            </w:r>
                          </w:p>
                          <w:p w14:paraId="2CABD966" w14:textId="3D25413A" w:rsidR="00A87ABC" w:rsidRPr="003A2D04" w:rsidRDefault="00A87ABC" w:rsidP="00A87ABC">
                            <w:pPr>
                              <w:pStyle w:val="Caption"/>
                              <w:rPr>
                                <w:rFonts w:ascii="Times New Roman" w:hAnsi="Times New Roman" w:cs="Times New Roman"/>
                              </w:rPr>
                            </w:pPr>
                            <w:r>
                              <w:t xml:space="preserve">Figure 4. </w:t>
                            </w:r>
                            <w:r w:rsidRPr="003A2D04">
                              <w:rPr>
                                <w:rFonts w:ascii="Times New Roman" w:hAnsi="Times New Roman" w:cs="Times New Roman"/>
                              </w:rPr>
                              <w:t>Tachometric Curve</w:t>
                            </w:r>
                          </w:p>
                          <w:p w14:paraId="57BFDEB7" w14:textId="27DB5A63" w:rsidR="00A87ABC" w:rsidRPr="003A2D04" w:rsidRDefault="00A87ABC" w:rsidP="00A87ABC">
                            <w:pPr>
                              <w:pStyle w:val="Caption"/>
                              <w:rPr>
                                <w:rFonts w:ascii="Times New Roman" w:hAnsi="Times New Roman" w:cs="Times New Roman"/>
                              </w:rPr>
                            </w:pPr>
                            <w:r w:rsidRPr="003A2D04">
                              <w:rPr>
                                <w:rFonts w:ascii="Times New Roman" w:hAnsi="Times New Roman" w:cs="Times New Roman"/>
                              </w:rPr>
                              <w:t>The curve shows the non-decision time (blue</w:t>
                            </w:r>
                            <w:r>
                              <w:rPr>
                                <w:rFonts w:ascii="Times New Roman" w:hAnsi="Times New Roman" w:cs="Times New Roman"/>
                              </w:rPr>
                              <w:t xml:space="preserve"> arrow</w:t>
                            </w:r>
                            <w:r w:rsidRPr="003A2D04">
                              <w:rPr>
                                <w:rFonts w:ascii="Times New Roman" w:hAnsi="Times New Roman" w:cs="Times New Roman"/>
                              </w:rPr>
                              <w:t>) demarking the</w:t>
                            </w:r>
                            <w:r>
                              <w:rPr>
                                <w:rFonts w:ascii="Times New Roman" w:hAnsi="Times New Roman" w:cs="Times New Roman"/>
                              </w:rPr>
                              <w:t xml:space="preserve"> processing times at which</w:t>
                            </w:r>
                            <w:r w:rsidRPr="003A2D04">
                              <w:rPr>
                                <w:rFonts w:ascii="Times New Roman" w:hAnsi="Times New Roman" w:cs="Times New Roman"/>
                              </w:rPr>
                              <w:t xml:space="preserve"> performance is at chance (50%), ending with an inflection point. At which point, processing begins, and the resulting exponential performance denote decision time (red). The sum of those parameters yields minimum informed response time (green) indicating the minimum duration needed to process a stimulus. </w:t>
                            </w:r>
                          </w:p>
                          <w:p w14:paraId="76D00950" w14:textId="77777777" w:rsidR="00A87ABC" w:rsidRPr="008B3180" w:rsidRDefault="00A87ABC" w:rsidP="00A87ABC">
                            <w:pPr>
                              <w:pStyle w:val="Caption"/>
                              <w:rPr>
                                <w:rFonts w:ascii="Times New Roman" w:hAnsi="Times New Roman" w:cs="Times New Roman"/>
                                <w:noProo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53956" id="Text Box 10" o:spid="_x0000_s1029" type="#_x0000_t202" style="position:absolute;left:0;text-align:left;margin-left:0;margin-top:2.55pt;width:427.25pt;height:49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" stroked="f">
                <v:path arrowok="t"/>
                <v:textbox inset="0,0,0,0">
                  <w:txbxContent>
                    <w:p w14:paraId="6B4762F2" w14:textId="77777777" w:rsidR="00A87ABC" w:rsidRDefault="00A87ABC" w:rsidP="00A87ABC">
                      <w:pPr>
                        <w:pStyle w:val="Caption"/>
                      </w:pPr>
                      <w:r>
                        <w:rPr>
                          <w:noProof/>
                        </w:rPr>
                        <w:drawing>
                          <wp:inline distT="0" distB="0" distL="0" distR="0" wp14:anchorId="2602456A" wp14:editId="673443B9">
                            <wp:extent cx="5444438" cy="4964450"/>
                            <wp:effectExtent l="0" t="0" r="4445" b="1270"/>
                            <wp:docPr id="20804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575" name="Picture 1"/>
                                    <pic:cNvPicPr>
                                      <a:picLocks noChangeAspect="1"/>
                                    </pic:cNvPicPr>
                                  </pic:nvPicPr>
                                  <pic:blipFill>
                                    <a:blip r:embed="rId15">
                                      <a:extLst>
                                        <a:ext uri="{28A0092B-C50C-407E-A947-70E740481C1C}">
                                          <a14:useLocalDpi xmlns:a14="http://schemas.microsoft.com/office/drawing/2010/main" val="0"/>
                                        </a:ext>
                                      </a:extLst>
                                    </a:blip>
                                    <a:srcRect l="19156" r="19156"/>
                                    <a:stretch>
                                      <a:fillRect/>
                                    </a:stretch>
                                  </pic:blipFill>
                                  <pic:spPr bwMode="auto">
                                    <a:xfrm>
                                      <a:off x="0" y="0"/>
                                      <a:ext cx="5444438" cy="4964450"/>
                                    </a:xfrm>
                                    <a:prstGeom prst="rect">
                                      <a:avLst/>
                                    </a:prstGeom>
                                    <a:noFill/>
                                    <a:ln>
                                      <a:noFill/>
                                    </a:ln>
                                    <a:extLst>
                                      <a:ext uri="{53640926-AAD7-44D8-BBD7-CCE9431645EC}">
                                        <a14:shadowObscured xmlns:a14="http://schemas.microsoft.com/office/drawing/2010/main"/>
                                      </a:ext>
                                    </a:extLst>
                                  </pic:spPr>
                                </pic:pic>
                              </a:graphicData>
                            </a:graphic>
                          </wp:inline>
                        </w:drawing>
                      </w:r>
                    </w:p>
                    <w:p w14:paraId="2CABD966" w14:textId="3D25413A" w:rsidR="00A87ABC" w:rsidRPr="003A2D04" w:rsidRDefault="00A87ABC" w:rsidP="00A87ABC">
                      <w:pPr>
                        <w:pStyle w:val="Caption"/>
                        <w:rPr>
                          <w:rFonts w:ascii="Times New Roman" w:hAnsi="Times New Roman" w:cs="Times New Roman"/>
                        </w:rPr>
                      </w:pPr>
                      <w:r>
                        <w:t xml:space="preserve">Figure 4. </w:t>
                      </w:r>
                      <w:r w:rsidRPr="003A2D04">
                        <w:rPr>
                          <w:rFonts w:ascii="Times New Roman" w:hAnsi="Times New Roman" w:cs="Times New Roman"/>
                        </w:rPr>
                        <w:t>Tachometric Curve</w:t>
                      </w:r>
                    </w:p>
                    <w:p w14:paraId="57BFDEB7" w14:textId="27DB5A63" w:rsidR="00A87ABC" w:rsidRPr="003A2D04" w:rsidRDefault="00A87ABC" w:rsidP="00A87ABC">
                      <w:pPr>
                        <w:pStyle w:val="Caption"/>
                        <w:rPr>
                          <w:rFonts w:ascii="Times New Roman" w:hAnsi="Times New Roman" w:cs="Times New Roman"/>
                        </w:rPr>
                      </w:pPr>
                      <w:r w:rsidRPr="003A2D04">
                        <w:rPr>
                          <w:rFonts w:ascii="Times New Roman" w:hAnsi="Times New Roman" w:cs="Times New Roman"/>
                        </w:rPr>
                        <w:t>The curve shows the non-decision time (blue</w:t>
                      </w:r>
                      <w:r>
                        <w:rPr>
                          <w:rFonts w:ascii="Times New Roman" w:hAnsi="Times New Roman" w:cs="Times New Roman"/>
                        </w:rPr>
                        <w:t xml:space="preserve"> arrow</w:t>
                      </w:r>
                      <w:r w:rsidRPr="003A2D04">
                        <w:rPr>
                          <w:rFonts w:ascii="Times New Roman" w:hAnsi="Times New Roman" w:cs="Times New Roman"/>
                        </w:rPr>
                        <w:t>) demarking the</w:t>
                      </w:r>
                      <w:r>
                        <w:rPr>
                          <w:rFonts w:ascii="Times New Roman" w:hAnsi="Times New Roman" w:cs="Times New Roman"/>
                        </w:rPr>
                        <w:t xml:space="preserve"> processing times at which</w:t>
                      </w:r>
                      <w:r w:rsidRPr="003A2D04">
                        <w:rPr>
                          <w:rFonts w:ascii="Times New Roman" w:hAnsi="Times New Roman" w:cs="Times New Roman"/>
                        </w:rPr>
                        <w:t xml:space="preserve"> performance is at chance (50%), ending with an inflection point. At which point, processing begins, and the resulting exponential performance denote decision time (red). The sum of those parameters yields minimum informed response time (green) indicating the minimum duration needed to process a stimulus. </w:t>
                      </w:r>
                    </w:p>
                    <w:p w14:paraId="76D00950" w14:textId="77777777" w:rsidR="00A87ABC" w:rsidRPr="008B3180" w:rsidRDefault="00A87ABC" w:rsidP="00A87ABC">
                      <w:pPr>
                        <w:pStyle w:val="Caption"/>
                        <w:rPr>
                          <w:rFonts w:ascii="Times New Roman" w:hAnsi="Times New Roman" w:cs="Times New Roman"/>
                          <w:noProof/>
                        </w:rPr>
                      </w:pPr>
                    </w:p>
                  </w:txbxContent>
                </v:textbox>
                <w10:wrap type="topAndBottom"/>
              </v:shape>
            </w:pict>
          </mc:Fallback>
        </mc:AlternateContent>
      </w:r>
      <w:commentRangeStart w:id="158"/>
      <w:r w:rsidR="002741F4">
        <w:t>B</w:t>
      </w:r>
      <w:r w:rsidR="00504FB7">
        <w:t>y compelling the participant to respond within the duration of the response window, in spite of the delays in stimulus onset</w:t>
      </w:r>
      <w:r w:rsidR="00CE187D">
        <w:t>, the CR task cuts short the stimulus processing time available on any given trial, allowing for an assessment of the relationship between processing time and accuracy.</w:t>
      </w:r>
      <w:commentRangeEnd w:id="158"/>
      <w:r w:rsidR="008A0AED">
        <w:rPr>
          <w:rStyle w:val="CommentReference"/>
          <w:rFonts w:asciiTheme="minorHAnsi" w:eastAsiaTheme="minorHAnsi" w:hAnsiTheme="minorHAnsi" w:cstheme="minorBidi"/>
        </w:rPr>
        <w:commentReference w:id="158"/>
      </w:r>
      <w:r w:rsidR="00CE187D">
        <w:t xml:space="preserve"> A schematic of the expected relationship</w:t>
      </w:r>
      <w:r w:rsidR="00000967">
        <w:t xml:space="preserve">, a form of Stanford et al.’s </w:t>
      </w:r>
      <w:r w:rsidR="00000967">
        <w:fldChar w:fldCharType="begin"/>
      </w:r>
      <w:r w:rsidR="00000967">
        <w:instrText xml:space="preserve"> ADDIN ZOTERO_ITEM CSL_CITATION {"citationID":"9IkKjr47","properties":{"formattedCitation":"(T. R. Stanford et al., 2010)","plainCitation":"(T. R. Stanford et al., 2010)","dontUpdate":true,"noteIndex":0},"citationItems":[{"id":247,"uris":["http://zotero.org/users/10600458/items/2C79QZ2H"],"itemData":{"id":247,"type":"article-journal","abstract":"It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000967">
        <w:fldChar w:fldCharType="separate"/>
      </w:r>
      <w:r w:rsidR="00000967">
        <w:t>(2010)</w:t>
      </w:r>
      <w:r w:rsidR="00000967">
        <w:fldChar w:fldCharType="end"/>
      </w:r>
      <w:r w:rsidR="00000967">
        <w:t xml:space="preserve"> tachometric curve,</w:t>
      </w:r>
      <w:r w:rsidR="00CE187D">
        <w:t xml:space="preserve"> can be seen in Figure </w:t>
      </w:r>
      <w:r w:rsidR="00000967">
        <w:t>4</w:t>
      </w:r>
      <w:r w:rsidR="006710E2">
        <w:t xml:space="preserve">, with a processing time of 0ms indicating a trial </w:t>
      </w:r>
      <w:r w:rsidR="006710E2">
        <w:lastRenderedPageBreak/>
        <w:t>whose response was simultaneous with the stimulus onset</w:t>
      </w:r>
      <w:r w:rsidR="00CE187D">
        <w:t>.</w:t>
      </w:r>
      <w:r w:rsidR="00000967">
        <w:t xml:space="preserve"> With processing times </w:t>
      </w:r>
      <w:proofErr w:type="gramStart"/>
      <w:r w:rsidR="00000967">
        <w:t>below</w:t>
      </w:r>
      <w:proofErr w:type="gramEnd"/>
      <w:r w:rsidR="00000967">
        <w:t xml:space="preserve"> a certain limit (depicted here as 215ms), there is not enough time for stimulus information to be considered and provide guidance to the eventual response – hence, accuracy is at chance. </w:t>
      </w:r>
      <w:r w:rsidR="00E26838">
        <w:t>P</w:t>
      </w:r>
      <w:r w:rsidR="00000967">
        <w:t xml:space="preserve">rocessing times slightly greater than 215ms would allow the decision process to begin, but this process would be cut short, with only </w:t>
      </w:r>
      <w:r w:rsidR="002741F4">
        <w:t>a partial effect of the stimulus information guid</w:t>
      </w:r>
      <w:r w:rsidR="00E26838">
        <w:t>ing</w:t>
      </w:r>
      <w:r w:rsidR="002741F4">
        <w:t xml:space="preserve"> the response, allowing a performance that is slightly greater than chance. With even greater processing times, more of the decision process would be completed, allowing accuracy to increase exponentially to a plateau with high (90</w:t>
      </w:r>
      <w:r w:rsidR="00E26838">
        <w:t>–</w:t>
      </w:r>
      <w:r w:rsidR="002741F4">
        <w:t>100%) accuracy.</w:t>
      </w:r>
    </w:p>
    <w:p w14:paraId="50D4CAA8" w14:textId="36D47226" w:rsidR="00B40F1A" w:rsidRPr="00F908C4" w:rsidRDefault="002741F4" w:rsidP="00DF3105">
      <w:pPr>
        <w:pStyle w:val="NormalWeb"/>
        <w:spacing w:line="480" w:lineRule="auto"/>
        <w:ind w:firstLine="720"/>
      </w:pPr>
      <w:commentRangeStart w:id="159"/>
      <w:r>
        <w:t>The tachometric curve in Figure 4 thus allows for a temporal assessment of separate components of the participant’s sensorimotor response.</w:t>
      </w:r>
      <w:r w:rsidR="008A0AED">
        <w:t xml:space="preserve"> In particular, the duration at which performance is at chance </w:t>
      </w:r>
      <w:r w:rsidR="0077067D">
        <w:t>(215ms, labelled</w:t>
      </w:r>
      <w:r w:rsidR="00E24C0D" w:rsidRPr="00E24C0D">
        <w:t xml:space="preserve"> </w:t>
      </w:r>
      <w:proofErr w:type="spellStart"/>
      <w:r w:rsidR="00E24C0D">
        <w:t>T</w:t>
      </w:r>
      <w:r w:rsidR="00E24C0D" w:rsidRPr="00297EB3">
        <w:rPr>
          <w:vertAlign w:val="subscript"/>
        </w:rPr>
        <w:t>Non</w:t>
      </w:r>
      <w:proofErr w:type="spellEnd"/>
      <w:r w:rsidR="00E24C0D" w:rsidRPr="00297EB3">
        <w:rPr>
          <w:vertAlign w:val="subscript"/>
        </w:rPr>
        <w:t>-Decision</w:t>
      </w:r>
      <w:r w:rsidR="0077067D">
        <w:t xml:space="preserve">, in the schematic of Figure 4) </w:t>
      </w:r>
      <w:r w:rsidR="008A0AED">
        <w:t xml:space="preserve">would reflect the combined </w:t>
      </w:r>
      <w:r w:rsidR="0077067D">
        <w:t>durations of afferent and efferent processing times, with no impact of any decision processing.</w:t>
      </w:r>
      <w:r w:rsidR="00E26838">
        <w:t xml:space="preserve"> The duration of the decision</w:t>
      </w:r>
      <w:r w:rsidR="001E3D30">
        <w:t xml:space="preserve"> itself</w:t>
      </w:r>
      <w:r w:rsidR="00E26838">
        <w:t xml:space="preserve"> (labelled </w:t>
      </w:r>
      <w:proofErr w:type="spellStart"/>
      <w:r w:rsidR="00E24C0D">
        <w:t>T</w:t>
      </w:r>
      <w:r w:rsidR="00E24C0D" w:rsidRPr="00285537">
        <w:rPr>
          <w:vertAlign w:val="subscript"/>
        </w:rPr>
        <w:t>Decision</w:t>
      </w:r>
      <w:proofErr w:type="spellEnd"/>
      <w:r w:rsidR="00E24C0D">
        <w:t xml:space="preserve"> </w:t>
      </w:r>
      <w:r w:rsidR="00E26838">
        <w:t xml:space="preserve">in Figure 4) would begin at the inflection point where accuracy first deviates away from chance </w:t>
      </w:r>
      <w:proofErr w:type="gramStart"/>
      <w:r w:rsidR="00E26838">
        <w:t>performance, and</w:t>
      </w:r>
      <w:proofErr w:type="gramEnd"/>
      <w:r w:rsidR="00E26838">
        <w:t xml:space="preserve"> lasts until the plateau is reached (defined here by the time at which accuracy reaches 90%, at a processing time of 300 </w:t>
      </w:r>
      <w:proofErr w:type="spellStart"/>
      <w:r w:rsidR="00E26838">
        <w:t>ms</w:t>
      </w:r>
      <w:proofErr w:type="spellEnd"/>
      <w:r w:rsidR="00E26838">
        <w:t xml:space="preserve">). Thus, the duration of the decision in this example is 300ms – 215ms = 85ms. </w:t>
      </w:r>
      <w:r w:rsidR="002D16BB">
        <w:t xml:space="preserve">The sum of </w:t>
      </w:r>
      <w:proofErr w:type="spellStart"/>
      <w:r w:rsidR="00E24C0D">
        <w:t>T</w:t>
      </w:r>
      <w:r w:rsidR="00E24C0D" w:rsidRPr="00285537">
        <w:rPr>
          <w:vertAlign w:val="subscript"/>
        </w:rPr>
        <w:t>Non</w:t>
      </w:r>
      <w:proofErr w:type="spellEnd"/>
      <w:r w:rsidR="00E24C0D" w:rsidRPr="00285537">
        <w:rPr>
          <w:vertAlign w:val="subscript"/>
        </w:rPr>
        <w:t>-Decision</w:t>
      </w:r>
      <w:r w:rsidR="00E24C0D">
        <w:rPr>
          <w:vertAlign w:val="subscript"/>
        </w:rPr>
        <w:t xml:space="preserve"> </w:t>
      </w:r>
      <w:r w:rsidR="00E24C0D" w:rsidRPr="00297EB3">
        <w:t>and</w:t>
      </w:r>
      <w:r w:rsidR="00E24C0D">
        <w:rPr>
          <w:vertAlign w:val="subscript"/>
        </w:rPr>
        <w:t xml:space="preserve"> </w:t>
      </w:r>
      <w:proofErr w:type="spellStart"/>
      <w:r w:rsidR="00E24C0D">
        <w:t>T</w:t>
      </w:r>
      <w:r w:rsidR="00E24C0D" w:rsidRPr="00285537">
        <w:rPr>
          <w:vertAlign w:val="subscript"/>
        </w:rPr>
        <w:t>Decision</w:t>
      </w:r>
      <w:proofErr w:type="spellEnd"/>
      <w:r w:rsidR="002D16BB">
        <w:t xml:space="preserve"> can be thought of as the minimum amount of processing time that will allow for a fully informed response to be made (</w:t>
      </w:r>
      <w:r w:rsidR="00F855A2">
        <w:t xml:space="preserve">which </w:t>
      </w:r>
      <w:r w:rsidR="00CE187D">
        <w:t>we</w:t>
      </w:r>
      <w:r w:rsidR="00F855A2">
        <w:t xml:space="preserve"> will refer to as </w:t>
      </w:r>
      <w:r w:rsidR="002D16BB">
        <w:t xml:space="preserve">the </w:t>
      </w:r>
      <w:r w:rsidR="001E3D30">
        <w:t xml:space="preserve">time to a fully </w:t>
      </w:r>
      <w:r w:rsidR="002D16BB">
        <w:t xml:space="preserve">informed response, </w:t>
      </w:r>
      <w:r w:rsidR="001E3D30">
        <w:t>or T</w:t>
      </w:r>
      <w:r w:rsidR="001E3D30" w:rsidRPr="00DF3105">
        <w:rPr>
          <w:vertAlign w:val="subscript"/>
        </w:rPr>
        <w:t>FIR</w:t>
      </w:r>
      <w:r w:rsidR="002D16BB">
        <w:t>)</w:t>
      </w:r>
      <w:r w:rsidR="00A540EF">
        <w:t>.</w:t>
      </w:r>
      <w:commentRangeEnd w:id="159"/>
      <w:r w:rsidR="00083EA9">
        <w:rPr>
          <w:rStyle w:val="CommentReference"/>
          <w:rFonts w:asciiTheme="minorHAnsi" w:eastAsiaTheme="minorHAnsi" w:hAnsiTheme="minorHAnsi" w:cstheme="minorBidi"/>
        </w:rPr>
        <w:commentReference w:id="159"/>
      </w:r>
    </w:p>
    <w:p w14:paraId="799DD7F7" w14:textId="204E3CBA" w:rsidR="00313D7F" w:rsidRPr="00313D7F" w:rsidRDefault="00386A82" w:rsidP="00313D7F">
      <w:pPr>
        <w:pStyle w:val="NormalWeb"/>
        <w:spacing w:line="480" w:lineRule="auto"/>
        <w:ind w:firstLine="720"/>
      </w:pPr>
      <w:r w:rsidRPr="00F908C4">
        <w:t xml:space="preserve">The </w:t>
      </w:r>
      <w:r w:rsidR="009908FE">
        <w:t>CR</w:t>
      </w:r>
      <w:r w:rsidR="009908FE" w:rsidRPr="000825AD">
        <w:t xml:space="preserve"> </w:t>
      </w:r>
      <w:commentRangeStart w:id="160"/>
      <w:r w:rsidRPr="00F908C4">
        <w:t>paradigm</w:t>
      </w:r>
      <w:commentRangeEnd w:id="160"/>
      <w:r w:rsidR="006D2469">
        <w:rPr>
          <w:rStyle w:val="CommentReference"/>
          <w:rFonts w:asciiTheme="minorHAnsi" w:eastAsiaTheme="minorHAnsi" w:hAnsiTheme="minorHAnsi" w:cstheme="minorBidi"/>
        </w:rPr>
        <w:commentReference w:id="160"/>
      </w:r>
      <w:r w:rsidRPr="00F908C4">
        <w:t xml:space="preserve">, therefore, represents </w:t>
      </w:r>
      <w:r w:rsidR="007606E1" w:rsidRPr="00F908C4">
        <w:t xml:space="preserve">an </w:t>
      </w:r>
      <w:r w:rsidRPr="00F908C4">
        <w:t xml:space="preserve">advancement in cognitive neuroscience. By distinguishing between the various stages of </w:t>
      </w:r>
      <w:r w:rsidR="006710E2">
        <w:t xml:space="preserve">the </w:t>
      </w:r>
      <w:r w:rsidR="00D34069" w:rsidRPr="00F908C4">
        <w:t>RT</w:t>
      </w:r>
      <w:r w:rsidRPr="00F908C4">
        <w:t xml:space="preserve">, Stanford et al. </w:t>
      </w:r>
      <w:r w:rsidR="006710E2">
        <w:t xml:space="preserve">(2010) </w:t>
      </w:r>
      <w:r w:rsidRPr="00F908C4">
        <w:t xml:space="preserve">have </w:t>
      </w:r>
      <w:r w:rsidR="007606E1" w:rsidRPr="00F908C4">
        <w:t xml:space="preserve">created a </w:t>
      </w:r>
      <w:r w:rsidRPr="00F908C4">
        <w:t xml:space="preserve">tool </w:t>
      </w:r>
      <w:r w:rsidR="00443F05" w:rsidRPr="00F908C4">
        <w:t>capable of</w:t>
      </w:r>
      <w:r w:rsidRPr="00F908C4">
        <w:t xml:space="preserve"> precisely isolat</w:t>
      </w:r>
      <w:r w:rsidR="00443F05" w:rsidRPr="00F908C4">
        <w:t>ing</w:t>
      </w:r>
      <w:r w:rsidRPr="00F908C4">
        <w:t xml:space="preserve"> and </w:t>
      </w:r>
      <w:r w:rsidR="006D2469">
        <w:t>quantifying</w:t>
      </w:r>
      <w:r w:rsidR="006D2469" w:rsidRPr="00F908C4">
        <w:t xml:space="preserve"> </w:t>
      </w:r>
      <w:r w:rsidRPr="00F908C4">
        <w:t xml:space="preserve">the </w:t>
      </w:r>
      <w:r w:rsidR="006710E2">
        <w:t>decision and non</w:t>
      </w:r>
      <w:r w:rsidR="00CC4078">
        <w:t>-</w:t>
      </w:r>
      <w:r w:rsidR="006710E2">
        <w:t xml:space="preserve">decision </w:t>
      </w:r>
      <w:r w:rsidR="006D2469">
        <w:t>components</w:t>
      </w:r>
      <w:r w:rsidR="006D2469" w:rsidRPr="00F908C4">
        <w:t xml:space="preserve"> </w:t>
      </w:r>
      <w:r w:rsidRPr="00F908C4">
        <w:t xml:space="preserve">of </w:t>
      </w:r>
      <w:r w:rsidR="006D2469">
        <w:t xml:space="preserve">the </w:t>
      </w:r>
      <w:r w:rsidR="006D2469">
        <w:lastRenderedPageBreak/>
        <w:t>R</w:t>
      </w:r>
      <w:r w:rsidR="00C721F8" w:rsidRPr="00F908C4">
        <w:t>T</w:t>
      </w:r>
      <w:r w:rsidRPr="00F908C4">
        <w:t xml:space="preserve"> within attention and decision-making studies</w:t>
      </w:r>
      <w:r w:rsidR="006D2469">
        <w:t>.</w:t>
      </w:r>
      <w:r w:rsidR="00D26041" w:rsidRPr="00F908C4">
        <w:t xml:space="preserve"> This</w:t>
      </w:r>
      <w:r w:rsidRPr="00F908C4">
        <w:t xml:space="preserve"> approach not only </w:t>
      </w:r>
      <w:r w:rsidR="00F855A2">
        <w:t>resolves some of</w:t>
      </w:r>
      <w:r w:rsidR="00F855A2" w:rsidRPr="00F908C4">
        <w:t xml:space="preserve"> </w:t>
      </w:r>
      <w:r w:rsidRPr="00F908C4">
        <w:t xml:space="preserve">the shortcomings of </w:t>
      </w:r>
      <w:r w:rsidR="00D26041" w:rsidRPr="00F908C4">
        <w:t xml:space="preserve">Donder’s </w:t>
      </w:r>
      <w:r w:rsidRPr="00F908C4">
        <w:t>subtraction method but also provides a foundation for future investigations into the temporal dimensions of cognitive processing</w:t>
      </w:r>
      <w:r w:rsidR="00CC4078">
        <w:t>, and a more refined comparison of the individual differences of global/local processes and an eventual assessment of differences in processing within clinical populations (e.g., autistic versus neurotypical populations)</w:t>
      </w:r>
      <w:r w:rsidRPr="00F908C4">
        <w:t>.</w:t>
      </w:r>
    </w:p>
    <w:p w14:paraId="618C1F1D" w14:textId="4F1F2A12" w:rsidR="00555304" w:rsidRPr="00F908C4" w:rsidRDefault="00EB6F84" w:rsidP="00DF3105">
      <w:pPr>
        <w:pStyle w:val="Heading1"/>
        <w:spacing w:line="480" w:lineRule="auto"/>
        <w:rPr>
          <w:rFonts w:ascii="Times New Roman" w:hAnsi="Times New Roman" w:cs="Times New Roman"/>
          <w:b/>
          <w:bCs/>
        </w:rPr>
      </w:pPr>
      <w:bookmarkStart w:id="161" w:name="_Toc193807064"/>
      <w:bookmarkStart w:id="162" w:name="_Toc193807127"/>
      <w:r w:rsidRPr="00F908C4">
        <w:rPr>
          <w:rFonts w:ascii="Times New Roman" w:hAnsi="Times New Roman" w:cs="Times New Roman"/>
          <w:b/>
          <w:bCs/>
        </w:rPr>
        <w:t>Research Questions</w:t>
      </w:r>
      <w:bookmarkEnd w:id="161"/>
      <w:bookmarkEnd w:id="162"/>
    </w:p>
    <w:p w14:paraId="3ACDA296" w14:textId="2EDD8AEB" w:rsidR="001F1CC5" w:rsidRPr="00F908C4" w:rsidRDefault="00EB6F84" w:rsidP="00F908C4">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The primary goal of this work is to ultimately provide a measure that isolates decision and non-decision components </w:t>
      </w:r>
      <w:r w:rsidR="006D2469">
        <w:rPr>
          <w:rFonts w:ascii="Times New Roman" w:hAnsi="Times New Roman" w:cs="Times New Roman"/>
          <w:sz w:val="24"/>
          <w:szCs w:val="24"/>
        </w:rPr>
        <w:t>of the</w:t>
      </w:r>
      <w:r w:rsidR="006D2469" w:rsidRPr="00F908C4">
        <w:rPr>
          <w:rFonts w:ascii="Times New Roman" w:hAnsi="Times New Roman" w:cs="Times New Roman"/>
          <w:sz w:val="24"/>
          <w:szCs w:val="24"/>
        </w:rPr>
        <w:t xml:space="preserve"> </w:t>
      </w:r>
      <w:r w:rsidRPr="00F908C4">
        <w:rPr>
          <w:rFonts w:ascii="Times New Roman" w:hAnsi="Times New Roman" w:cs="Times New Roman"/>
          <w:sz w:val="24"/>
          <w:szCs w:val="24"/>
        </w:rPr>
        <w:t>RTs</w:t>
      </w:r>
      <w:r w:rsidR="006D2469">
        <w:rPr>
          <w:rFonts w:ascii="Times New Roman" w:hAnsi="Times New Roman" w:cs="Times New Roman"/>
          <w:sz w:val="24"/>
          <w:szCs w:val="24"/>
        </w:rPr>
        <w:t xml:space="preserve"> in tasks involving global and local processing</w:t>
      </w:r>
      <w:r w:rsidRPr="00F908C4">
        <w:rPr>
          <w:rFonts w:ascii="Times New Roman" w:hAnsi="Times New Roman" w:cs="Times New Roman"/>
          <w:sz w:val="24"/>
          <w:szCs w:val="24"/>
        </w:rPr>
        <w:t xml:space="preserve">. These measures </w:t>
      </w:r>
      <w:r w:rsidR="00EB5913" w:rsidRPr="00F908C4">
        <w:rPr>
          <w:rFonts w:ascii="Times New Roman" w:hAnsi="Times New Roman" w:cs="Times New Roman"/>
          <w:sz w:val="24"/>
          <w:szCs w:val="24"/>
        </w:rPr>
        <w:t>offer</w:t>
      </w:r>
      <w:r w:rsidRPr="00F908C4">
        <w:rPr>
          <w:rFonts w:ascii="Times New Roman" w:hAnsi="Times New Roman" w:cs="Times New Roman"/>
          <w:sz w:val="24"/>
          <w:szCs w:val="24"/>
        </w:rPr>
        <w:t xml:space="preserve"> an opportunity to quantify decision-making tasks </w:t>
      </w:r>
      <w:r w:rsidR="00CC2856" w:rsidRPr="00F908C4">
        <w:rPr>
          <w:rFonts w:ascii="Times New Roman" w:hAnsi="Times New Roman" w:cs="Times New Roman"/>
          <w:sz w:val="24"/>
          <w:szCs w:val="24"/>
        </w:rPr>
        <w:t xml:space="preserve">more cleanly without interference from non-decision processes. </w:t>
      </w:r>
      <w:r w:rsidR="0094524E">
        <w:rPr>
          <w:rFonts w:ascii="Times New Roman" w:hAnsi="Times New Roman" w:cs="Times New Roman"/>
          <w:sz w:val="24"/>
          <w:szCs w:val="24"/>
        </w:rPr>
        <w:t>O</w:t>
      </w:r>
      <w:r w:rsidR="00CC2856" w:rsidRPr="00F908C4">
        <w:rPr>
          <w:rFonts w:ascii="Times New Roman" w:hAnsi="Times New Roman" w:cs="Times New Roman"/>
          <w:sz w:val="24"/>
          <w:szCs w:val="24"/>
        </w:rPr>
        <w:t xml:space="preserve">ur </w:t>
      </w:r>
      <w:r w:rsidR="001F1CC5" w:rsidRPr="00F908C4">
        <w:rPr>
          <w:rFonts w:ascii="Times New Roman" w:hAnsi="Times New Roman" w:cs="Times New Roman"/>
          <w:sz w:val="24"/>
          <w:szCs w:val="24"/>
        </w:rPr>
        <w:t>questions are as follows:</w:t>
      </w:r>
      <w:r w:rsidR="00CC2856" w:rsidRPr="00F908C4">
        <w:rPr>
          <w:rFonts w:ascii="Times New Roman" w:hAnsi="Times New Roman" w:cs="Times New Roman"/>
          <w:sz w:val="24"/>
          <w:szCs w:val="24"/>
        </w:rPr>
        <w:t xml:space="preserve"> </w:t>
      </w:r>
    </w:p>
    <w:p w14:paraId="2FBE9CD7" w14:textId="73BC5662" w:rsidR="001F1CC5" w:rsidRPr="00F908C4" w:rsidRDefault="001F1CC5" w:rsidP="00F908C4">
      <w:pPr>
        <w:pStyle w:val="ListParagraph"/>
        <w:numPr>
          <w:ilvl w:val="0"/>
          <w:numId w:val="10"/>
        </w:numPr>
        <w:spacing w:line="480" w:lineRule="auto"/>
        <w:rPr>
          <w:rFonts w:ascii="Times New Roman" w:hAnsi="Times New Roman" w:cs="Times New Roman"/>
          <w:i/>
          <w:iCs/>
          <w:sz w:val="24"/>
          <w:szCs w:val="24"/>
        </w:rPr>
      </w:pPr>
      <w:bookmarkStart w:id="163" w:name="_Hlk177980098"/>
      <w:r w:rsidRPr="00F908C4">
        <w:rPr>
          <w:rFonts w:ascii="Times New Roman" w:hAnsi="Times New Roman" w:cs="Times New Roman"/>
          <w:i/>
          <w:iCs/>
          <w:sz w:val="24"/>
          <w:szCs w:val="24"/>
        </w:rPr>
        <w:t>C</w:t>
      </w:r>
      <w:r w:rsidR="00CC2856" w:rsidRPr="00F908C4">
        <w:rPr>
          <w:rFonts w:ascii="Times New Roman" w:hAnsi="Times New Roman" w:cs="Times New Roman"/>
          <w:i/>
          <w:iCs/>
          <w:sz w:val="24"/>
          <w:szCs w:val="24"/>
        </w:rPr>
        <w:t>an Stanford</w:t>
      </w:r>
      <w:r w:rsidR="006D2469">
        <w:rPr>
          <w:rFonts w:ascii="Times New Roman" w:hAnsi="Times New Roman" w:cs="Times New Roman"/>
          <w:i/>
          <w:iCs/>
          <w:sz w:val="24"/>
          <w:szCs w:val="24"/>
        </w:rPr>
        <w:t xml:space="preserve"> et </w:t>
      </w:r>
      <w:proofErr w:type="spellStart"/>
      <w:r w:rsidR="006D2469">
        <w:rPr>
          <w:rFonts w:ascii="Times New Roman" w:hAnsi="Times New Roman" w:cs="Times New Roman"/>
          <w:i/>
          <w:iCs/>
          <w:sz w:val="24"/>
          <w:szCs w:val="24"/>
        </w:rPr>
        <w:t>al</w:t>
      </w:r>
      <w:r w:rsidR="00CC2856" w:rsidRPr="00F908C4">
        <w:rPr>
          <w:rFonts w:ascii="Times New Roman" w:hAnsi="Times New Roman" w:cs="Times New Roman"/>
          <w:i/>
          <w:iCs/>
          <w:sz w:val="24"/>
          <w:szCs w:val="24"/>
        </w:rPr>
        <w:t>’s</w:t>
      </w:r>
      <w:proofErr w:type="spellEnd"/>
      <w:r w:rsidR="00465F64" w:rsidRPr="00F908C4">
        <w:rPr>
          <w:rFonts w:ascii="Times New Roman" w:hAnsi="Times New Roman" w:cs="Times New Roman"/>
          <w:i/>
          <w:iCs/>
          <w:sz w:val="24"/>
          <w:szCs w:val="24"/>
        </w:rPr>
        <w:t xml:space="preserve"> </w:t>
      </w:r>
      <w:r w:rsidR="00465F64" w:rsidRPr="00F908C4">
        <w:rPr>
          <w:rFonts w:ascii="Times New Roman" w:hAnsi="Times New Roman" w:cs="Times New Roman"/>
          <w:i/>
          <w:iCs/>
          <w:sz w:val="24"/>
          <w:szCs w:val="24"/>
        </w:rPr>
        <w:fldChar w:fldCharType="begin"/>
      </w:r>
      <w:r w:rsidR="00EA762A" w:rsidRPr="00F908C4">
        <w:rPr>
          <w:rFonts w:ascii="Times New Roman" w:hAnsi="Times New Roman" w:cs="Times New Roman"/>
          <w:i/>
          <w:iCs/>
          <w:sz w:val="24"/>
          <w:szCs w:val="24"/>
        </w:rPr>
        <w:instrText xml:space="preserve"> ADDIN ZOTERO_ITEM CSL_CITATION {"citationID":"IaBnS7Kz","properties":{"formattedCitation":"(Stanford et al., 2010)","plainCitation":"(Stanford et al., 2010)","dontUpdate":true,"noteIndex":0},"citationItems":[{"id":247,"uris":["http://zotero.org/users/10600458/items/2C79QZ2H"],"itemData":{"id":247,"type":"article-journal","abstract":"It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465F64" w:rsidRPr="00F908C4">
        <w:rPr>
          <w:rFonts w:ascii="Times New Roman" w:hAnsi="Times New Roman" w:cs="Times New Roman"/>
          <w:i/>
          <w:iCs/>
          <w:sz w:val="24"/>
          <w:szCs w:val="24"/>
        </w:rPr>
        <w:fldChar w:fldCharType="separate"/>
      </w:r>
      <w:r w:rsidR="00465F64" w:rsidRPr="00F908C4">
        <w:rPr>
          <w:rFonts w:ascii="Times New Roman" w:hAnsi="Times New Roman" w:cs="Times New Roman"/>
          <w:i/>
          <w:iCs/>
          <w:sz w:val="24"/>
        </w:rPr>
        <w:t>(2010)</w:t>
      </w:r>
      <w:r w:rsidR="00465F64" w:rsidRPr="00F908C4">
        <w:rPr>
          <w:rFonts w:ascii="Times New Roman" w:hAnsi="Times New Roman" w:cs="Times New Roman"/>
          <w:i/>
          <w:iCs/>
          <w:sz w:val="24"/>
          <w:szCs w:val="24"/>
        </w:rPr>
        <w:fldChar w:fldCharType="end"/>
      </w:r>
      <w:r w:rsidR="00CC2856" w:rsidRPr="00F908C4">
        <w:rPr>
          <w:rFonts w:ascii="Times New Roman" w:hAnsi="Times New Roman" w:cs="Times New Roman"/>
          <w:i/>
          <w:iCs/>
          <w:sz w:val="24"/>
          <w:szCs w:val="24"/>
        </w:rPr>
        <w:t xml:space="preserve"> </w:t>
      </w:r>
      <w:r w:rsidR="006D2469">
        <w:rPr>
          <w:rFonts w:ascii="Times New Roman" w:hAnsi="Times New Roman" w:cs="Times New Roman"/>
          <w:i/>
          <w:iCs/>
          <w:sz w:val="24"/>
          <w:szCs w:val="24"/>
        </w:rPr>
        <w:t xml:space="preserve">compelled response task </w:t>
      </w:r>
      <w:r w:rsidR="00CC2856" w:rsidRPr="00F908C4">
        <w:rPr>
          <w:rFonts w:ascii="Times New Roman" w:hAnsi="Times New Roman" w:cs="Times New Roman"/>
          <w:i/>
          <w:iCs/>
          <w:sz w:val="24"/>
          <w:szCs w:val="24"/>
        </w:rPr>
        <w:t>provide us with isolated measures of decision and non-decision times in a Navon task</w:t>
      </w:r>
      <w:r w:rsidRPr="00F908C4">
        <w:rPr>
          <w:rFonts w:ascii="Times New Roman" w:hAnsi="Times New Roman" w:cs="Times New Roman"/>
          <w:i/>
          <w:iCs/>
          <w:sz w:val="24"/>
          <w:szCs w:val="24"/>
        </w:rPr>
        <w:t xml:space="preserve">? </w:t>
      </w:r>
    </w:p>
    <w:p w14:paraId="4B7D7DFF" w14:textId="002D4768" w:rsidR="001F1CC5" w:rsidRPr="00F908C4" w:rsidRDefault="001F1CC5" w:rsidP="00F908C4">
      <w:pPr>
        <w:pStyle w:val="ListParagraph"/>
        <w:numPr>
          <w:ilvl w:val="0"/>
          <w:numId w:val="10"/>
        </w:numPr>
        <w:spacing w:line="480" w:lineRule="auto"/>
        <w:rPr>
          <w:rFonts w:ascii="Times New Roman" w:hAnsi="Times New Roman" w:cs="Times New Roman"/>
          <w:i/>
          <w:iCs/>
          <w:sz w:val="24"/>
          <w:szCs w:val="24"/>
        </w:rPr>
      </w:pPr>
      <w:r w:rsidRPr="00F908C4">
        <w:rPr>
          <w:rFonts w:ascii="Times New Roman" w:hAnsi="Times New Roman" w:cs="Times New Roman"/>
          <w:i/>
          <w:iCs/>
          <w:sz w:val="24"/>
          <w:szCs w:val="24"/>
        </w:rPr>
        <w:t>Can the isolated components allow us to better identify individual differences otherwise obscured</w:t>
      </w:r>
      <w:r w:rsidR="00F778F6" w:rsidRPr="00F908C4">
        <w:rPr>
          <w:rFonts w:ascii="Times New Roman" w:hAnsi="Times New Roman" w:cs="Times New Roman"/>
          <w:i/>
          <w:iCs/>
          <w:sz w:val="24"/>
          <w:szCs w:val="24"/>
        </w:rPr>
        <w:t xml:space="preserve"> by reaction time</w:t>
      </w:r>
      <w:r w:rsidRPr="00F908C4">
        <w:rPr>
          <w:rFonts w:ascii="Times New Roman" w:hAnsi="Times New Roman" w:cs="Times New Roman"/>
          <w:i/>
          <w:iCs/>
          <w:sz w:val="24"/>
          <w:szCs w:val="24"/>
        </w:rPr>
        <w:t>?</w:t>
      </w:r>
    </w:p>
    <w:bookmarkEnd w:id="163"/>
    <w:p w14:paraId="2530BC27" w14:textId="6EFB9711" w:rsidR="005B34D1" w:rsidRPr="00F908C4" w:rsidRDefault="001F1CC5" w:rsidP="00F908C4">
      <w:pPr>
        <w:spacing w:line="480" w:lineRule="auto"/>
        <w:rPr>
          <w:rFonts w:ascii="Times New Roman" w:hAnsi="Times New Roman" w:cs="Times New Roman"/>
          <w:sz w:val="24"/>
          <w:szCs w:val="24"/>
        </w:rPr>
      </w:pPr>
      <w:r w:rsidRPr="00F908C4">
        <w:rPr>
          <w:rFonts w:ascii="Times New Roman" w:hAnsi="Times New Roman" w:cs="Times New Roman"/>
          <w:sz w:val="24"/>
          <w:szCs w:val="24"/>
        </w:rPr>
        <w:t>In doing so, we expect to demonstrate the feasibility of reducing RT to decision and non-decision times in meaningful way</w:t>
      </w:r>
      <w:r w:rsidR="00A01CA3" w:rsidRPr="00F908C4">
        <w:rPr>
          <w:rFonts w:ascii="Times New Roman" w:hAnsi="Times New Roman" w:cs="Times New Roman"/>
          <w:sz w:val="24"/>
          <w:szCs w:val="24"/>
        </w:rPr>
        <w:t>.</w:t>
      </w:r>
      <w:r w:rsidRPr="00F908C4">
        <w:rPr>
          <w:rFonts w:ascii="Times New Roman" w:hAnsi="Times New Roman" w:cs="Times New Roman"/>
          <w:sz w:val="24"/>
          <w:szCs w:val="24"/>
        </w:rPr>
        <w:t xml:space="preserve"> Additionally, we want to demonstrate that these reduced measures </w:t>
      </w:r>
      <w:r w:rsidR="00A01CA3" w:rsidRPr="00F908C4">
        <w:rPr>
          <w:rFonts w:ascii="Times New Roman" w:hAnsi="Times New Roman" w:cs="Times New Roman"/>
          <w:sz w:val="24"/>
          <w:szCs w:val="24"/>
        </w:rPr>
        <w:t>can capture</w:t>
      </w:r>
      <w:r w:rsidRPr="00F908C4">
        <w:rPr>
          <w:rFonts w:ascii="Times New Roman" w:hAnsi="Times New Roman" w:cs="Times New Roman"/>
          <w:sz w:val="24"/>
          <w:szCs w:val="24"/>
        </w:rPr>
        <w:t xml:space="preserve"> individual differences</w:t>
      </w:r>
      <w:r w:rsidR="00A01CA3" w:rsidRPr="00F908C4">
        <w:rPr>
          <w:rFonts w:ascii="Times New Roman" w:hAnsi="Times New Roman" w:cs="Times New Roman"/>
          <w:sz w:val="24"/>
          <w:szCs w:val="24"/>
        </w:rPr>
        <w:t xml:space="preserve"> obscured by RT. In doing so, we will </w:t>
      </w:r>
      <w:r w:rsidR="006D2469">
        <w:rPr>
          <w:rFonts w:ascii="Times New Roman" w:hAnsi="Times New Roman" w:cs="Times New Roman"/>
          <w:sz w:val="24"/>
          <w:szCs w:val="24"/>
        </w:rPr>
        <w:t>demonstrate the</w:t>
      </w:r>
      <w:r w:rsidR="00A01CA3" w:rsidRPr="00F908C4">
        <w:rPr>
          <w:rFonts w:ascii="Times New Roman" w:hAnsi="Times New Roman" w:cs="Times New Roman"/>
          <w:sz w:val="24"/>
          <w:szCs w:val="24"/>
        </w:rPr>
        <w:t xml:space="preserve"> efficacy of the </w:t>
      </w:r>
      <w:r w:rsidR="009908FE">
        <w:rPr>
          <w:rFonts w:ascii="Times New Roman" w:hAnsi="Times New Roman" w:cs="Times New Roman"/>
          <w:sz w:val="24"/>
          <w:szCs w:val="24"/>
        </w:rPr>
        <w:t>CR</w:t>
      </w:r>
      <w:r w:rsidR="009908FE" w:rsidRPr="000825AD">
        <w:rPr>
          <w:rFonts w:ascii="Times New Roman" w:hAnsi="Times New Roman" w:cs="Times New Roman"/>
          <w:sz w:val="24"/>
          <w:szCs w:val="24"/>
        </w:rPr>
        <w:t xml:space="preserve"> </w:t>
      </w:r>
      <w:r w:rsidR="00A01CA3" w:rsidRPr="00F908C4">
        <w:rPr>
          <w:rFonts w:ascii="Times New Roman" w:hAnsi="Times New Roman" w:cs="Times New Roman"/>
          <w:sz w:val="24"/>
          <w:szCs w:val="24"/>
        </w:rPr>
        <w:t xml:space="preserve">paradigm </w:t>
      </w:r>
      <w:r w:rsidR="00A01CA3" w:rsidRPr="00F908C4">
        <w:rPr>
          <w:rFonts w:ascii="Times New Roman" w:hAnsi="Times New Roman" w:cs="Times New Roman"/>
          <w:sz w:val="24"/>
          <w:szCs w:val="24"/>
        </w:rPr>
        <w:fldChar w:fldCharType="begin"/>
      </w:r>
      <w:r w:rsidR="004F5A0E" w:rsidRPr="00F908C4">
        <w:rPr>
          <w:rFonts w:ascii="Times New Roman" w:hAnsi="Times New Roman" w:cs="Times New Roman"/>
          <w:sz w:val="24"/>
          <w:szCs w:val="24"/>
        </w:rPr>
        <w:instrText xml:space="preserve"> ADDIN ZOTERO_ITEM CSL_CITATION {"citationID":"Vutm2NrI","properties":{"formattedCitation":"(T. R. Stanford et al., 2010)","plainCitation":"(T. R. Stanford et al., 2010)","dontUpdate":true,"noteIndex":0},"citationItems":[{"id":247,"uris":["http://zotero.org/users/10600458/items/2C79QZ2H"],"itemData":{"id":247,"type":"article-journal","abstract":"It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A01CA3" w:rsidRPr="00F908C4">
        <w:rPr>
          <w:rFonts w:ascii="Times New Roman" w:hAnsi="Times New Roman" w:cs="Times New Roman"/>
          <w:sz w:val="24"/>
          <w:szCs w:val="24"/>
        </w:rPr>
        <w:fldChar w:fldCharType="separate"/>
      </w:r>
      <w:r w:rsidR="00EA762A" w:rsidRPr="00F908C4">
        <w:rPr>
          <w:rFonts w:ascii="Times New Roman" w:hAnsi="Times New Roman" w:cs="Times New Roman"/>
          <w:sz w:val="24"/>
        </w:rPr>
        <w:t>(Stanford et al., 2010)</w:t>
      </w:r>
      <w:r w:rsidR="00A01CA3" w:rsidRPr="00F908C4">
        <w:rPr>
          <w:rFonts w:ascii="Times New Roman" w:hAnsi="Times New Roman" w:cs="Times New Roman"/>
          <w:sz w:val="24"/>
          <w:szCs w:val="24"/>
        </w:rPr>
        <w:fldChar w:fldCharType="end"/>
      </w:r>
      <w:r w:rsidR="00A01CA3" w:rsidRPr="00F908C4">
        <w:rPr>
          <w:rFonts w:ascii="Times New Roman" w:hAnsi="Times New Roman" w:cs="Times New Roman"/>
          <w:sz w:val="24"/>
          <w:szCs w:val="24"/>
        </w:rPr>
        <w:t xml:space="preserve">. </w:t>
      </w:r>
    </w:p>
    <w:p w14:paraId="56118483" w14:textId="7D8E12A2" w:rsidR="00D47B53" w:rsidRDefault="00D47B53" w:rsidP="00DF3105">
      <w:pPr>
        <w:pStyle w:val="Heading1"/>
        <w:spacing w:line="480" w:lineRule="auto"/>
        <w:jc w:val="center"/>
        <w:rPr>
          <w:rFonts w:ascii="Times New Roman" w:hAnsi="Times New Roman" w:cs="Times New Roman"/>
          <w:b/>
          <w:bCs/>
        </w:rPr>
      </w:pPr>
      <w:bookmarkStart w:id="164" w:name="_Toc193807065"/>
      <w:bookmarkStart w:id="165" w:name="_Toc193807128"/>
      <w:r w:rsidRPr="00F908C4">
        <w:rPr>
          <w:rFonts w:ascii="Times New Roman" w:hAnsi="Times New Roman" w:cs="Times New Roman"/>
          <w:b/>
          <w:bCs/>
        </w:rPr>
        <w:lastRenderedPageBreak/>
        <w:t>Methods</w:t>
      </w:r>
      <w:bookmarkEnd w:id="164"/>
      <w:bookmarkEnd w:id="165"/>
    </w:p>
    <w:p w14:paraId="76D4E812" w14:textId="49EB747E" w:rsidR="00042759" w:rsidRPr="00F908C4" w:rsidRDefault="00042759" w:rsidP="00DF3105">
      <w:pPr>
        <w:pStyle w:val="Heading2"/>
        <w:spacing w:line="480" w:lineRule="auto"/>
        <w:rPr>
          <w:rFonts w:ascii="Times New Roman" w:hAnsi="Times New Roman" w:cs="Times New Roman"/>
          <w:b/>
          <w:bCs/>
          <w:color w:val="000000" w:themeColor="text1"/>
        </w:rPr>
      </w:pPr>
      <w:bookmarkStart w:id="166" w:name="_Toc193807066"/>
      <w:bookmarkStart w:id="167" w:name="_Toc193807129"/>
      <w:r w:rsidRPr="00F908C4">
        <w:rPr>
          <w:rFonts w:ascii="Times New Roman" w:hAnsi="Times New Roman" w:cs="Times New Roman"/>
          <w:b/>
          <w:bCs/>
        </w:rPr>
        <w:t>Participants</w:t>
      </w:r>
      <w:bookmarkEnd w:id="166"/>
      <w:bookmarkEnd w:id="167"/>
      <w:r w:rsidRPr="00F908C4">
        <w:rPr>
          <w:rFonts w:ascii="Times New Roman" w:hAnsi="Times New Roman" w:cs="Times New Roman"/>
          <w:b/>
          <w:bCs/>
        </w:rPr>
        <w:t xml:space="preserve"> </w:t>
      </w:r>
    </w:p>
    <w:p w14:paraId="60D7E65C" w14:textId="24AC7999" w:rsidR="00042759" w:rsidRDefault="00042759" w:rsidP="00F908C4">
      <w:pPr>
        <w:spacing w:line="480" w:lineRule="auto"/>
        <w:rPr>
          <w:rFonts w:ascii="Times New Roman" w:hAnsi="Times New Roman" w:cs="Times New Roman"/>
          <w:color w:val="000000" w:themeColor="text1"/>
          <w:sz w:val="24"/>
          <w:szCs w:val="24"/>
        </w:rPr>
      </w:pPr>
      <w:r w:rsidRPr="00F908C4">
        <w:rPr>
          <w:rFonts w:ascii="Times New Roman" w:hAnsi="Times New Roman" w:cs="Times New Roman"/>
          <w:color w:val="000000" w:themeColor="text1"/>
          <w:sz w:val="24"/>
          <w:szCs w:val="24"/>
        </w:rPr>
        <w:tab/>
      </w:r>
      <w:r w:rsidR="003230DF" w:rsidRPr="00F908C4">
        <w:rPr>
          <w:rFonts w:ascii="Times New Roman" w:hAnsi="Times New Roman" w:cs="Times New Roman"/>
          <w:color w:val="000000" w:themeColor="text1"/>
          <w:sz w:val="24"/>
          <w:szCs w:val="24"/>
        </w:rPr>
        <w:t xml:space="preserve">The study was approved by the Institutional Review Board at the University of Oregon. All participants provided informed written consent before taking part in the study. </w:t>
      </w:r>
      <w:r w:rsidR="00012D78" w:rsidRPr="00F908C4">
        <w:rPr>
          <w:rFonts w:ascii="Times New Roman" w:hAnsi="Times New Roman" w:cs="Times New Roman"/>
          <w:color w:val="000000" w:themeColor="text1"/>
          <w:sz w:val="24"/>
          <w:szCs w:val="24"/>
        </w:rPr>
        <w:t>Our cohort consisted of 23 individuals, of which 13 were female, with an average age of 22.48 years (ranging from 18 to 35 years). Criteria for inclusion required participants to have normal or corrected-to-normal vision, and all were recruited from the University of Oregon community.</w:t>
      </w:r>
      <w:r w:rsidR="005165A9" w:rsidRPr="00F908C4">
        <w:rPr>
          <w:rFonts w:ascii="Times New Roman" w:hAnsi="Times New Roman" w:cs="Times New Roman"/>
          <w:color w:val="000000" w:themeColor="text1"/>
          <w:sz w:val="24"/>
          <w:szCs w:val="24"/>
        </w:rPr>
        <w:t xml:space="preserve"> </w:t>
      </w:r>
      <w:r w:rsidR="009A3B28">
        <w:rPr>
          <w:rFonts w:ascii="Times New Roman" w:hAnsi="Times New Roman" w:cs="Times New Roman"/>
          <w:color w:val="000000" w:themeColor="text1"/>
          <w:sz w:val="24"/>
          <w:szCs w:val="24"/>
        </w:rPr>
        <w:t xml:space="preserve">Participants ran </w:t>
      </w:r>
      <w:r w:rsidR="00182D2C">
        <w:rPr>
          <w:rFonts w:ascii="Times New Roman" w:hAnsi="Times New Roman" w:cs="Times New Roman"/>
          <w:color w:val="000000" w:themeColor="text1"/>
          <w:sz w:val="24"/>
          <w:szCs w:val="24"/>
        </w:rPr>
        <w:t>seven</w:t>
      </w:r>
      <w:r w:rsidR="009A3B28">
        <w:rPr>
          <w:rFonts w:ascii="Times New Roman" w:hAnsi="Times New Roman" w:cs="Times New Roman"/>
          <w:color w:val="000000" w:themeColor="text1"/>
          <w:sz w:val="24"/>
          <w:szCs w:val="24"/>
        </w:rPr>
        <w:t xml:space="preserve"> 1</w:t>
      </w:r>
      <w:r w:rsidR="00182D2C">
        <w:rPr>
          <w:rFonts w:ascii="Times New Roman" w:hAnsi="Times New Roman" w:cs="Times New Roman"/>
          <w:color w:val="000000" w:themeColor="text1"/>
          <w:sz w:val="24"/>
          <w:szCs w:val="24"/>
        </w:rPr>
        <w:t>-</w:t>
      </w:r>
      <w:r w:rsidR="009A3B28">
        <w:rPr>
          <w:rFonts w:ascii="Times New Roman" w:hAnsi="Times New Roman" w:cs="Times New Roman"/>
          <w:color w:val="000000" w:themeColor="text1"/>
          <w:sz w:val="24"/>
          <w:szCs w:val="24"/>
        </w:rPr>
        <w:t xml:space="preserve">hour sessions, with compensation </w:t>
      </w:r>
      <w:r w:rsidR="00012D78" w:rsidRPr="00F908C4">
        <w:rPr>
          <w:rFonts w:ascii="Times New Roman" w:hAnsi="Times New Roman" w:cs="Times New Roman"/>
          <w:color w:val="000000" w:themeColor="text1"/>
          <w:sz w:val="24"/>
          <w:szCs w:val="24"/>
        </w:rPr>
        <w:t xml:space="preserve">structured to increase with each hour spent </w:t>
      </w:r>
      <w:r w:rsidR="000D51AE" w:rsidRPr="00F908C4">
        <w:rPr>
          <w:rFonts w:ascii="Times New Roman" w:hAnsi="Times New Roman" w:cs="Times New Roman"/>
          <w:color w:val="000000" w:themeColor="text1"/>
          <w:sz w:val="24"/>
          <w:szCs w:val="24"/>
        </w:rPr>
        <w:t>on</w:t>
      </w:r>
      <w:r w:rsidR="00012D78" w:rsidRPr="00F908C4">
        <w:rPr>
          <w:rFonts w:ascii="Times New Roman" w:hAnsi="Times New Roman" w:cs="Times New Roman"/>
          <w:color w:val="000000" w:themeColor="text1"/>
          <w:sz w:val="24"/>
          <w:szCs w:val="24"/>
        </w:rPr>
        <w:t xml:space="preserve"> the study, starting at $10.00 per hour for the initial session. Each subsequent hour of participation saw an increase of $1.00 per hour, </w:t>
      </w:r>
      <w:commentRangeStart w:id="168"/>
      <w:r w:rsidR="00012D78" w:rsidRPr="00F908C4">
        <w:rPr>
          <w:rFonts w:ascii="Times New Roman" w:hAnsi="Times New Roman" w:cs="Times New Roman"/>
          <w:color w:val="000000" w:themeColor="text1"/>
          <w:sz w:val="24"/>
          <w:szCs w:val="24"/>
        </w:rPr>
        <w:t>capping at $</w:t>
      </w:r>
      <w:r w:rsidR="009A3B28" w:rsidRPr="00F908C4">
        <w:rPr>
          <w:rFonts w:ascii="Times New Roman" w:hAnsi="Times New Roman" w:cs="Times New Roman"/>
          <w:color w:val="000000" w:themeColor="text1"/>
          <w:sz w:val="24"/>
          <w:szCs w:val="24"/>
        </w:rPr>
        <w:t>1</w:t>
      </w:r>
      <w:r w:rsidR="009A3B28">
        <w:rPr>
          <w:rFonts w:ascii="Times New Roman" w:hAnsi="Times New Roman" w:cs="Times New Roman"/>
          <w:color w:val="000000" w:themeColor="text1"/>
          <w:sz w:val="24"/>
          <w:szCs w:val="24"/>
        </w:rPr>
        <w:t>6</w:t>
      </w:r>
      <w:r w:rsidR="00012D78" w:rsidRPr="00F908C4">
        <w:rPr>
          <w:rFonts w:ascii="Times New Roman" w:hAnsi="Times New Roman" w:cs="Times New Roman"/>
          <w:color w:val="000000" w:themeColor="text1"/>
          <w:sz w:val="24"/>
          <w:szCs w:val="24"/>
        </w:rPr>
        <w:t xml:space="preserve">.00 per hour for </w:t>
      </w:r>
      <w:r w:rsidR="009A3B28">
        <w:rPr>
          <w:rFonts w:ascii="Times New Roman" w:hAnsi="Times New Roman" w:cs="Times New Roman"/>
          <w:color w:val="000000" w:themeColor="text1"/>
          <w:sz w:val="24"/>
          <w:szCs w:val="24"/>
        </w:rPr>
        <w:t>the final</w:t>
      </w:r>
      <w:r w:rsidR="009A3B28" w:rsidRPr="00F908C4">
        <w:rPr>
          <w:rFonts w:ascii="Times New Roman" w:hAnsi="Times New Roman" w:cs="Times New Roman"/>
          <w:color w:val="000000" w:themeColor="text1"/>
          <w:sz w:val="24"/>
          <w:szCs w:val="24"/>
        </w:rPr>
        <w:t xml:space="preserve"> </w:t>
      </w:r>
      <w:r w:rsidR="00012D78" w:rsidRPr="00F908C4">
        <w:rPr>
          <w:rFonts w:ascii="Times New Roman" w:hAnsi="Times New Roman" w:cs="Times New Roman"/>
          <w:color w:val="000000" w:themeColor="text1"/>
          <w:sz w:val="24"/>
          <w:szCs w:val="24"/>
        </w:rPr>
        <w:t>session</w:t>
      </w:r>
      <w:commentRangeEnd w:id="168"/>
      <w:r w:rsidR="009A3B28">
        <w:rPr>
          <w:rStyle w:val="CommentReference"/>
        </w:rPr>
        <w:commentReference w:id="168"/>
      </w:r>
      <w:r w:rsidR="00012D78" w:rsidRPr="00F908C4">
        <w:rPr>
          <w:rFonts w:ascii="Times New Roman" w:hAnsi="Times New Roman" w:cs="Times New Roman"/>
          <w:color w:val="000000" w:themeColor="text1"/>
          <w:sz w:val="24"/>
          <w:szCs w:val="24"/>
        </w:rPr>
        <w:t>.</w:t>
      </w:r>
      <w:r w:rsidR="009A3B28">
        <w:rPr>
          <w:rFonts w:ascii="Times New Roman" w:hAnsi="Times New Roman" w:cs="Times New Roman"/>
          <w:color w:val="000000" w:themeColor="text1"/>
          <w:sz w:val="24"/>
          <w:szCs w:val="24"/>
        </w:rPr>
        <w:t xml:space="preserve"> </w:t>
      </w:r>
      <w:r w:rsidR="00182D2C" w:rsidRPr="00F908C4">
        <w:rPr>
          <w:rFonts w:ascii="Times New Roman" w:hAnsi="Times New Roman" w:cs="Times New Roman"/>
          <w:color w:val="000000" w:themeColor="text1"/>
          <w:sz w:val="24"/>
          <w:szCs w:val="24"/>
        </w:rPr>
        <w:t>In instances where technical difficulties, such as computer crashes, necessitated additional time, participants were compensated above the $1</w:t>
      </w:r>
      <w:r w:rsidR="000F1918">
        <w:rPr>
          <w:rFonts w:ascii="Times New Roman" w:hAnsi="Times New Roman" w:cs="Times New Roman"/>
          <w:color w:val="000000" w:themeColor="text1"/>
          <w:sz w:val="24"/>
          <w:szCs w:val="24"/>
        </w:rPr>
        <w:t>6</w:t>
      </w:r>
      <w:r w:rsidR="00182D2C" w:rsidRPr="00F908C4">
        <w:rPr>
          <w:rFonts w:ascii="Times New Roman" w:hAnsi="Times New Roman" w:cs="Times New Roman"/>
          <w:color w:val="000000" w:themeColor="text1"/>
          <w:sz w:val="24"/>
          <w:szCs w:val="24"/>
        </w:rPr>
        <w:t>.00 per hour rate to account for the extra time spent.</w:t>
      </w:r>
      <w:r w:rsidR="00182D2C" w:rsidRPr="00F908C4">
        <w:rPr>
          <w:rFonts w:ascii="Times New Roman" w:hAnsi="Times New Roman" w:cs="Times New Roman"/>
          <w:color w:val="000000" w:themeColor="text1"/>
        </w:rPr>
        <w:t xml:space="preserve"> </w:t>
      </w:r>
      <w:r w:rsidR="00182D2C" w:rsidRPr="00F908C4">
        <w:rPr>
          <w:rFonts w:ascii="Times New Roman" w:hAnsi="Times New Roman" w:cs="Times New Roman"/>
          <w:color w:val="000000" w:themeColor="text1"/>
          <w:sz w:val="24"/>
          <w:szCs w:val="24"/>
        </w:rPr>
        <w:t xml:space="preserve">Technical issues with the </w:t>
      </w:r>
      <w:proofErr w:type="spellStart"/>
      <w:r w:rsidR="00182D2C" w:rsidRPr="00F908C4">
        <w:rPr>
          <w:rFonts w:ascii="Times New Roman" w:hAnsi="Times New Roman" w:cs="Times New Roman"/>
          <w:color w:val="000000" w:themeColor="text1"/>
          <w:sz w:val="24"/>
          <w:szCs w:val="24"/>
        </w:rPr>
        <w:t>PsychoPy</w:t>
      </w:r>
      <w:proofErr w:type="spellEnd"/>
      <w:r w:rsidR="00182D2C" w:rsidRPr="00F908C4">
        <w:rPr>
          <w:rFonts w:ascii="Times New Roman" w:hAnsi="Times New Roman" w:cs="Times New Roman"/>
          <w:color w:val="000000" w:themeColor="text1"/>
          <w:sz w:val="24"/>
          <w:szCs w:val="24"/>
        </w:rPr>
        <w:t xml:space="preserve"> program resulted in data loss</w:t>
      </w:r>
      <w:r w:rsidR="00182D2C">
        <w:rPr>
          <w:rFonts w:ascii="Times New Roman" w:hAnsi="Times New Roman" w:cs="Times New Roman"/>
          <w:color w:val="000000" w:themeColor="text1"/>
          <w:sz w:val="24"/>
          <w:szCs w:val="24"/>
        </w:rPr>
        <w:t xml:space="preserve"> for </w:t>
      </w:r>
      <w:r w:rsidR="005A357D">
        <w:rPr>
          <w:rFonts w:ascii="Times New Roman" w:hAnsi="Times New Roman" w:cs="Times New Roman"/>
          <w:color w:val="000000" w:themeColor="text1"/>
          <w:sz w:val="24"/>
          <w:szCs w:val="24"/>
        </w:rPr>
        <w:t xml:space="preserve">2 </w:t>
      </w:r>
      <w:r w:rsidR="00182D2C">
        <w:rPr>
          <w:rFonts w:ascii="Times New Roman" w:hAnsi="Times New Roman" w:cs="Times New Roman"/>
          <w:color w:val="000000" w:themeColor="text1"/>
          <w:sz w:val="24"/>
          <w:szCs w:val="24"/>
        </w:rPr>
        <w:t>participants</w:t>
      </w:r>
      <w:r w:rsidR="00182D2C" w:rsidRPr="00F908C4">
        <w:rPr>
          <w:rFonts w:ascii="Times New Roman" w:hAnsi="Times New Roman" w:cs="Times New Roman"/>
          <w:color w:val="000000" w:themeColor="text1"/>
          <w:sz w:val="24"/>
          <w:szCs w:val="24"/>
        </w:rPr>
        <w:t>, requiring the re</w:t>
      </w:r>
      <w:r w:rsidR="0094524E">
        <w:rPr>
          <w:rFonts w:ascii="Times New Roman" w:hAnsi="Times New Roman" w:cs="Times New Roman"/>
          <w:color w:val="000000" w:themeColor="text1"/>
          <w:sz w:val="24"/>
          <w:szCs w:val="24"/>
        </w:rPr>
        <w:t>-</w:t>
      </w:r>
      <w:r w:rsidR="00182D2C" w:rsidRPr="00F908C4">
        <w:rPr>
          <w:rFonts w:ascii="Times New Roman" w:hAnsi="Times New Roman" w:cs="Times New Roman"/>
          <w:color w:val="000000" w:themeColor="text1"/>
          <w:sz w:val="24"/>
          <w:szCs w:val="24"/>
        </w:rPr>
        <w:t>collection of data</w:t>
      </w:r>
      <w:r w:rsidR="00182D2C">
        <w:rPr>
          <w:rFonts w:ascii="Times New Roman" w:hAnsi="Times New Roman" w:cs="Times New Roman"/>
          <w:color w:val="000000" w:themeColor="text1"/>
          <w:sz w:val="24"/>
          <w:szCs w:val="24"/>
        </w:rPr>
        <w:t xml:space="preserve"> for the affected sessions</w:t>
      </w:r>
      <w:r w:rsidR="00182D2C" w:rsidRPr="00F908C4">
        <w:rPr>
          <w:rFonts w:ascii="Times New Roman" w:hAnsi="Times New Roman" w:cs="Times New Roman"/>
          <w:color w:val="000000" w:themeColor="text1"/>
          <w:sz w:val="24"/>
          <w:szCs w:val="24"/>
        </w:rPr>
        <w:t>.</w:t>
      </w:r>
      <w:r w:rsidR="00182D2C">
        <w:rPr>
          <w:rFonts w:ascii="Times New Roman" w:hAnsi="Times New Roman" w:cs="Times New Roman"/>
          <w:color w:val="000000" w:themeColor="text1"/>
          <w:sz w:val="24"/>
          <w:szCs w:val="24"/>
        </w:rPr>
        <w:t xml:space="preserve"> </w:t>
      </w:r>
      <w:r w:rsidR="009A3B28">
        <w:rPr>
          <w:rFonts w:ascii="Times New Roman" w:hAnsi="Times New Roman" w:cs="Times New Roman"/>
          <w:color w:val="000000" w:themeColor="text1"/>
          <w:sz w:val="24"/>
          <w:szCs w:val="24"/>
        </w:rPr>
        <w:t>Attrition among the participants</w:t>
      </w:r>
      <w:r w:rsidR="00182D2C">
        <w:rPr>
          <w:rFonts w:ascii="Times New Roman" w:hAnsi="Times New Roman" w:cs="Times New Roman"/>
          <w:color w:val="000000" w:themeColor="text1"/>
          <w:sz w:val="24"/>
          <w:szCs w:val="24"/>
        </w:rPr>
        <w:t xml:space="preserve"> resulted in</w:t>
      </w:r>
      <w:r w:rsidR="005A357D">
        <w:rPr>
          <w:rFonts w:ascii="Times New Roman" w:hAnsi="Times New Roman" w:cs="Times New Roman"/>
          <w:color w:val="000000" w:themeColor="text1"/>
          <w:sz w:val="24"/>
          <w:szCs w:val="24"/>
        </w:rPr>
        <w:t xml:space="preserve"> </w:t>
      </w:r>
      <w:r w:rsidR="009D5B31">
        <w:rPr>
          <w:rFonts w:ascii="Times New Roman" w:hAnsi="Times New Roman" w:cs="Times New Roman"/>
          <w:color w:val="000000" w:themeColor="text1"/>
          <w:sz w:val="24"/>
          <w:szCs w:val="24"/>
        </w:rPr>
        <w:t>7 participants</w:t>
      </w:r>
      <w:r w:rsidR="00182D2C">
        <w:rPr>
          <w:rFonts w:ascii="Times New Roman" w:hAnsi="Times New Roman" w:cs="Times New Roman"/>
          <w:color w:val="000000" w:themeColor="text1"/>
          <w:sz w:val="24"/>
          <w:szCs w:val="24"/>
        </w:rPr>
        <w:t xml:space="preserve"> not completing the seven sessions – their data </w:t>
      </w:r>
      <w:r w:rsidR="00182D2C" w:rsidRPr="00F908C4">
        <w:rPr>
          <w:rFonts w:ascii="Times New Roman" w:hAnsi="Times New Roman" w:cs="Times New Roman"/>
          <w:color w:val="000000" w:themeColor="text1"/>
          <w:sz w:val="24"/>
          <w:szCs w:val="24"/>
        </w:rPr>
        <w:t>were excluded from the final analys</w:t>
      </w:r>
      <w:r w:rsidR="00182D2C">
        <w:rPr>
          <w:rFonts w:ascii="Times New Roman" w:hAnsi="Times New Roman" w:cs="Times New Roman"/>
          <w:color w:val="000000" w:themeColor="text1"/>
          <w:sz w:val="24"/>
          <w:szCs w:val="24"/>
        </w:rPr>
        <w:t>e</w:t>
      </w:r>
      <w:r w:rsidR="00182D2C" w:rsidRPr="00F908C4">
        <w:rPr>
          <w:rFonts w:ascii="Times New Roman" w:hAnsi="Times New Roman" w:cs="Times New Roman"/>
          <w:color w:val="000000" w:themeColor="text1"/>
          <w:sz w:val="24"/>
          <w:szCs w:val="24"/>
        </w:rPr>
        <w:t>s</w:t>
      </w:r>
      <w:r w:rsidR="00182D2C">
        <w:rPr>
          <w:rFonts w:ascii="Times New Roman" w:hAnsi="Times New Roman" w:cs="Times New Roman"/>
          <w:color w:val="000000" w:themeColor="text1"/>
          <w:sz w:val="24"/>
          <w:szCs w:val="24"/>
        </w:rPr>
        <w:t xml:space="preserve">. Another </w:t>
      </w:r>
      <w:r w:rsidR="005D3AAE">
        <w:rPr>
          <w:rFonts w:ascii="Times New Roman" w:hAnsi="Times New Roman" w:cs="Times New Roman"/>
          <w:color w:val="000000" w:themeColor="text1"/>
          <w:sz w:val="24"/>
          <w:szCs w:val="24"/>
        </w:rPr>
        <w:t xml:space="preserve">2 </w:t>
      </w:r>
      <w:r w:rsidR="00182D2C">
        <w:rPr>
          <w:rFonts w:ascii="Times New Roman" w:hAnsi="Times New Roman" w:cs="Times New Roman"/>
          <w:color w:val="000000" w:themeColor="text1"/>
          <w:sz w:val="24"/>
          <w:szCs w:val="24"/>
        </w:rPr>
        <w:t>participants failed to reach a threshold performance level of 90% correct across all RT sessions, and their data were also excluded from the final analyses.</w:t>
      </w:r>
      <w:r w:rsidR="009A3B28">
        <w:rPr>
          <w:rFonts w:ascii="Times New Roman" w:hAnsi="Times New Roman" w:cs="Times New Roman"/>
          <w:color w:val="000000" w:themeColor="text1"/>
          <w:sz w:val="24"/>
          <w:szCs w:val="24"/>
        </w:rPr>
        <w:t xml:space="preserve"> </w:t>
      </w:r>
    </w:p>
    <w:p w14:paraId="091CE4C2" w14:textId="77777777" w:rsidR="000D2BEF" w:rsidRDefault="000D2BEF" w:rsidP="00F908C4">
      <w:pPr>
        <w:spacing w:line="480" w:lineRule="auto"/>
        <w:rPr>
          <w:rFonts w:ascii="Times New Roman" w:hAnsi="Times New Roman" w:cs="Times New Roman"/>
          <w:color w:val="000000" w:themeColor="text1"/>
          <w:sz w:val="24"/>
          <w:szCs w:val="24"/>
        </w:rPr>
      </w:pPr>
    </w:p>
    <w:p w14:paraId="6175A50A" w14:textId="0E7C8923" w:rsidR="000D2BEF" w:rsidRDefault="00182D2C" w:rsidP="00F908C4">
      <w:pPr>
        <w:spacing w:line="480" w:lineRule="auto"/>
        <w:rPr>
          <w:rFonts w:ascii="Times New Roman" w:hAnsi="Times New Roman" w:cs="Times New Roman"/>
          <w:color w:val="000000" w:themeColor="text1"/>
          <w:sz w:val="24"/>
          <w:szCs w:val="24"/>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7A17BBDF" wp14:editId="501410EC">
                <wp:simplePos x="0" y="0"/>
                <wp:positionH relativeFrom="margin">
                  <wp:align>right</wp:align>
                </wp:positionH>
                <wp:positionV relativeFrom="paragraph">
                  <wp:posOffset>255905</wp:posOffset>
                </wp:positionV>
                <wp:extent cx="6381750" cy="2841625"/>
                <wp:effectExtent l="0" t="0" r="0" b="8890"/>
                <wp:wrapTopAndBottom/>
                <wp:docPr id="22600158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81750" cy="284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F15A77" w14:textId="6E8A5F6D" w:rsidR="00C4173A" w:rsidRPr="003A2D04" w:rsidRDefault="00C4173A" w:rsidP="008724A9">
                            <w:pPr>
                              <w:pStyle w:val="Caption"/>
                              <w:rPr>
                                <w:rFonts w:ascii="Times New Roman" w:hAnsi="Times New Roman" w:cs="Times New Roman"/>
                              </w:rPr>
                            </w:pPr>
                            <w:r>
                              <w:rPr>
                                <w:noProof/>
                              </w:rPr>
                              <w:drawing>
                                <wp:inline distT="0" distB="0" distL="0" distR="0" wp14:anchorId="20736D2B" wp14:editId="286FDEFF">
                                  <wp:extent cx="6406515" cy="1690857"/>
                                  <wp:effectExtent l="0" t="0" r="0" b="5080"/>
                                  <wp:docPr id="2083377881" name="Picture 1" descr="A diagram of different types of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6159" name="Picture 1" descr="A diagram of different types of control&#10;&#10;Description automatically generated"/>
                                          <pic:cNvPicPr>
                                            <a:picLocks noChangeAspect="1"/>
                                          </pic:cNvPicPr>
                                        </pic:nvPicPr>
                                        <pic:blipFill>
                                          <a:blip r:embed="rId16">
                                            <a:extLst>
                                              <a:ext uri="{28A0092B-C50C-407E-A947-70E740481C1C}">
                                                <a14:useLocalDpi xmlns:a14="http://schemas.microsoft.com/office/drawing/2010/main" val="0"/>
                                              </a:ext>
                                            </a:extLst>
                                          </a:blip>
                                          <a:srcRect t="22993" b="22993"/>
                                          <a:stretch>
                                            <a:fillRect/>
                                          </a:stretch>
                                        </pic:blipFill>
                                        <pic:spPr bwMode="auto">
                                          <a:xfrm>
                                            <a:off x="0" y="0"/>
                                            <a:ext cx="6436119" cy="1698670"/>
                                          </a:xfrm>
                                          <a:prstGeom prst="rect">
                                            <a:avLst/>
                                          </a:prstGeom>
                                          <a:ln>
                                            <a:noFill/>
                                          </a:ln>
                                          <a:extLst>
                                            <a:ext uri="{53640926-AAD7-44D8-BBD7-CCE9431645EC}">
                                              <a14:shadowObscured xmlns:a14="http://schemas.microsoft.com/office/drawing/2010/main"/>
                                            </a:ext>
                                          </a:extLst>
                                        </pic:spPr>
                                      </pic:pic>
                                    </a:graphicData>
                                  </a:graphic>
                                </wp:inline>
                              </w:drawing>
                            </w:r>
                            <w:r w:rsidRPr="003A2D04">
                              <w:rPr>
                                <w:rFonts w:ascii="Times New Roman" w:hAnsi="Times New Roman" w:cs="Times New Roman"/>
                              </w:rPr>
                              <w:t xml:space="preserve">Figure </w:t>
                            </w:r>
                            <w:r w:rsidR="00C66394">
                              <w:rPr>
                                <w:rFonts w:ascii="Times New Roman" w:hAnsi="Times New Roman" w:cs="Times New Roman"/>
                              </w:rPr>
                              <w:t>5.</w:t>
                            </w:r>
                            <w:r w:rsidR="00C66394" w:rsidRPr="003A2D04">
                              <w:rPr>
                                <w:rFonts w:ascii="Times New Roman" w:hAnsi="Times New Roman" w:cs="Times New Roman"/>
                              </w:rPr>
                              <w:t xml:space="preserve"> </w:t>
                            </w:r>
                            <w:r w:rsidRPr="003A2D04">
                              <w:rPr>
                                <w:rFonts w:ascii="Times New Roman" w:hAnsi="Times New Roman" w:cs="Times New Roman"/>
                              </w:rPr>
                              <w:t>Experimental Stimulus</w:t>
                            </w:r>
                          </w:p>
                          <w:p w14:paraId="7B8F5710" w14:textId="13949834" w:rsidR="00C4173A" w:rsidRPr="003A2D04" w:rsidRDefault="00866F41" w:rsidP="008724A9">
                            <w:pPr>
                              <w:pStyle w:val="Caption"/>
                              <w:rPr>
                                <w:rFonts w:ascii="Times New Roman" w:hAnsi="Times New Roman" w:cs="Times New Roman"/>
                                <w:noProof/>
                                <w:color w:val="4472C4" w:themeColor="accent1"/>
                                <w:sz w:val="20"/>
                                <w:szCs w:val="20"/>
                              </w:rPr>
                            </w:pPr>
                            <w:r>
                              <w:rPr>
                                <w:rFonts w:ascii="Times New Roman" w:hAnsi="Times New Roman" w:cs="Times New Roman"/>
                              </w:rPr>
                              <w:t>The h</w:t>
                            </w:r>
                            <w:r w:rsidR="0043561B">
                              <w:rPr>
                                <w:rFonts w:ascii="Times New Roman" w:hAnsi="Times New Roman" w:cs="Times New Roman"/>
                              </w:rPr>
                              <w:t>ie</w:t>
                            </w:r>
                            <w:r>
                              <w:rPr>
                                <w:rFonts w:ascii="Times New Roman" w:hAnsi="Times New Roman" w:cs="Times New Roman"/>
                              </w:rPr>
                              <w:t>rarchical</w:t>
                            </w:r>
                            <w:r w:rsidRPr="003A2D04">
                              <w:rPr>
                                <w:rFonts w:ascii="Times New Roman" w:hAnsi="Times New Roman" w:cs="Times New Roman"/>
                              </w:rPr>
                              <w:t xml:space="preserve"> </w:t>
                            </w:r>
                            <w:r w:rsidR="00C4173A" w:rsidRPr="003A2D04">
                              <w:rPr>
                                <w:rFonts w:ascii="Times New Roman" w:hAnsi="Times New Roman" w:cs="Times New Roman"/>
                              </w:rPr>
                              <w:t>figure</w:t>
                            </w:r>
                            <w:r>
                              <w:rPr>
                                <w:rFonts w:ascii="Times New Roman" w:hAnsi="Times New Roman" w:cs="Times New Roman"/>
                              </w:rPr>
                              <w:t>s</w:t>
                            </w:r>
                            <w:r w:rsidR="00C4173A" w:rsidRPr="003A2D04">
                              <w:rPr>
                                <w:rFonts w:ascii="Times New Roman" w:hAnsi="Times New Roman" w:cs="Times New Roman"/>
                              </w:rPr>
                              <w:t xml:space="preserve"> represents </w:t>
                            </w:r>
                            <w:r>
                              <w:rPr>
                                <w:rFonts w:ascii="Times New Roman" w:hAnsi="Times New Roman" w:cs="Times New Roman"/>
                              </w:rPr>
                              <w:t xml:space="preserve">a subset of the </w:t>
                            </w:r>
                            <w:r w:rsidR="00C4173A" w:rsidRPr="003A2D04">
                              <w:rPr>
                                <w:rFonts w:ascii="Times New Roman" w:hAnsi="Times New Roman" w:cs="Times New Roman"/>
                              </w:rPr>
                              <w:t xml:space="preserve">different condition combination </w:t>
                            </w:r>
                            <w:r>
                              <w:rPr>
                                <w:rFonts w:ascii="Times New Roman" w:hAnsi="Times New Roman" w:cs="Times New Roman"/>
                              </w:rPr>
                              <w:t>presented</w:t>
                            </w:r>
                            <w:r w:rsidRPr="003A2D04">
                              <w:rPr>
                                <w:rFonts w:ascii="Times New Roman" w:hAnsi="Times New Roman" w:cs="Times New Roman"/>
                              </w:rPr>
                              <w:t xml:space="preserve"> </w:t>
                            </w:r>
                            <w:r w:rsidR="00C4173A" w:rsidRPr="003A2D04">
                              <w:rPr>
                                <w:rFonts w:ascii="Times New Roman" w:hAnsi="Times New Roman" w:cs="Times New Roman"/>
                              </w:rPr>
                              <w:t xml:space="preserve">during </w:t>
                            </w:r>
                            <w:r w:rsidR="00DC51DA">
                              <w:rPr>
                                <w:rFonts w:ascii="Times New Roman" w:hAnsi="Times New Roman" w:cs="Times New Roman"/>
                              </w:rPr>
                              <w:t>the</w:t>
                            </w:r>
                            <w:r w:rsidR="00DC51DA" w:rsidRPr="003A2D04">
                              <w:rPr>
                                <w:rFonts w:ascii="Times New Roman" w:hAnsi="Times New Roman" w:cs="Times New Roman"/>
                              </w:rPr>
                              <w:t xml:space="preserve"> </w:t>
                            </w:r>
                            <w:r w:rsidR="00C4173A" w:rsidRPr="003A2D04">
                              <w:rPr>
                                <w:rFonts w:ascii="Times New Roman" w:hAnsi="Times New Roman" w:cs="Times New Roman"/>
                              </w:rPr>
                              <w:t>experiment.</w:t>
                            </w:r>
                            <w:r w:rsidR="0043561B">
                              <w:rPr>
                                <w:rFonts w:ascii="Times New Roman" w:hAnsi="Times New Roman" w:cs="Times New Roman"/>
                              </w:rPr>
                              <w:t xml:space="preserve"> Participants were instructed to press one of two keys (“f” or “j”) on a keyboard to indicate the orientation of the Cs (that is, the side with the opening)</w:t>
                            </w:r>
                            <w:r w:rsidR="001E1F52">
                              <w:rPr>
                                <w:rFonts w:ascii="Times New Roman" w:hAnsi="Times New Roman" w:cs="Times New Roman"/>
                              </w:rPr>
                              <w:t xml:space="preserve"> </w:t>
                            </w:r>
                            <w:r w:rsidR="0043561B">
                              <w:rPr>
                                <w:rFonts w:ascii="Times New Roman" w:hAnsi="Times New Roman" w:cs="Times New Roman"/>
                              </w:rPr>
                              <w:t xml:space="preserve">at the attended level for that run </w:t>
                            </w:r>
                            <w:r w:rsidR="00C4173A" w:rsidRPr="003A2D04">
                              <w:rPr>
                                <w:rFonts w:ascii="Times New Roman" w:hAnsi="Times New Roman" w:cs="Times New Roman"/>
                              </w:rPr>
                              <w:t xml:space="preserve"> The red arrows</w:t>
                            </w:r>
                            <w:r>
                              <w:rPr>
                                <w:rFonts w:ascii="Times New Roman" w:hAnsi="Times New Roman" w:cs="Times New Roman"/>
                              </w:rPr>
                              <w:t xml:space="preserve"> (unseen by the participants)</w:t>
                            </w:r>
                            <w:r w:rsidR="00C4173A" w:rsidRPr="003A2D04">
                              <w:rPr>
                                <w:rFonts w:ascii="Times New Roman" w:hAnsi="Times New Roman" w:cs="Times New Roman"/>
                              </w:rPr>
                              <w:t xml:space="preserve"> represent the </w:t>
                            </w:r>
                            <w:r w:rsidR="00DC51DA">
                              <w:rPr>
                                <w:rFonts w:ascii="Times New Roman" w:hAnsi="Times New Roman" w:cs="Times New Roman"/>
                              </w:rPr>
                              <w:t xml:space="preserve">key press (right or left) appropriate for a </w:t>
                            </w:r>
                            <w:r w:rsidR="00C4173A" w:rsidRPr="003A2D04">
                              <w:rPr>
                                <w:rFonts w:ascii="Times New Roman" w:hAnsi="Times New Roman" w:cs="Times New Roman"/>
                              </w:rPr>
                              <w:t>global leve</w:t>
                            </w:r>
                            <w:r w:rsidR="00DC51DA">
                              <w:rPr>
                                <w:rFonts w:ascii="Times New Roman" w:hAnsi="Times New Roman" w:cs="Times New Roman"/>
                              </w:rPr>
                              <w:t xml:space="preserve">l response guided by the </w:t>
                            </w:r>
                            <w:r w:rsidR="00C4173A" w:rsidRPr="003A2D04">
                              <w:rPr>
                                <w:rFonts w:ascii="Times New Roman" w:hAnsi="Times New Roman" w:cs="Times New Roman"/>
                              </w:rPr>
                              <w:t xml:space="preserve">large C. The blue arrows </w:t>
                            </w:r>
                            <w:r w:rsidR="00DC51DA">
                              <w:rPr>
                                <w:rFonts w:ascii="Times New Roman" w:hAnsi="Times New Roman" w:cs="Times New Roman"/>
                              </w:rPr>
                              <w:t>represent the key press appropriate for a</w:t>
                            </w:r>
                            <w:r w:rsidR="00C4173A" w:rsidRPr="003A2D04">
                              <w:rPr>
                                <w:rFonts w:ascii="Times New Roman" w:hAnsi="Times New Roman" w:cs="Times New Roman"/>
                              </w:rPr>
                              <w:t xml:space="preserve"> local leve</w:t>
                            </w:r>
                            <w:r>
                              <w:rPr>
                                <w:rFonts w:ascii="Times New Roman" w:hAnsi="Times New Roman" w:cs="Times New Roman"/>
                              </w:rPr>
                              <w:t>l response guided by</w:t>
                            </w:r>
                            <w:r w:rsidR="00C4173A" w:rsidRPr="003A2D04">
                              <w:rPr>
                                <w:rFonts w:ascii="Times New Roman" w:hAnsi="Times New Roman" w:cs="Times New Roman"/>
                              </w:rPr>
                              <w:t xml:space="preserve"> the smaller Cs. The first two figures are the controls for each level</w:t>
                            </w:r>
                            <w:r>
                              <w:rPr>
                                <w:rFonts w:ascii="Times New Roman" w:hAnsi="Times New Roman" w:cs="Times New Roman"/>
                              </w:rPr>
                              <w:t>;</w:t>
                            </w:r>
                            <w:r w:rsidR="00C4173A" w:rsidRPr="003A2D04">
                              <w:rPr>
                                <w:rFonts w:ascii="Times New Roman" w:hAnsi="Times New Roman" w:cs="Times New Roman"/>
                              </w:rPr>
                              <w:t xml:space="preserve"> in a global task the local Cs </w:t>
                            </w:r>
                            <w:r>
                              <w:rPr>
                                <w:rFonts w:ascii="Times New Roman" w:hAnsi="Times New Roman" w:cs="Times New Roman"/>
                              </w:rPr>
                              <w:t>were</w:t>
                            </w:r>
                            <w:r w:rsidRPr="003A2D04">
                              <w:rPr>
                                <w:rFonts w:ascii="Times New Roman" w:hAnsi="Times New Roman" w:cs="Times New Roman"/>
                              </w:rPr>
                              <w:t xml:space="preserve"> </w:t>
                            </w:r>
                            <w:r w:rsidR="00C4173A" w:rsidRPr="003A2D04">
                              <w:rPr>
                                <w:rFonts w:ascii="Times New Roman" w:hAnsi="Times New Roman" w:cs="Times New Roman"/>
                              </w:rPr>
                              <w:t xml:space="preserve">oriented vertically, </w:t>
                            </w:r>
                            <w:r>
                              <w:rPr>
                                <w:rFonts w:ascii="Times New Roman" w:hAnsi="Times New Roman" w:cs="Times New Roman"/>
                              </w:rPr>
                              <w:t xml:space="preserve">whereas in a </w:t>
                            </w:r>
                            <w:r w:rsidR="00C4173A" w:rsidRPr="003A2D04">
                              <w:rPr>
                                <w:rFonts w:ascii="Times New Roman" w:hAnsi="Times New Roman" w:cs="Times New Roman"/>
                              </w:rPr>
                              <w:t>local</w:t>
                            </w:r>
                            <w:r>
                              <w:rPr>
                                <w:rFonts w:ascii="Times New Roman" w:hAnsi="Times New Roman" w:cs="Times New Roman"/>
                              </w:rPr>
                              <w:t xml:space="preserve"> task</w:t>
                            </w:r>
                            <w:r w:rsidRPr="003A2D04">
                              <w:rPr>
                                <w:rFonts w:ascii="Times New Roman" w:hAnsi="Times New Roman" w:cs="Times New Roman"/>
                              </w:rPr>
                              <w:t xml:space="preserve"> </w:t>
                            </w:r>
                            <w:r w:rsidR="00C4173A" w:rsidRPr="003A2D04">
                              <w:rPr>
                                <w:rFonts w:ascii="Times New Roman" w:hAnsi="Times New Roman" w:cs="Times New Roman"/>
                              </w:rPr>
                              <w:t xml:space="preserve">the global C </w:t>
                            </w:r>
                            <w:r>
                              <w:rPr>
                                <w:rFonts w:ascii="Times New Roman" w:hAnsi="Times New Roman" w:cs="Times New Roman"/>
                              </w:rPr>
                              <w:t>was</w:t>
                            </w:r>
                            <w:r w:rsidRPr="003A2D04">
                              <w:rPr>
                                <w:rFonts w:ascii="Times New Roman" w:hAnsi="Times New Roman" w:cs="Times New Roman"/>
                              </w:rPr>
                              <w:t xml:space="preserve"> </w:t>
                            </w:r>
                            <w:r w:rsidR="00C4173A" w:rsidRPr="003A2D04">
                              <w:rPr>
                                <w:rFonts w:ascii="Times New Roman" w:hAnsi="Times New Roman" w:cs="Times New Roman"/>
                              </w:rPr>
                              <w:t>vertically oriented. In the</w:t>
                            </w:r>
                            <w:r>
                              <w:rPr>
                                <w:rFonts w:ascii="Times New Roman" w:hAnsi="Times New Roman" w:cs="Times New Roman"/>
                              </w:rPr>
                              <w:t xml:space="preserve"> congruent condition the Cs at the global and local levels pointed in the same direction; in the</w:t>
                            </w:r>
                            <w:r w:rsidR="00C4173A" w:rsidRPr="003A2D04">
                              <w:rPr>
                                <w:rFonts w:ascii="Times New Roman" w:hAnsi="Times New Roman" w:cs="Times New Roman"/>
                              </w:rPr>
                              <w:t xml:space="preserve"> incongruent condition</w:t>
                            </w:r>
                            <w:r>
                              <w:rPr>
                                <w:rFonts w:ascii="Times New Roman" w:hAnsi="Times New Roman" w:cs="Times New Roman"/>
                              </w:rPr>
                              <w:t>, the C’s at the two levels pointed in opposite directions.</w:t>
                            </w:r>
                            <w:r w:rsidR="00C4173A" w:rsidRPr="003A2D04">
                              <w:rPr>
                                <w:rFonts w:ascii="Times New Roman" w:hAnsi="Times New Roman" w:cs="Times New Roman"/>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A17BBDF" id="Text Box 9" o:spid="_x0000_s1030" type="#_x0000_t202" style="position:absolute;margin-left:451.3pt;margin-top:20.15pt;width:502.5pt;height:223.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" stroked="f">
                <v:path arrowok="t"/>
                <v:textbox style="mso-fit-shape-to-text:t" inset="0,0,0,0">
                  <w:txbxContent>
                    <w:p w14:paraId="14F15A77" w14:textId="6E8A5F6D" w:rsidR="00C4173A" w:rsidRPr="003A2D04" w:rsidRDefault="00C4173A" w:rsidP="008724A9">
                      <w:pPr>
                        <w:pStyle w:val="Caption"/>
                        <w:rPr>
                          <w:rFonts w:ascii="Times New Roman" w:hAnsi="Times New Roman" w:cs="Times New Roman"/>
                        </w:rPr>
                      </w:pPr>
                      <w:r>
                        <w:rPr>
                          <w:noProof/>
                        </w:rPr>
                        <w:drawing>
                          <wp:inline distT="0" distB="0" distL="0" distR="0" wp14:anchorId="20736D2B" wp14:editId="286FDEFF">
                            <wp:extent cx="6406515" cy="1690857"/>
                            <wp:effectExtent l="0" t="0" r="0" b="5080"/>
                            <wp:docPr id="2083377881" name="Picture 1" descr="A diagram of different types of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6159" name="Picture 1" descr="A diagram of different types of control&#10;&#10;Description automatically generated"/>
                                    <pic:cNvPicPr>
                                      <a:picLocks noChangeAspect="1"/>
                                    </pic:cNvPicPr>
                                  </pic:nvPicPr>
                                  <pic:blipFill>
                                    <a:blip r:embed="rId16">
                                      <a:extLst>
                                        <a:ext uri="{28A0092B-C50C-407E-A947-70E740481C1C}">
                                          <a14:useLocalDpi xmlns:a14="http://schemas.microsoft.com/office/drawing/2010/main" val="0"/>
                                        </a:ext>
                                      </a:extLst>
                                    </a:blip>
                                    <a:srcRect t="22993" b="22993"/>
                                    <a:stretch>
                                      <a:fillRect/>
                                    </a:stretch>
                                  </pic:blipFill>
                                  <pic:spPr bwMode="auto">
                                    <a:xfrm>
                                      <a:off x="0" y="0"/>
                                      <a:ext cx="6436119" cy="1698670"/>
                                    </a:xfrm>
                                    <a:prstGeom prst="rect">
                                      <a:avLst/>
                                    </a:prstGeom>
                                    <a:ln>
                                      <a:noFill/>
                                    </a:ln>
                                    <a:extLst>
                                      <a:ext uri="{53640926-AAD7-44D8-BBD7-CCE9431645EC}">
                                        <a14:shadowObscured xmlns:a14="http://schemas.microsoft.com/office/drawing/2010/main"/>
                                      </a:ext>
                                    </a:extLst>
                                  </pic:spPr>
                                </pic:pic>
                              </a:graphicData>
                            </a:graphic>
                          </wp:inline>
                        </w:drawing>
                      </w:r>
                      <w:r w:rsidRPr="003A2D04">
                        <w:rPr>
                          <w:rFonts w:ascii="Times New Roman" w:hAnsi="Times New Roman" w:cs="Times New Roman"/>
                        </w:rPr>
                        <w:t xml:space="preserve">Figure </w:t>
                      </w:r>
                      <w:r w:rsidR="00C66394">
                        <w:rPr>
                          <w:rFonts w:ascii="Times New Roman" w:hAnsi="Times New Roman" w:cs="Times New Roman"/>
                        </w:rPr>
                        <w:t>5.</w:t>
                      </w:r>
                      <w:r w:rsidR="00C66394" w:rsidRPr="003A2D04">
                        <w:rPr>
                          <w:rFonts w:ascii="Times New Roman" w:hAnsi="Times New Roman" w:cs="Times New Roman"/>
                        </w:rPr>
                        <w:t xml:space="preserve"> </w:t>
                      </w:r>
                      <w:r w:rsidRPr="003A2D04">
                        <w:rPr>
                          <w:rFonts w:ascii="Times New Roman" w:hAnsi="Times New Roman" w:cs="Times New Roman"/>
                        </w:rPr>
                        <w:t>Experimental Stimulus</w:t>
                      </w:r>
                    </w:p>
                    <w:p w14:paraId="7B8F5710" w14:textId="13949834" w:rsidR="00C4173A" w:rsidRPr="003A2D04" w:rsidRDefault="00866F41" w:rsidP="008724A9">
                      <w:pPr>
                        <w:pStyle w:val="Caption"/>
                        <w:rPr>
                          <w:rFonts w:ascii="Times New Roman" w:hAnsi="Times New Roman" w:cs="Times New Roman"/>
                          <w:noProof/>
                          <w:color w:val="4472C4" w:themeColor="accent1"/>
                          <w:sz w:val="20"/>
                          <w:szCs w:val="20"/>
                        </w:rPr>
                      </w:pPr>
                      <w:r>
                        <w:rPr>
                          <w:rFonts w:ascii="Times New Roman" w:hAnsi="Times New Roman" w:cs="Times New Roman"/>
                        </w:rPr>
                        <w:t>The h</w:t>
                      </w:r>
                      <w:r w:rsidR="0043561B">
                        <w:rPr>
                          <w:rFonts w:ascii="Times New Roman" w:hAnsi="Times New Roman" w:cs="Times New Roman"/>
                        </w:rPr>
                        <w:t>ie</w:t>
                      </w:r>
                      <w:r>
                        <w:rPr>
                          <w:rFonts w:ascii="Times New Roman" w:hAnsi="Times New Roman" w:cs="Times New Roman"/>
                        </w:rPr>
                        <w:t>rarchical</w:t>
                      </w:r>
                      <w:r w:rsidRPr="003A2D04">
                        <w:rPr>
                          <w:rFonts w:ascii="Times New Roman" w:hAnsi="Times New Roman" w:cs="Times New Roman"/>
                        </w:rPr>
                        <w:t xml:space="preserve"> </w:t>
                      </w:r>
                      <w:r w:rsidR="00C4173A" w:rsidRPr="003A2D04">
                        <w:rPr>
                          <w:rFonts w:ascii="Times New Roman" w:hAnsi="Times New Roman" w:cs="Times New Roman"/>
                        </w:rPr>
                        <w:t>figure</w:t>
                      </w:r>
                      <w:r>
                        <w:rPr>
                          <w:rFonts w:ascii="Times New Roman" w:hAnsi="Times New Roman" w:cs="Times New Roman"/>
                        </w:rPr>
                        <w:t>s</w:t>
                      </w:r>
                      <w:r w:rsidR="00C4173A" w:rsidRPr="003A2D04">
                        <w:rPr>
                          <w:rFonts w:ascii="Times New Roman" w:hAnsi="Times New Roman" w:cs="Times New Roman"/>
                        </w:rPr>
                        <w:t xml:space="preserve"> represents </w:t>
                      </w:r>
                      <w:r>
                        <w:rPr>
                          <w:rFonts w:ascii="Times New Roman" w:hAnsi="Times New Roman" w:cs="Times New Roman"/>
                        </w:rPr>
                        <w:t xml:space="preserve">a subset of the </w:t>
                      </w:r>
                      <w:r w:rsidR="00C4173A" w:rsidRPr="003A2D04">
                        <w:rPr>
                          <w:rFonts w:ascii="Times New Roman" w:hAnsi="Times New Roman" w:cs="Times New Roman"/>
                        </w:rPr>
                        <w:t xml:space="preserve">different condition combination </w:t>
                      </w:r>
                      <w:r>
                        <w:rPr>
                          <w:rFonts w:ascii="Times New Roman" w:hAnsi="Times New Roman" w:cs="Times New Roman"/>
                        </w:rPr>
                        <w:t>presented</w:t>
                      </w:r>
                      <w:r w:rsidRPr="003A2D04">
                        <w:rPr>
                          <w:rFonts w:ascii="Times New Roman" w:hAnsi="Times New Roman" w:cs="Times New Roman"/>
                        </w:rPr>
                        <w:t xml:space="preserve"> </w:t>
                      </w:r>
                      <w:r w:rsidR="00C4173A" w:rsidRPr="003A2D04">
                        <w:rPr>
                          <w:rFonts w:ascii="Times New Roman" w:hAnsi="Times New Roman" w:cs="Times New Roman"/>
                        </w:rPr>
                        <w:t xml:space="preserve">during </w:t>
                      </w:r>
                      <w:r w:rsidR="00DC51DA">
                        <w:rPr>
                          <w:rFonts w:ascii="Times New Roman" w:hAnsi="Times New Roman" w:cs="Times New Roman"/>
                        </w:rPr>
                        <w:t>the</w:t>
                      </w:r>
                      <w:r w:rsidR="00DC51DA" w:rsidRPr="003A2D04">
                        <w:rPr>
                          <w:rFonts w:ascii="Times New Roman" w:hAnsi="Times New Roman" w:cs="Times New Roman"/>
                        </w:rPr>
                        <w:t xml:space="preserve"> </w:t>
                      </w:r>
                      <w:r w:rsidR="00C4173A" w:rsidRPr="003A2D04">
                        <w:rPr>
                          <w:rFonts w:ascii="Times New Roman" w:hAnsi="Times New Roman" w:cs="Times New Roman"/>
                        </w:rPr>
                        <w:t>experiment.</w:t>
                      </w:r>
                      <w:r w:rsidR="0043561B">
                        <w:rPr>
                          <w:rFonts w:ascii="Times New Roman" w:hAnsi="Times New Roman" w:cs="Times New Roman"/>
                        </w:rPr>
                        <w:t xml:space="preserve"> Participants were instructed to press one of two keys (“f” or “j”) on a keyboard to indicate the orientation of the Cs (that is, the side with the opening)</w:t>
                      </w:r>
                      <w:r w:rsidR="001E1F52">
                        <w:rPr>
                          <w:rFonts w:ascii="Times New Roman" w:hAnsi="Times New Roman" w:cs="Times New Roman"/>
                        </w:rPr>
                        <w:t xml:space="preserve"> </w:t>
                      </w:r>
                      <w:r w:rsidR="0043561B">
                        <w:rPr>
                          <w:rFonts w:ascii="Times New Roman" w:hAnsi="Times New Roman" w:cs="Times New Roman"/>
                        </w:rPr>
                        <w:t xml:space="preserve">at the attended level for that run </w:t>
                      </w:r>
                      <w:r w:rsidR="00C4173A" w:rsidRPr="003A2D04">
                        <w:rPr>
                          <w:rFonts w:ascii="Times New Roman" w:hAnsi="Times New Roman" w:cs="Times New Roman"/>
                        </w:rPr>
                        <w:t xml:space="preserve"> The red arrows</w:t>
                      </w:r>
                      <w:r>
                        <w:rPr>
                          <w:rFonts w:ascii="Times New Roman" w:hAnsi="Times New Roman" w:cs="Times New Roman"/>
                        </w:rPr>
                        <w:t xml:space="preserve"> (unseen by the participants)</w:t>
                      </w:r>
                      <w:r w:rsidR="00C4173A" w:rsidRPr="003A2D04">
                        <w:rPr>
                          <w:rFonts w:ascii="Times New Roman" w:hAnsi="Times New Roman" w:cs="Times New Roman"/>
                        </w:rPr>
                        <w:t xml:space="preserve"> represent the </w:t>
                      </w:r>
                      <w:r w:rsidR="00DC51DA">
                        <w:rPr>
                          <w:rFonts w:ascii="Times New Roman" w:hAnsi="Times New Roman" w:cs="Times New Roman"/>
                        </w:rPr>
                        <w:t xml:space="preserve">key press (right or left) appropriate for a </w:t>
                      </w:r>
                      <w:r w:rsidR="00C4173A" w:rsidRPr="003A2D04">
                        <w:rPr>
                          <w:rFonts w:ascii="Times New Roman" w:hAnsi="Times New Roman" w:cs="Times New Roman"/>
                        </w:rPr>
                        <w:t>global leve</w:t>
                      </w:r>
                      <w:r w:rsidR="00DC51DA">
                        <w:rPr>
                          <w:rFonts w:ascii="Times New Roman" w:hAnsi="Times New Roman" w:cs="Times New Roman"/>
                        </w:rPr>
                        <w:t xml:space="preserve">l response guided by the </w:t>
                      </w:r>
                      <w:r w:rsidR="00C4173A" w:rsidRPr="003A2D04">
                        <w:rPr>
                          <w:rFonts w:ascii="Times New Roman" w:hAnsi="Times New Roman" w:cs="Times New Roman"/>
                        </w:rPr>
                        <w:t xml:space="preserve">large C. The blue arrows </w:t>
                      </w:r>
                      <w:r w:rsidR="00DC51DA">
                        <w:rPr>
                          <w:rFonts w:ascii="Times New Roman" w:hAnsi="Times New Roman" w:cs="Times New Roman"/>
                        </w:rPr>
                        <w:t>represent the key press appropriate for a</w:t>
                      </w:r>
                      <w:r w:rsidR="00C4173A" w:rsidRPr="003A2D04">
                        <w:rPr>
                          <w:rFonts w:ascii="Times New Roman" w:hAnsi="Times New Roman" w:cs="Times New Roman"/>
                        </w:rPr>
                        <w:t xml:space="preserve"> local leve</w:t>
                      </w:r>
                      <w:r>
                        <w:rPr>
                          <w:rFonts w:ascii="Times New Roman" w:hAnsi="Times New Roman" w:cs="Times New Roman"/>
                        </w:rPr>
                        <w:t>l response guided by</w:t>
                      </w:r>
                      <w:r w:rsidR="00C4173A" w:rsidRPr="003A2D04">
                        <w:rPr>
                          <w:rFonts w:ascii="Times New Roman" w:hAnsi="Times New Roman" w:cs="Times New Roman"/>
                        </w:rPr>
                        <w:t xml:space="preserve"> the smaller Cs. The first two figures are the controls for each level</w:t>
                      </w:r>
                      <w:r>
                        <w:rPr>
                          <w:rFonts w:ascii="Times New Roman" w:hAnsi="Times New Roman" w:cs="Times New Roman"/>
                        </w:rPr>
                        <w:t>;</w:t>
                      </w:r>
                      <w:r w:rsidR="00C4173A" w:rsidRPr="003A2D04">
                        <w:rPr>
                          <w:rFonts w:ascii="Times New Roman" w:hAnsi="Times New Roman" w:cs="Times New Roman"/>
                        </w:rPr>
                        <w:t xml:space="preserve"> in a global task the local Cs </w:t>
                      </w:r>
                      <w:r>
                        <w:rPr>
                          <w:rFonts w:ascii="Times New Roman" w:hAnsi="Times New Roman" w:cs="Times New Roman"/>
                        </w:rPr>
                        <w:t>were</w:t>
                      </w:r>
                      <w:r w:rsidRPr="003A2D04">
                        <w:rPr>
                          <w:rFonts w:ascii="Times New Roman" w:hAnsi="Times New Roman" w:cs="Times New Roman"/>
                        </w:rPr>
                        <w:t xml:space="preserve"> </w:t>
                      </w:r>
                      <w:r w:rsidR="00C4173A" w:rsidRPr="003A2D04">
                        <w:rPr>
                          <w:rFonts w:ascii="Times New Roman" w:hAnsi="Times New Roman" w:cs="Times New Roman"/>
                        </w:rPr>
                        <w:t xml:space="preserve">oriented vertically, </w:t>
                      </w:r>
                      <w:r>
                        <w:rPr>
                          <w:rFonts w:ascii="Times New Roman" w:hAnsi="Times New Roman" w:cs="Times New Roman"/>
                        </w:rPr>
                        <w:t xml:space="preserve">whereas in a </w:t>
                      </w:r>
                      <w:r w:rsidR="00C4173A" w:rsidRPr="003A2D04">
                        <w:rPr>
                          <w:rFonts w:ascii="Times New Roman" w:hAnsi="Times New Roman" w:cs="Times New Roman"/>
                        </w:rPr>
                        <w:t>local</w:t>
                      </w:r>
                      <w:r>
                        <w:rPr>
                          <w:rFonts w:ascii="Times New Roman" w:hAnsi="Times New Roman" w:cs="Times New Roman"/>
                        </w:rPr>
                        <w:t xml:space="preserve"> task</w:t>
                      </w:r>
                      <w:r w:rsidRPr="003A2D04">
                        <w:rPr>
                          <w:rFonts w:ascii="Times New Roman" w:hAnsi="Times New Roman" w:cs="Times New Roman"/>
                        </w:rPr>
                        <w:t xml:space="preserve"> </w:t>
                      </w:r>
                      <w:r w:rsidR="00C4173A" w:rsidRPr="003A2D04">
                        <w:rPr>
                          <w:rFonts w:ascii="Times New Roman" w:hAnsi="Times New Roman" w:cs="Times New Roman"/>
                        </w:rPr>
                        <w:t xml:space="preserve">the global C </w:t>
                      </w:r>
                      <w:r>
                        <w:rPr>
                          <w:rFonts w:ascii="Times New Roman" w:hAnsi="Times New Roman" w:cs="Times New Roman"/>
                        </w:rPr>
                        <w:t>was</w:t>
                      </w:r>
                      <w:r w:rsidRPr="003A2D04">
                        <w:rPr>
                          <w:rFonts w:ascii="Times New Roman" w:hAnsi="Times New Roman" w:cs="Times New Roman"/>
                        </w:rPr>
                        <w:t xml:space="preserve"> </w:t>
                      </w:r>
                      <w:r w:rsidR="00C4173A" w:rsidRPr="003A2D04">
                        <w:rPr>
                          <w:rFonts w:ascii="Times New Roman" w:hAnsi="Times New Roman" w:cs="Times New Roman"/>
                        </w:rPr>
                        <w:t>vertically oriented. In the</w:t>
                      </w:r>
                      <w:r>
                        <w:rPr>
                          <w:rFonts w:ascii="Times New Roman" w:hAnsi="Times New Roman" w:cs="Times New Roman"/>
                        </w:rPr>
                        <w:t xml:space="preserve"> congruent condition the Cs at the global and local levels pointed in the same direction; in the</w:t>
                      </w:r>
                      <w:r w:rsidR="00C4173A" w:rsidRPr="003A2D04">
                        <w:rPr>
                          <w:rFonts w:ascii="Times New Roman" w:hAnsi="Times New Roman" w:cs="Times New Roman"/>
                        </w:rPr>
                        <w:t xml:space="preserve"> incongruent condition</w:t>
                      </w:r>
                      <w:r>
                        <w:rPr>
                          <w:rFonts w:ascii="Times New Roman" w:hAnsi="Times New Roman" w:cs="Times New Roman"/>
                        </w:rPr>
                        <w:t>, the C’s at the two levels pointed in opposite directions.</w:t>
                      </w:r>
                      <w:r w:rsidR="00C4173A" w:rsidRPr="003A2D04">
                        <w:rPr>
                          <w:rFonts w:ascii="Times New Roman" w:hAnsi="Times New Roman" w:cs="Times New Roman"/>
                        </w:rPr>
                        <w:t>.</w:t>
                      </w:r>
                    </w:p>
                  </w:txbxContent>
                </v:textbox>
                <w10:wrap type="topAndBottom" anchorx="margin"/>
              </v:shape>
            </w:pict>
          </mc:Fallback>
        </mc:AlternateContent>
      </w:r>
    </w:p>
    <w:p w14:paraId="5F7FF8A4" w14:textId="64B38733" w:rsidR="000D2BEF" w:rsidRPr="00F908C4" w:rsidRDefault="000D2BEF" w:rsidP="00F908C4">
      <w:pPr>
        <w:spacing w:line="480" w:lineRule="auto"/>
        <w:rPr>
          <w:rFonts w:ascii="Times New Roman" w:hAnsi="Times New Roman" w:cs="Times New Roman"/>
          <w:color w:val="000000" w:themeColor="text1"/>
        </w:rPr>
      </w:pPr>
    </w:p>
    <w:p w14:paraId="55AD3FF2" w14:textId="2B83D181" w:rsidR="00042759" w:rsidRPr="00F908C4" w:rsidRDefault="00C4141C" w:rsidP="00DF3105">
      <w:pPr>
        <w:pStyle w:val="Heading2"/>
        <w:spacing w:line="480" w:lineRule="auto"/>
        <w:rPr>
          <w:rFonts w:ascii="Times New Roman" w:hAnsi="Times New Roman" w:cs="Times New Roman"/>
          <w:b/>
          <w:bCs/>
        </w:rPr>
      </w:pPr>
      <w:bookmarkStart w:id="169" w:name="_Toc193807067"/>
      <w:bookmarkStart w:id="170" w:name="_Toc193807130"/>
      <w:r>
        <w:rPr>
          <w:rFonts w:ascii="Times New Roman" w:hAnsi="Times New Roman" w:cs="Times New Roman"/>
          <w:b/>
          <w:bCs/>
        </w:rPr>
        <w:t>A</w:t>
      </w:r>
      <w:r w:rsidR="00042759" w:rsidRPr="00F908C4">
        <w:rPr>
          <w:rFonts w:ascii="Times New Roman" w:hAnsi="Times New Roman" w:cs="Times New Roman"/>
          <w:b/>
          <w:bCs/>
        </w:rPr>
        <w:t>pparatus</w:t>
      </w:r>
      <w:bookmarkEnd w:id="169"/>
      <w:bookmarkEnd w:id="170"/>
      <w:r w:rsidR="00042759" w:rsidRPr="00F908C4">
        <w:rPr>
          <w:rFonts w:ascii="Times New Roman" w:hAnsi="Times New Roman" w:cs="Times New Roman"/>
          <w:b/>
          <w:bCs/>
        </w:rPr>
        <w:t xml:space="preserve"> </w:t>
      </w:r>
    </w:p>
    <w:p w14:paraId="54222169" w14:textId="67A56388" w:rsidR="00C4173A" w:rsidRDefault="00042759" w:rsidP="00F908C4">
      <w:pPr>
        <w:spacing w:line="480" w:lineRule="auto"/>
        <w:rPr>
          <w:rFonts w:ascii="Times New Roman" w:hAnsi="Times New Roman" w:cs="Times New Roman"/>
          <w:sz w:val="24"/>
          <w:szCs w:val="24"/>
        </w:rPr>
      </w:pPr>
      <w:r w:rsidRPr="00F908C4">
        <w:rPr>
          <w:rFonts w:ascii="Times New Roman" w:hAnsi="Times New Roman" w:cs="Times New Roman"/>
          <w:sz w:val="24"/>
          <w:szCs w:val="24"/>
        </w:rPr>
        <w:tab/>
        <w:t>The experiment was completed in a</w:t>
      </w:r>
      <w:r w:rsidR="00DC51DA">
        <w:rPr>
          <w:rFonts w:ascii="Times New Roman" w:hAnsi="Times New Roman" w:cs="Times New Roman"/>
          <w:sz w:val="24"/>
          <w:szCs w:val="24"/>
        </w:rPr>
        <w:t>n</w:t>
      </w:r>
      <w:r w:rsidRPr="00F908C4">
        <w:rPr>
          <w:rFonts w:ascii="Times New Roman" w:hAnsi="Times New Roman" w:cs="Times New Roman"/>
          <w:sz w:val="24"/>
          <w:szCs w:val="24"/>
        </w:rPr>
        <w:t xml:space="preserve"> </w:t>
      </w:r>
      <w:r w:rsidR="00182D2C">
        <w:rPr>
          <w:rFonts w:ascii="Times New Roman" w:hAnsi="Times New Roman" w:cs="Times New Roman"/>
          <w:sz w:val="24"/>
          <w:szCs w:val="24"/>
        </w:rPr>
        <w:t>isolated</w:t>
      </w:r>
      <w:r w:rsidR="00182D2C" w:rsidRPr="00F908C4">
        <w:rPr>
          <w:rFonts w:ascii="Times New Roman" w:hAnsi="Times New Roman" w:cs="Times New Roman"/>
          <w:sz w:val="24"/>
          <w:szCs w:val="24"/>
        </w:rPr>
        <w:t xml:space="preserve"> </w:t>
      </w:r>
      <w:r w:rsidRPr="00F908C4">
        <w:rPr>
          <w:rFonts w:ascii="Times New Roman" w:hAnsi="Times New Roman" w:cs="Times New Roman"/>
          <w:sz w:val="24"/>
          <w:szCs w:val="24"/>
        </w:rPr>
        <w:t xml:space="preserve">room on a Mac mini 2020 (M1 processor, 8GB memory, Ventura 13.4 OS). </w:t>
      </w:r>
      <w:r w:rsidR="00182D2C">
        <w:rPr>
          <w:rFonts w:ascii="Times New Roman" w:hAnsi="Times New Roman" w:cs="Times New Roman"/>
          <w:sz w:val="24"/>
          <w:szCs w:val="24"/>
        </w:rPr>
        <w:t>S</w:t>
      </w:r>
      <w:r w:rsidRPr="00F908C4">
        <w:rPr>
          <w:rFonts w:ascii="Times New Roman" w:hAnsi="Times New Roman" w:cs="Times New Roman"/>
          <w:sz w:val="24"/>
          <w:szCs w:val="24"/>
        </w:rPr>
        <w:t>timul</w:t>
      </w:r>
      <w:r w:rsidR="00182D2C">
        <w:rPr>
          <w:rFonts w:ascii="Times New Roman" w:hAnsi="Times New Roman" w:cs="Times New Roman"/>
          <w:sz w:val="24"/>
          <w:szCs w:val="24"/>
        </w:rPr>
        <w:t>i</w:t>
      </w:r>
      <w:r w:rsidRPr="00F908C4">
        <w:rPr>
          <w:rFonts w:ascii="Times New Roman" w:hAnsi="Times New Roman" w:cs="Times New Roman"/>
          <w:sz w:val="24"/>
          <w:szCs w:val="24"/>
        </w:rPr>
        <w:t xml:space="preserve"> </w:t>
      </w:r>
      <w:r w:rsidR="00182D2C">
        <w:rPr>
          <w:rFonts w:ascii="Times New Roman" w:hAnsi="Times New Roman" w:cs="Times New Roman"/>
          <w:sz w:val="24"/>
          <w:szCs w:val="24"/>
        </w:rPr>
        <w:t>were</w:t>
      </w:r>
      <w:r w:rsidR="00182D2C" w:rsidRPr="00F908C4">
        <w:rPr>
          <w:rFonts w:ascii="Times New Roman" w:hAnsi="Times New Roman" w:cs="Times New Roman"/>
          <w:sz w:val="24"/>
          <w:szCs w:val="24"/>
        </w:rPr>
        <w:t xml:space="preserve"> </w:t>
      </w:r>
      <w:r w:rsidRPr="00F908C4">
        <w:rPr>
          <w:rFonts w:ascii="Times New Roman" w:hAnsi="Times New Roman" w:cs="Times New Roman"/>
          <w:sz w:val="24"/>
          <w:szCs w:val="24"/>
        </w:rPr>
        <w:t>displayed on a</w:t>
      </w:r>
      <w:r w:rsidRPr="00F908C4">
        <w:rPr>
          <w:rFonts w:ascii="Times New Roman" w:hAnsi="Times New Roman" w:cs="Times New Roman"/>
          <w:color w:val="000000"/>
          <w:sz w:val="24"/>
          <w:szCs w:val="24"/>
        </w:rPr>
        <w:t xml:space="preserve"> 24-inch Zowie XL LCD monitor (1024</w:t>
      </w:r>
      <w:r w:rsidR="00EE7D8B" w:rsidRPr="00F908C4">
        <w:rPr>
          <w:rFonts w:ascii="Times New Roman" w:hAnsi="Times New Roman" w:cs="Times New Roman"/>
          <w:color w:val="000000"/>
          <w:sz w:val="24"/>
          <w:szCs w:val="24"/>
        </w:rPr>
        <w:t xml:space="preserve"> </w:t>
      </w:r>
      <w:r w:rsidRPr="00F908C4">
        <w:rPr>
          <w:rFonts w:ascii="Times New Roman" w:hAnsi="Times New Roman" w:cs="Times New Roman"/>
          <w:color w:val="000000"/>
          <w:sz w:val="24"/>
          <w:szCs w:val="24"/>
        </w:rPr>
        <w:t>X</w:t>
      </w:r>
      <w:r w:rsidR="00EE7D8B" w:rsidRPr="00F908C4">
        <w:rPr>
          <w:rFonts w:ascii="Times New Roman" w:hAnsi="Times New Roman" w:cs="Times New Roman"/>
          <w:color w:val="000000"/>
          <w:sz w:val="24"/>
          <w:szCs w:val="24"/>
        </w:rPr>
        <w:t xml:space="preserve"> </w:t>
      </w:r>
      <w:r w:rsidRPr="00F908C4">
        <w:rPr>
          <w:rFonts w:ascii="Times New Roman" w:hAnsi="Times New Roman" w:cs="Times New Roman"/>
          <w:color w:val="000000"/>
          <w:sz w:val="24"/>
          <w:szCs w:val="24"/>
        </w:rPr>
        <w:t>576 resolution</w:t>
      </w:r>
      <w:r w:rsidR="00F7045A" w:rsidRPr="00F908C4">
        <w:rPr>
          <w:rFonts w:ascii="Times New Roman" w:hAnsi="Times New Roman" w:cs="Times New Roman"/>
          <w:color w:val="000000"/>
          <w:sz w:val="24"/>
          <w:szCs w:val="24"/>
        </w:rPr>
        <w:t>,</w:t>
      </w:r>
      <w:r w:rsidRPr="00F908C4">
        <w:rPr>
          <w:rFonts w:ascii="Times New Roman" w:hAnsi="Times New Roman" w:cs="Times New Roman"/>
          <w:color w:val="000000"/>
          <w:sz w:val="24"/>
          <w:szCs w:val="24"/>
        </w:rPr>
        <w:t xml:space="preserve"> 120hz refresh rate). Participants were seated</w:t>
      </w:r>
      <w:r w:rsidR="00531784" w:rsidRPr="00F908C4">
        <w:rPr>
          <w:rFonts w:ascii="Times New Roman" w:hAnsi="Times New Roman" w:cs="Times New Roman"/>
          <w:color w:val="000000"/>
          <w:sz w:val="24"/>
          <w:szCs w:val="24"/>
        </w:rPr>
        <w:t xml:space="preserve"> with their </w:t>
      </w:r>
      <w:r w:rsidR="00EE7D8B" w:rsidRPr="00F908C4">
        <w:rPr>
          <w:rFonts w:ascii="Times New Roman" w:hAnsi="Times New Roman" w:cs="Times New Roman"/>
          <w:color w:val="000000"/>
          <w:sz w:val="24"/>
          <w:szCs w:val="24"/>
        </w:rPr>
        <w:t>heads</w:t>
      </w:r>
      <w:r w:rsidR="00531784" w:rsidRPr="00F908C4">
        <w:rPr>
          <w:rFonts w:ascii="Times New Roman" w:hAnsi="Times New Roman" w:cs="Times New Roman"/>
          <w:color w:val="000000"/>
          <w:sz w:val="24"/>
          <w:szCs w:val="24"/>
        </w:rPr>
        <w:t xml:space="preserve"> placed on a chin </w:t>
      </w:r>
      <w:r w:rsidR="00DC51DA">
        <w:rPr>
          <w:rFonts w:ascii="Times New Roman" w:hAnsi="Times New Roman" w:cs="Times New Roman"/>
          <w:color w:val="000000"/>
          <w:sz w:val="24"/>
          <w:szCs w:val="24"/>
        </w:rPr>
        <w:t xml:space="preserve">and forehead </w:t>
      </w:r>
      <w:r w:rsidR="00531784" w:rsidRPr="00F908C4">
        <w:rPr>
          <w:rFonts w:ascii="Times New Roman" w:hAnsi="Times New Roman" w:cs="Times New Roman"/>
          <w:color w:val="000000"/>
          <w:sz w:val="24"/>
          <w:szCs w:val="24"/>
        </w:rPr>
        <w:t>rest</w:t>
      </w:r>
      <w:r w:rsidRPr="00F908C4">
        <w:rPr>
          <w:rFonts w:ascii="Times New Roman" w:hAnsi="Times New Roman" w:cs="Times New Roman"/>
          <w:color w:val="000000"/>
          <w:sz w:val="24"/>
          <w:szCs w:val="24"/>
        </w:rPr>
        <w:t xml:space="preserve"> </w:t>
      </w:r>
      <w:r w:rsidR="00DC51DA">
        <w:rPr>
          <w:rFonts w:ascii="Times New Roman" w:hAnsi="Times New Roman" w:cs="Times New Roman"/>
          <w:color w:val="000000"/>
          <w:sz w:val="24"/>
          <w:szCs w:val="24"/>
        </w:rPr>
        <w:t xml:space="preserve">positioned </w:t>
      </w:r>
      <w:r w:rsidRPr="00F908C4">
        <w:rPr>
          <w:rFonts w:ascii="Times New Roman" w:hAnsi="Times New Roman" w:cs="Times New Roman"/>
          <w:color w:val="000000"/>
          <w:sz w:val="24"/>
          <w:szCs w:val="24"/>
        </w:rPr>
        <w:t>22.5-inches</w:t>
      </w:r>
      <w:r w:rsidR="00DC51DA">
        <w:rPr>
          <w:rFonts w:ascii="Times New Roman" w:hAnsi="Times New Roman" w:cs="Times New Roman"/>
          <w:color w:val="000000"/>
          <w:sz w:val="24"/>
          <w:szCs w:val="24"/>
        </w:rPr>
        <w:t xml:space="preserve"> from center of the screen</w:t>
      </w:r>
      <w:r w:rsidR="0062108C" w:rsidRPr="00F908C4">
        <w:rPr>
          <w:rFonts w:ascii="Times New Roman" w:hAnsi="Times New Roman" w:cs="Times New Roman"/>
          <w:color w:val="000000"/>
          <w:sz w:val="24"/>
          <w:szCs w:val="24"/>
        </w:rPr>
        <w:t xml:space="preserve">. </w:t>
      </w:r>
      <w:r w:rsidR="00F14730" w:rsidRPr="00F908C4">
        <w:rPr>
          <w:rFonts w:ascii="Times New Roman" w:hAnsi="Times New Roman" w:cs="Times New Roman"/>
          <w:color w:val="000000"/>
          <w:sz w:val="24"/>
          <w:szCs w:val="24"/>
        </w:rPr>
        <w:t>Lastly</w:t>
      </w:r>
      <w:r w:rsidR="0094524E">
        <w:rPr>
          <w:rFonts w:ascii="Times New Roman" w:hAnsi="Times New Roman" w:cs="Times New Roman"/>
          <w:color w:val="000000"/>
          <w:sz w:val="24"/>
          <w:szCs w:val="24"/>
        </w:rPr>
        <w:t>,</w:t>
      </w:r>
      <w:r w:rsidR="00F14730" w:rsidRPr="00F908C4">
        <w:rPr>
          <w:rFonts w:ascii="Times New Roman" w:hAnsi="Times New Roman" w:cs="Times New Roman"/>
          <w:color w:val="000000"/>
          <w:sz w:val="24"/>
          <w:szCs w:val="24"/>
        </w:rPr>
        <w:t xml:space="preserve"> </w:t>
      </w:r>
      <w:r w:rsidRPr="00F908C4">
        <w:rPr>
          <w:rFonts w:ascii="Times New Roman" w:hAnsi="Times New Roman" w:cs="Times New Roman"/>
          <w:sz w:val="24"/>
          <w:szCs w:val="24"/>
        </w:rPr>
        <w:t xml:space="preserve">the task was coded and executed using </w:t>
      </w:r>
      <w:proofErr w:type="spellStart"/>
      <w:r w:rsidRPr="00F908C4">
        <w:rPr>
          <w:rFonts w:ascii="Times New Roman" w:hAnsi="Times New Roman" w:cs="Times New Roman"/>
          <w:sz w:val="24"/>
          <w:szCs w:val="24"/>
        </w:rPr>
        <w:t>PsychoPy</w:t>
      </w:r>
      <w:proofErr w:type="spellEnd"/>
      <w:r w:rsidRPr="00F908C4">
        <w:rPr>
          <w:rFonts w:ascii="Times New Roman" w:hAnsi="Times New Roman" w:cs="Times New Roman"/>
          <w:sz w:val="24"/>
          <w:szCs w:val="24"/>
        </w:rPr>
        <w:t xml:space="preserve"> v2022.2.1</w:t>
      </w:r>
      <w:r w:rsidRPr="00F908C4">
        <w:rPr>
          <w:rFonts w:ascii="Times New Roman" w:hAnsi="Times New Roman" w:cs="Times New Roman"/>
          <w:i/>
          <w:iCs/>
          <w:sz w:val="24"/>
          <w:szCs w:val="24"/>
        </w:rPr>
        <w:t>.</w:t>
      </w:r>
      <w:r w:rsidRPr="00F908C4">
        <w:rPr>
          <w:rFonts w:ascii="Times New Roman" w:hAnsi="Times New Roman" w:cs="Times New Roman"/>
          <w:sz w:val="24"/>
          <w:szCs w:val="24"/>
        </w:rPr>
        <w:t xml:space="preserve"> </w:t>
      </w:r>
    </w:p>
    <w:p w14:paraId="356842D2" w14:textId="3BAE5AF4" w:rsidR="00DC51DA" w:rsidRPr="000F1918" w:rsidRDefault="00DC51DA" w:rsidP="00DF3105">
      <w:pPr>
        <w:pStyle w:val="Heading2"/>
        <w:spacing w:line="480" w:lineRule="auto"/>
        <w:rPr>
          <w:rFonts w:ascii="Times New Roman" w:hAnsi="Times New Roman" w:cs="Times New Roman"/>
          <w:b/>
          <w:bCs/>
        </w:rPr>
      </w:pPr>
      <w:bookmarkStart w:id="171" w:name="_Toc193807068"/>
      <w:bookmarkStart w:id="172" w:name="_Toc193807131"/>
      <w:r w:rsidRPr="00F908C4">
        <w:rPr>
          <w:rFonts w:ascii="Times New Roman" w:hAnsi="Times New Roman" w:cs="Times New Roman"/>
          <w:b/>
          <w:bCs/>
        </w:rPr>
        <w:t>Stimul</w:t>
      </w:r>
      <w:r>
        <w:rPr>
          <w:rFonts w:ascii="Times New Roman" w:hAnsi="Times New Roman" w:cs="Times New Roman"/>
          <w:b/>
          <w:bCs/>
        </w:rPr>
        <w:t>i</w:t>
      </w:r>
      <w:bookmarkEnd w:id="171"/>
      <w:bookmarkEnd w:id="172"/>
    </w:p>
    <w:p w14:paraId="3BCE236A" w14:textId="71DFB34E" w:rsidR="00472D72" w:rsidRDefault="00896ADB" w:rsidP="00F908C4">
      <w:pPr>
        <w:spacing w:line="480" w:lineRule="auto"/>
        <w:ind w:firstLine="720"/>
        <w:rPr>
          <w:rFonts w:ascii="Times New Roman" w:hAnsi="Times New Roman" w:cs="Times New Roman"/>
          <w:sz w:val="24"/>
          <w:szCs w:val="24"/>
        </w:rPr>
      </w:pPr>
      <w:r w:rsidRPr="00896ADB">
        <w:rPr>
          <w:rFonts w:ascii="Times New Roman" w:hAnsi="Times New Roman" w:cs="Times New Roman"/>
          <w:sz w:val="24"/>
          <w:szCs w:val="24"/>
        </w:rPr>
        <w:t xml:space="preserve">Hierarchically structured Navon letters were created to place both global and local elements in the perifoveal field, ensuring that </w:t>
      </w:r>
      <w:r w:rsidR="004C7798">
        <w:rPr>
          <w:rFonts w:ascii="Times New Roman" w:hAnsi="Times New Roman" w:cs="Times New Roman"/>
          <w:sz w:val="24"/>
          <w:szCs w:val="24"/>
        </w:rPr>
        <w:t xml:space="preserve">information at both the </w:t>
      </w:r>
      <w:r w:rsidRPr="00896ADB">
        <w:rPr>
          <w:rFonts w:ascii="Times New Roman" w:hAnsi="Times New Roman" w:cs="Times New Roman"/>
          <w:sz w:val="24"/>
          <w:szCs w:val="24"/>
        </w:rPr>
        <w:t>local</w:t>
      </w:r>
      <w:r w:rsidR="004C7798">
        <w:rPr>
          <w:rFonts w:ascii="Times New Roman" w:hAnsi="Times New Roman" w:cs="Times New Roman"/>
          <w:sz w:val="24"/>
          <w:szCs w:val="24"/>
        </w:rPr>
        <w:t xml:space="preserve"> and global levels were equidistant from the fovea</w:t>
      </w:r>
      <w:r w:rsidRPr="00896ADB">
        <w:rPr>
          <w:rFonts w:ascii="Times New Roman" w:hAnsi="Times New Roman" w:cs="Times New Roman"/>
          <w:sz w:val="24"/>
          <w:szCs w:val="24"/>
        </w:rPr>
        <w:t xml:space="preserve">. </w:t>
      </w:r>
      <w:commentRangeStart w:id="173"/>
      <w:r w:rsidRPr="00896ADB">
        <w:rPr>
          <w:rFonts w:ascii="Times New Roman" w:hAnsi="Times New Roman" w:cs="Times New Roman"/>
          <w:sz w:val="24"/>
          <w:szCs w:val="24"/>
        </w:rPr>
        <w:t xml:space="preserve">Each stimulus consisted of a large C formed by smaller Cs (see Figure </w:t>
      </w:r>
      <w:r w:rsidR="00C66394">
        <w:rPr>
          <w:rFonts w:ascii="Times New Roman" w:hAnsi="Times New Roman" w:cs="Times New Roman"/>
          <w:sz w:val="24"/>
          <w:szCs w:val="24"/>
        </w:rPr>
        <w:t>5</w:t>
      </w:r>
      <w:r w:rsidRPr="00896ADB">
        <w:rPr>
          <w:rFonts w:ascii="Times New Roman" w:hAnsi="Times New Roman" w:cs="Times New Roman"/>
          <w:sz w:val="24"/>
          <w:szCs w:val="24"/>
        </w:rPr>
        <w:t>), which varied</w:t>
      </w:r>
      <w:r>
        <w:rPr>
          <w:rFonts w:ascii="Times New Roman" w:hAnsi="Times New Roman" w:cs="Times New Roman"/>
          <w:sz w:val="24"/>
          <w:szCs w:val="24"/>
        </w:rPr>
        <w:t xml:space="preserve"> the opening</w:t>
      </w:r>
      <w:r w:rsidRPr="00896ADB">
        <w:rPr>
          <w:rFonts w:ascii="Times New Roman" w:hAnsi="Times New Roman" w:cs="Times New Roman"/>
          <w:sz w:val="24"/>
          <w:szCs w:val="24"/>
        </w:rPr>
        <w:t xml:space="preserve"> in vertical or horizontal orientation according to the experimental condition.</w:t>
      </w:r>
      <w:commentRangeEnd w:id="173"/>
      <w:r w:rsidR="00913196">
        <w:rPr>
          <w:rStyle w:val="CommentReference"/>
        </w:rPr>
        <w:commentReference w:id="173"/>
      </w:r>
      <w:r w:rsidRPr="00896ADB">
        <w:rPr>
          <w:rFonts w:ascii="Times New Roman" w:hAnsi="Times New Roman" w:cs="Times New Roman"/>
          <w:sz w:val="24"/>
          <w:szCs w:val="24"/>
        </w:rPr>
        <w:t xml:space="preserve"> Participants were instructed to attend to either the large C (global level) </w:t>
      </w:r>
      <w:r w:rsidRPr="00896ADB">
        <w:rPr>
          <w:rFonts w:ascii="Times New Roman" w:hAnsi="Times New Roman" w:cs="Times New Roman"/>
          <w:sz w:val="24"/>
          <w:szCs w:val="24"/>
        </w:rPr>
        <w:lastRenderedPageBreak/>
        <w:t xml:space="preserve">or the smaller Cs (local level) and respond based on the </w:t>
      </w:r>
      <w:r w:rsidR="004C7798">
        <w:rPr>
          <w:rFonts w:ascii="Times New Roman" w:hAnsi="Times New Roman" w:cs="Times New Roman"/>
          <w:sz w:val="24"/>
          <w:szCs w:val="24"/>
        </w:rPr>
        <w:t xml:space="preserve">left/right </w:t>
      </w:r>
      <w:r w:rsidRPr="00896ADB">
        <w:rPr>
          <w:rFonts w:ascii="Times New Roman" w:hAnsi="Times New Roman" w:cs="Times New Roman"/>
          <w:sz w:val="24"/>
          <w:szCs w:val="24"/>
        </w:rPr>
        <w:t xml:space="preserve">orientation of the C's opening (see Procedures below). Conditions included congruent (matching orientations) and incongruent (opposing orientations) stimuli. Control stimuli were also presented: during global-level </w:t>
      </w:r>
      <w:r w:rsidR="004C7798">
        <w:rPr>
          <w:rFonts w:ascii="Times New Roman" w:hAnsi="Times New Roman" w:cs="Times New Roman"/>
          <w:sz w:val="24"/>
          <w:szCs w:val="24"/>
        </w:rPr>
        <w:t xml:space="preserve">control </w:t>
      </w:r>
      <w:r w:rsidRPr="00896ADB">
        <w:rPr>
          <w:rFonts w:ascii="Times New Roman" w:hAnsi="Times New Roman" w:cs="Times New Roman"/>
          <w:sz w:val="24"/>
          <w:szCs w:val="24"/>
        </w:rPr>
        <w:t xml:space="preserve">trials, the small Cs were oriented vertically, and in local-level </w:t>
      </w:r>
      <w:r w:rsidR="004C7798">
        <w:rPr>
          <w:rFonts w:ascii="Times New Roman" w:hAnsi="Times New Roman" w:cs="Times New Roman"/>
          <w:sz w:val="24"/>
          <w:szCs w:val="24"/>
        </w:rPr>
        <w:t xml:space="preserve">control </w:t>
      </w:r>
      <w:r w:rsidRPr="00896ADB">
        <w:rPr>
          <w:rFonts w:ascii="Times New Roman" w:hAnsi="Times New Roman" w:cs="Times New Roman"/>
          <w:sz w:val="24"/>
          <w:szCs w:val="24"/>
        </w:rPr>
        <w:t xml:space="preserve">trials, the large C was oriented vertically, thus </w:t>
      </w:r>
      <w:r w:rsidR="004C7798">
        <w:rPr>
          <w:rFonts w:ascii="Times New Roman" w:hAnsi="Times New Roman" w:cs="Times New Roman"/>
          <w:sz w:val="24"/>
          <w:szCs w:val="24"/>
        </w:rPr>
        <w:t xml:space="preserve">were </w:t>
      </w:r>
      <w:r w:rsidRPr="00896ADB">
        <w:rPr>
          <w:rFonts w:ascii="Times New Roman" w:hAnsi="Times New Roman" w:cs="Times New Roman"/>
          <w:sz w:val="24"/>
          <w:szCs w:val="24"/>
        </w:rPr>
        <w:t>neither congruent nor incongruent with</w:t>
      </w:r>
      <w:r w:rsidR="004C7798">
        <w:rPr>
          <w:rFonts w:ascii="Times New Roman" w:hAnsi="Times New Roman" w:cs="Times New Roman"/>
          <w:sz w:val="24"/>
          <w:szCs w:val="24"/>
        </w:rPr>
        <w:t>in</w:t>
      </w:r>
      <w:r w:rsidRPr="00896ADB">
        <w:rPr>
          <w:rFonts w:ascii="Times New Roman" w:hAnsi="Times New Roman" w:cs="Times New Roman"/>
          <w:sz w:val="24"/>
          <w:szCs w:val="24"/>
        </w:rPr>
        <w:t xml:space="preserve"> the participant’s task</w:t>
      </w:r>
      <w:r w:rsidR="004C7798">
        <w:rPr>
          <w:rFonts w:ascii="Times New Roman" w:hAnsi="Times New Roman" w:cs="Times New Roman"/>
          <w:sz w:val="24"/>
          <w:szCs w:val="24"/>
        </w:rPr>
        <w:t xml:space="preserve"> of reporting the left/right orientation of the attended level</w:t>
      </w:r>
      <w:r w:rsidR="004459FC">
        <w:rPr>
          <w:rFonts w:ascii="Times New Roman" w:hAnsi="Times New Roman" w:cs="Times New Roman"/>
          <w:sz w:val="24"/>
          <w:szCs w:val="24"/>
        </w:rPr>
        <w:t>.</w:t>
      </w:r>
      <w:r w:rsidR="00C43725" w:rsidRPr="00F908C4">
        <w:rPr>
          <w:rFonts w:ascii="Times New Roman" w:hAnsi="Times New Roman" w:cs="Times New Roman"/>
          <w:sz w:val="24"/>
          <w:szCs w:val="24"/>
        </w:rPr>
        <w:t xml:space="preserve"> </w:t>
      </w:r>
    </w:p>
    <w:p w14:paraId="296FFD67" w14:textId="4A066C93" w:rsidR="00CD3206" w:rsidRPr="00F908C4" w:rsidRDefault="00472D72" w:rsidP="00DF3105">
      <w:pPr>
        <w:pStyle w:val="Heading2"/>
        <w:spacing w:line="480" w:lineRule="auto"/>
        <w:rPr>
          <w:rFonts w:ascii="Times New Roman" w:hAnsi="Times New Roman" w:cs="Times New Roman"/>
          <w:b/>
          <w:bCs/>
        </w:rPr>
      </w:pPr>
      <w:bookmarkStart w:id="174" w:name="_Toc193807069"/>
      <w:bookmarkStart w:id="175" w:name="_Toc193807132"/>
      <w:r>
        <w:rPr>
          <w:rFonts w:ascii="Times New Roman" w:hAnsi="Times New Roman" w:cs="Times New Roman"/>
          <w:b/>
          <w:bCs/>
        </w:rPr>
        <w:t>General P</w:t>
      </w:r>
      <w:r w:rsidR="003D3F02" w:rsidRPr="00F908C4">
        <w:rPr>
          <w:rFonts w:ascii="Times New Roman" w:hAnsi="Times New Roman" w:cs="Times New Roman"/>
          <w:b/>
          <w:bCs/>
        </w:rPr>
        <w:t>rocedure</w:t>
      </w:r>
      <w:bookmarkEnd w:id="174"/>
      <w:bookmarkEnd w:id="175"/>
    </w:p>
    <w:p w14:paraId="25F8FF99" w14:textId="298700F8" w:rsidR="005E4036" w:rsidRDefault="009338F8" w:rsidP="00F908C4">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P</w:t>
      </w:r>
      <w:r w:rsidR="00BA5232" w:rsidRPr="00F908C4">
        <w:rPr>
          <w:rFonts w:ascii="Times New Roman" w:hAnsi="Times New Roman" w:cs="Times New Roman"/>
          <w:sz w:val="24"/>
          <w:szCs w:val="24"/>
        </w:rPr>
        <w:t>articipants</w:t>
      </w:r>
      <w:r w:rsidR="001048B7" w:rsidRPr="00F908C4">
        <w:rPr>
          <w:rFonts w:ascii="Times New Roman" w:hAnsi="Times New Roman" w:cs="Times New Roman"/>
          <w:sz w:val="24"/>
          <w:szCs w:val="24"/>
        </w:rPr>
        <w:t xml:space="preserve"> were asked to complete </w:t>
      </w:r>
      <w:r w:rsidR="00687479">
        <w:rPr>
          <w:rFonts w:ascii="Times New Roman" w:hAnsi="Times New Roman" w:cs="Times New Roman"/>
          <w:sz w:val="24"/>
          <w:szCs w:val="24"/>
        </w:rPr>
        <w:t>seven</w:t>
      </w:r>
      <w:r w:rsidR="001048B7" w:rsidRPr="00F908C4">
        <w:rPr>
          <w:rFonts w:ascii="Times New Roman" w:hAnsi="Times New Roman" w:cs="Times New Roman"/>
          <w:sz w:val="24"/>
          <w:szCs w:val="24"/>
        </w:rPr>
        <w:t xml:space="preserve"> sessions</w:t>
      </w:r>
      <w:r w:rsidR="00605404" w:rsidRPr="00F908C4">
        <w:rPr>
          <w:rFonts w:ascii="Times New Roman" w:hAnsi="Times New Roman" w:cs="Times New Roman"/>
          <w:sz w:val="24"/>
          <w:szCs w:val="24"/>
        </w:rPr>
        <w:t xml:space="preserve"> in total</w:t>
      </w:r>
      <w:r w:rsidR="00687479">
        <w:rPr>
          <w:rFonts w:ascii="Times New Roman" w:hAnsi="Times New Roman" w:cs="Times New Roman"/>
          <w:sz w:val="24"/>
          <w:szCs w:val="24"/>
        </w:rPr>
        <w:t>:</w:t>
      </w:r>
      <w:r w:rsidRPr="00F908C4">
        <w:rPr>
          <w:rFonts w:ascii="Times New Roman" w:hAnsi="Times New Roman" w:cs="Times New Roman"/>
          <w:sz w:val="24"/>
          <w:szCs w:val="24"/>
        </w:rPr>
        <w:t xml:space="preserve"> </w:t>
      </w:r>
      <w:r w:rsidR="00687479">
        <w:rPr>
          <w:rFonts w:ascii="Times New Roman" w:hAnsi="Times New Roman" w:cs="Times New Roman"/>
          <w:sz w:val="24"/>
          <w:szCs w:val="24"/>
        </w:rPr>
        <w:t>one</w:t>
      </w:r>
      <w:r w:rsidRPr="00F908C4">
        <w:rPr>
          <w:rFonts w:ascii="Times New Roman" w:hAnsi="Times New Roman" w:cs="Times New Roman"/>
          <w:sz w:val="24"/>
          <w:szCs w:val="24"/>
        </w:rPr>
        <w:t xml:space="preserve"> </w:t>
      </w:r>
      <w:r w:rsidR="00D34069" w:rsidRPr="00F908C4">
        <w:rPr>
          <w:rFonts w:ascii="Times New Roman" w:hAnsi="Times New Roman" w:cs="Times New Roman"/>
          <w:sz w:val="24"/>
          <w:szCs w:val="24"/>
        </w:rPr>
        <w:t>RT</w:t>
      </w:r>
      <w:r w:rsidRPr="00F908C4">
        <w:rPr>
          <w:rFonts w:ascii="Times New Roman" w:hAnsi="Times New Roman" w:cs="Times New Roman"/>
          <w:sz w:val="24"/>
          <w:szCs w:val="24"/>
        </w:rPr>
        <w:t xml:space="preserve"> session and </w:t>
      </w:r>
      <w:r w:rsidR="00687479">
        <w:rPr>
          <w:rFonts w:ascii="Times New Roman" w:hAnsi="Times New Roman" w:cs="Times New Roman"/>
          <w:sz w:val="24"/>
          <w:szCs w:val="24"/>
        </w:rPr>
        <w:t>six</w:t>
      </w:r>
      <w:r w:rsidRPr="00F908C4">
        <w:rPr>
          <w:rFonts w:ascii="Times New Roman" w:hAnsi="Times New Roman" w:cs="Times New Roman"/>
          <w:sz w:val="24"/>
          <w:szCs w:val="24"/>
        </w:rPr>
        <w:t xml:space="preserve"> </w:t>
      </w:r>
      <w:r w:rsidR="009908FE">
        <w:rPr>
          <w:rFonts w:ascii="Times New Roman" w:hAnsi="Times New Roman" w:cs="Times New Roman"/>
          <w:sz w:val="24"/>
          <w:szCs w:val="24"/>
        </w:rPr>
        <w:t>CR</w:t>
      </w:r>
      <w:r w:rsidRPr="00F908C4">
        <w:rPr>
          <w:rFonts w:ascii="Times New Roman" w:hAnsi="Times New Roman" w:cs="Times New Roman"/>
          <w:sz w:val="24"/>
          <w:szCs w:val="24"/>
        </w:rPr>
        <w:t xml:space="preserve"> sessions. </w:t>
      </w:r>
      <w:r w:rsidR="001048B7" w:rsidRPr="00F908C4">
        <w:rPr>
          <w:rFonts w:ascii="Times New Roman" w:hAnsi="Times New Roman" w:cs="Times New Roman"/>
          <w:sz w:val="24"/>
          <w:szCs w:val="24"/>
        </w:rPr>
        <w:t>Each session contain</w:t>
      </w:r>
      <w:r w:rsidR="00687479">
        <w:rPr>
          <w:rFonts w:ascii="Times New Roman" w:hAnsi="Times New Roman" w:cs="Times New Roman"/>
          <w:sz w:val="24"/>
          <w:szCs w:val="24"/>
        </w:rPr>
        <w:t>ed</w:t>
      </w:r>
      <w:r w:rsidR="001048B7" w:rsidRPr="00F908C4">
        <w:rPr>
          <w:rFonts w:ascii="Times New Roman" w:hAnsi="Times New Roman" w:cs="Times New Roman"/>
          <w:sz w:val="24"/>
          <w:szCs w:val="24"/>
        </w:rPr>
        <w:t xml:space="preserve"> </w:t>
      </w:r>
      <w:r w:rsidR="00687479">
        <w:rPr>
          <w:rFonts w:ascii="Times New Roman" w:hAnsi="Times New Roman" w:cs="Times New Roman"/>
          <w:sz w:val="24"/>
          <w:szCs w:val="24"/>
        </w:rPr>
        <w:t>eight</w:t>
      </w:r>
      <w:r w:rsidR="00687479" w:rsidRPr="00F908C4">
        <w:rPr>
          <w:rFonts w:ascii="Times New Roman" w:hAnsi="Times New Roman" w:cs="Times New Roman"/>
          <w:sz w:val="24"/>
          <w:szCs w:val="24"/>
        </w:rPr>
        <w:t xml:space="preserve"> </w:t>
      </w:r>
      <w:r w:rsidR="001048B7" w:rsidRPr="00F908C4">
        <w:rPr>
          <w:rFonts w:ascii="Times New Roman" w:hAnsi="Times New Roman" w:cs="Times New Roman"/>
          <w:sz w:val="24"/>
          <w:szCs w:val="24"/>
        </w:rPr>
        <w:t xml:space="preserve">experiment </w:t>
      </w:r>
      <w:r w:rsidR="007C15C1" w:rsidRPr="00F908C4">
        <w:rPr>
          <w:rFonts w:ascii="Times New Roman" w:hAnsi="Times New Roman" w:cs="Times New Roman"/>
          <w:sz w:val="24"/>
          <w:szCs w:val="24"/>
        </w:rPr>
        <w:t>blocks</w:t>
      </w:r>
      <w:r w:rsidR="009F4F09" w:rsidRPr="00F908C4">
        <w:rPr>
          <w:rFonts w:ascii="Times New Roman" w:hAnsi="Times New Roman" w:cs="Times New Roman"/>
          <w:sz w:val="24"/>
          <w:szCs w:val="24"/>
        </w:rPr>
        <w:t xml:space="preserve">, </w:t>
      </w:r>
      <w:r w:rsidR="005E4036">
        <w:rPr>
          <w:rFonts w:ascii="Times New Roman" w:hAnsi="Times New Roman" w:cs="Times New Roman"/>
          <w:sz w:val="24"/>
          <w:szCs w:val="24"/>
        </w:rPr>
        <w:t xml:space="preserve">with each block comprised of at least 150 trials (see below). </w:t>
      </w:r>
      <w:r w:rsidR="00D10CE9">
        <w:rPr>
          <w:rFonts w:ascii="Times New Roman" w:hAnsi="Times New Roman" w:cs="Times New Roman"/>
          <w:sz w:val="24"/>
          <w:szCs w:val="24"/>
        </w:rPr>
        <w:t xml:space="preserve">Each block of trials required the participant to attend either the global or local level of the Navon figure, with the first block always requiring attention to the global level and then alternating between the local and global levels after that. </w:t>
      </w:r>
      <w:r w:rsidR="007C15C1" w:rsidRPr="00F908C4">
        <w:rPr>
          <w:rFonts w:ascii="Times New Roman" w:hAnsi="Times New Roman" w:cs="Times New Roman"/>
          <w:sz w:val="24"/>
          <w:szCs w:val="24"/>
        </w:rPr>
        <w:t>Prior to starting</w:t>
      </w:r>
      <w:r w:rsidR="00446491">
        <w:rPr>
          <w:rFonts w:ascii="Times New Roman" w:hAnsi="Times New Roman" w:cs="Times New Roman"/>
          <w:sz w:val="24"/>
          <w:szCs w:val="24"/>
        </w:rPr>
        <w:t xml:space="preserve"> the</w:t>
      </w:r>
      <w:r w:rsidR="00A2254F">
        <w:rPr>
          <w:rFonts w:ascii="Times New Roman" w:hAnsi="Times New Roman" w:cs="Times New Roman"/>
          <w:sz w:val="24"/>
          <w:szCs w:val="24"/>
        </w:rPr>
        <w:t xml:space="preserve"> first</w:t>
      </w:r>
      <w:r w:rsidR="00446491">
        <w:rPr>
          <w:rFonts w:ascii="Times New Roman" w:hAnsi="Times New Roman" w:cs="Times New Roman"/>
          <w:sz w:val="24"/>
          <w:szCs w:val="24"/>
        </w:rPr>
        <w:t xml:space="preserve"> session</w:t>
      </w:r>
      <w:r w:rsidR="00A2254F">
        <w:rPr>
          <w:rFonts w:ascii="Times New Roman" w:hAnsi="Times New Roman" w:cs="Times New Roman"/>
          <w:sz w:val="24"/>
          <w:szCs w:val="24"/>
        </w:rPr>
        <w:t xml:space="preserve"> (an RT session)</w:t>
      </w:r>
      <w:r w:rsidR="00446491">
        <w:rPr>
          <w:rFonts w:ascii="Times New Roman" w:hAnsi="Times New Roman" w:cs="Times New Roman"/>
          <w:sz w:val="24"/>
          <w:szCs w:val="24"/>
        </w:rPr>
        <w:t xml:space="preserve"> and the </w:t>
      </w:r>
      <w:r w:rsidR="00A2254F">
        <w:rPr>
          <w:rFonts w:ascii="Times New Roman" w:hAnsi="Times New Roman" w:cs="Times New Roman"/>
          <w:sz w:val="24"/>
          <w:szCs w:val="24"/>
        </w:rPr>
        <w:t>second session (the initial</w:t>
      </w:r>
      <w:r w:rsidR="00446491">
        <w:rPr>
          <w:rFonts w:ascii="Times New Roman" w:hAnsi="Times New Roman" w:cs="Times New Roman"/>
          <w:sz w:val="24"/>
          <w:szCs w:val="24"/>
        </w:rPr>
        <w:t xml:space="preserve"> CR session</w:t>
      </w:r>
      <w:r w:rsidR="00EB5913">
        <w:rPr>
          <w:rFonts w:ascii="Times New Roman" w:hAnsi="Times New Roman" w:cs="Times New Roman"/>
          <w:sz w:val="24"/>
          <w:szCs w:val="24"/>
        </w:rPr>
        <w:t xml:space="preserve">), </w:t>
      </w:r>
      <w:r w:rsidR="00EB5913" w:rsidRPr="00F908C4">
        <w:rPr>
          <w:rFonts w:ascii="Times New Roman" w:hAnsi="Times New Roman" w:cs="Times New Roman"/>
          <w:sz w:val="24"/>
          <w:szCs w:val="24"/>
        </w:rPr>
        <w:t>participants</w:t>
      </w:r>
      <w:r w:rsidR="006B274A" w:rsidRPr="00F908C4">
        <w:rPr>
          <w:rFonts w:ascii="Times New Roman" w:hAnsi="Times New Roman" w:cs="Times New Roman"/>
          <w:sz w:val="24"/>
          <w:szCs w:val="24"/>
        </w:rPr>
        <w:t xml:space="preserve"> were </w:t>
      </w:r>
      <w:r w:rsidR="00446491">
        <w:rPr>
          <w:rFonts w:ascii="Times New Roman" w:hAnsi="Times New Roman" w:cs="Times New Roman"/>
          <w:sz w:val="24"/>
          <w:szCs w:val="24"/>
        </w:rPr>
        <w:t>provided</w:t>
      </w:r>
      <w:r w:rsidR="006B274A" w:rsidRPr="00F908C4">
        <w:rPr>
          <w:rFonts w:ascii="Times New Roman" w:hAnsi="Times New Roman" w:cs="Times New Roman"/>
          <w:sz w:val="24"/>
          <w:szCs w:val="24"/>
        </w:rPr>
        <w:t xml:space="preserve"> a </w:t>
      </w:r>
      <w:r w:rsidR="00446491">
        <w:rPr>
          <w:rFonts w:ascii="Times New Roman" w:hAnsi="Times New Roman" w:cs="Times New Roman"/>
          <w:sz w:val="24"/>
          <w:szCs w:val="24"/>
        </w:rPr>
        <w:t>practice</w:t>
      </w:r>
      <w:r w:rsidR="00446491" w:rsidRPr="00F908C4">
        <w:rPr>
          <w:rFonts w:ascii="Times New Roman" w:hAnsi="Times New Roman" w:cs="Times New Roman"/>
          <w:sz w:val="24"/>
          <w:szCs w:val="24"/>
        </w:rPr>
        <w:t xml:space="preserve"> </w:t>
      </w:r>
      <w:r w:rsidR="006B274A" w:rsidRPr="00F908C4">
        <w:rPr>
          <w:rFonts w:ascii="Times New Roman" w:hAnsi="Times New Roman" w:cs="Times New Roman"/>
          <w:sz w:val="24"/>
          <w:szCs w:val="24"/>
        </w:rPr>
        <w:t>block</w:t>
      </w:r>
      <w:r w:rsidR="00446491">
        <w:rPr>
          <w:rFonts w:ascii="Times New Roman" w:hAnsi="Times New Roman" w:cs="Times New Roman"/>
          <w:sz w:val="24"/>
          <w:szCs w:val="24"/>
        </w:rPr>
        <w:t xml:space="preserve"> of trials</w:t>
      </w:r>
      <w:r w:rsidR="006B274A" w:rsidRPr="00F908C4">
        <w:rPr>
          <w:rFonts w:ascii="Times New Roman" w:hAnsi="Times New Roman" w:cs="Times New Roman"/>
          <w:sz w:val="24"/>
          <w:szCs w:val="24"/>
        </w:rPr>
        <w:t xml:space="preserve"> to learn task requirements, </w:t>
      </w:r>
      <w:r w:rsidR="00446491">
        <w:rPr>
          <w:rFonts w:ascii="Times New Roman" w:hAnsi="Times New Roman" w:cs="Times New Roman"/>
          <w:sz w:val="24"/>
          <w:szCs w:val="24"/>
        </w:rPr>
        <w:t>with enough trials (</w:t>
      </w:r>
      <w:r w:rsidR="006B274A" w:rsidRPr="00F908C4">
        <w:rPr>
          <w:rFonts w:ascii="Times New Roman" w:hAnsi="Times New Roman" w:cs="Times New Roman"/>
          <w:sz w:val="24"/>
          <w:szCs w:val="24"/>
        </w:rPr>
        <w:t>ranging from 20</w:t>
      </w:r>
      <w:r w:rsidR="00FA3B23" w:rsidRPr="00F908C4">
        <w:rPr>
          <w:rFonts w:ascii="Times New Roman" w:hAnsi="Times New Roman" w:cs="Times New Roman"/>
          <w:sz w:val="24"/>
          <w:szCs w:val="24"/>
        </w:rPr>
        <w:t xml:space="preserve"> to 5</w:t>
      </w:r>
      <w:r w:rsidR="006B274A" w:rsidRPr="00F908C4">
        <w:rPr>
          <w:rFonts w:ascii="Times New Roman" w:hAnsi="Times New Roman" w:cs="Times New Roman"/>
          <w:sz w:val="24"/>
          <w:szCs w:val="24"/>
        </w:rPr>
        <w:t>0</w:t>
      </w:r>
      <w:r w:rsidR="00446491">
        <w:rPr>
          <w:rFonts w:ascii="Times New Roman" w:hAnsi="Times New Roman" w:cs="Times New Roman"/>
          <w:sz w:val="24"/>
          <w:szCs w:val="24"/>
        </w:rPr>
        <w:t>) for the participant to become comfortable with the task</w:t>
      </w:r>
      <w:r w:rsidR="00FA3B23" w:rsidRPr="00F908C4">
        <w:rPr>
          <w:rFonts w:ascii="Times New Roman" w:hAnsi="Times New Roman" w:cs="Times New Roman"/>
          <w:sz w:val="24"/>
          <w:szCs w:val="24"/>
        </w:rPr>
        <w:t xml:space="preserve">. </w:t>
      </w:r>
      <w:r w:rsidR="00A2254F">
        <w:rPr>
          <w:rFonts w:ascii="Times New Roman" w:hAnsi="Times New Roman" w:cs="Times New Roman"/>
          <w:sz w:val="24"/>
          <w:szCs w:val="24"/>
        </w:rPr>
        <w:t>Within each session, short breaks were provided between blocks, and a longer break was provided after the 4</w:t>
      </w:r>
      <w:r w:rsidR="00A2254F" w:rsidRPr="00116DA0">
        <w:rPr>
          <w:rFonts w:ascii="Times New Roman" w:hAnsi="Times New Roman" w:cs="Times New Roman"/>
          <w:sz w:val="24"/>
          <w:szCs w:val="24"/>
          <w:vertAlign w:val="superscript"/>
        </w:rPr>
        <w:t>th</w:t>
      </w:r>
      <w:r w:rsidR="00A2254F">
        <w:rPr>
          <w:rFonts w:ascii="Times New Roman" w:hAnsi="Times New Roman" w:cs="Times New Roman"/>
          <w:sz w:val="24"/>
          <w:szCs w:val="24"/>
        </w:rPr>
        <w:t xml:space="preserve"> block.</w:t>
      </w:r>
      <w:r w:rsidR="0039797F">
        <w:rPr>
          <w:rFonts w:ascii="Times New Roman" w:hAnsi="Times New Roman" w:cs="Times New Roman"/>
          <w:sz w:val="24"/>
          <w:szCs w:val="24"/>
        </w:rPr>
        <w:t xml:space="preserve"> In addition, on any given trial, participants could choose not to respond at all if they felt themselves distracted from the task – after a delay of two seconds with no response, the program went into a break routine that allowed the participant to refocus their attention on the task before beginning again by pressing any key.</w:t>
      </w:r>
      <w:r w:rsidR="0039797F" w:rsidRPr="00F908C4">
        <w:rPr>
          <w:rFonts w:ascii="Times New Roman" w:hAnsi="Times New Roman" w:cs="Times New Roman"/>
          <w:sz w:val="24"/>
          <w:szCs w:val="24"/>
        </w:rPr>
        <w:t xml:space="preserve"> </w:t>
      </w:r>
      <w:r w:rsidR="0039797F">
        <w:rPr>
          <w:rFonts w:ascii="Times New Roman" w:hAnsi="Times New Roman" w:cs="Times New Roman"/>
          <w:sz w:val="24"/>
          <w:szCs w:val="24"/>
        </w:rPr>
        <w:t>The trials that received no response in this way were replayed later in the experiment.</w:t>
      </w:r>
    </w:p>
    <w:p w14:paraId="44662BED" w14:textId="24A8B978" w:rsidR="00472D72" w:rsidRPr="00665E7D" w:rsidRDefault="00472D72" w:rsidP="00DF3105">
      <w:pPr>
        <w:pStyle w:val="Heading2"/>
        <w:spacing w:line="480" w:lineRule="auto"/>
        <w:rPr>
          <w:rFonts w:ascii="Times New Roman" w:hAnsi="Times New Roman" w:cs="Times New Roman"/>
          <w:b/>
          <w:bCs/>
        </w:rPr>
      </w:pPr>
      <w:bookmarkStart w:id="176" w:name="_Toc193807070"/>
      <w:bookmarkStart w:id="177" w:name="_Toc193807133"/>
      <w:r>
        <w:rPr>
          <w:rFonts w:ascii="Times New Roman" w:hAnsi="Times New Roman" w:cs="Times New Roman"/>
          <w:b/>
          <w:bCs/>
        </w:rPr>
        <w:lastRenderedPageBreak/>
        <w:t>Reaction Time Task</w:t>
      </w:r>
      <w:bookmarkEnd w:id="176"/>
      <w:bookmarkEnd w:id="177"/>
    </w:p>
    <w:p w14:paraId="0F66D2F5" w14:textId="12EB9417" w:rsidR="00C72FC3" w:rsidRDefault="00C91CFB" w:rsidP="00F908C4">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The first session </w:t>
      </w:r>
      <w:r w:rsidR="005E4036">
        <w:rPr>
          <w:rFonts w:ascii="Times New Roman" w:hAnsi="Times New Roman" w:cs="Times New Roman"/>
          <w:sz w:val="24"/>
          <w:szCs w:val="24"/>
        </w:rPr>
        <w:t>was</w:t>
      </w:r>
      <w:r w:rsidRPr="00F908C4">
        <w:rPr>
          <w:rFonts w:ascii="Times New Roman" w:hAnsi="Times New Roman" w:cs="Times New Roman"/>
          <w:sz w:val="24"/>
          <w:szCs w:val="24"/>
        </w:rPr>
        <w:t xml:space="preserve"> a</w:t>
      </w:r>
      <w:r w:rsidR="004C7798">
        <w:rPr>
          <w:rFonts w:ascii="Times New Roman" w:hAnsi="Times New Roman" w:cs="Times New Roman"/>
          <w:sz w:val="24"/>
          <w:szCs w:val="24"/>
        </w:rPr>
        <w:t>n</w:t>
      </w:r>
      <w:r w:rsidRPr="00F908C4">
        <w:rPr>
          <w:rFonts w:ascii="Times New Roman" w:hAnsi="Times New Roman" w:cs="Times New Roman"/>
          <w:sz w:val="24"/>
          <w:szCs w:val="24"/>
        </w:rPr>
        <w:t xml:space="preserve"> </w:t>
      </w:r>
      <w:r w:rsidR="00D34069" w:rsidRPr="00F908C4">
        <w:rPr>
          <w:rFonts w:ascii="Times New Roman" w:hAnsi="Times New Roman" w:cs="Times New Roman"/>
          <w:sz w:val="24"/>
          <w:szCs w:val="24"/>
        </w:rPr>
        <w:t>RT</w:t>
      </w:r>
      <w:r w:rsidRPr="00F908C4">
        <w:rPr>
          <w:rFonts w:ascii="Times New Roman" w:hAnsi="Times New Roman" w:cs="Times New Roman"/>
          <w:sz w:val="24"/>
          <w:szCs w:val="24"/>
        </w:rPr>
        <w:t xml:space="preserve"> decision task, </w:t>
      </w:r>
      <w:r w:rsidR="00D10CE9">
        <w:rPr>
          <w:rFonts w:ascii="Times New Roman" w:hAnsi="Times New Roman" w:cs="Times New Roman"/>
          <w:sz w:val="24"/>
          <w:szCs w:val="24"/>
        </w:rPr>
        <w:t>in which</w:t>
      </w:r>
      <w:r w:rsidR="00D10CE9" w:rsidRPr="00F908C4">
        <w:rPr>
          <w:rFonts w:ascii="Times New Roman" w:hAnsi="Times New Roman" w:cs="Times New Roman"/>
          <w:sz w:val="24"/>
          <w:szCs w:val="24"/>
        </w:rPr>
        <w:t xml:space="preserve"> </w:t>
      </w:r>
      <w:r w:rsidR="005E4036">
        <w:rPr>
          <w:rFonts w:ascii="Times New Roman" w:hAnsi="Times New Roman" w:cs="Times New Roman"/>
          <w:sz w:val="24"/>
          <w:szCs w:val="24"/>
        </w:rPr>
        <w:t xml:space="preserve">the </w:t>
      </w:r>
      <w:r w:rsidRPr="00F908C4">
        <w:rPr>
          <w:rFonts w:ascii="Times New Roman" w:hAnsi="Times New Roman" w:cs="Times New Roman"/>
          <w:sz w:val="24"/>
          <w:szCs w:val="24"/>
        </w:rPr>
        <w:t>participant</w:t>
      </w:r>
      <w:r w:rsidR="005E4036">
        <w:rPr>
          <w:rFonts w:ascii="Times New Roman" w:hAnsi="Times New Roman" w:cs="Times New Roman"/>
          <w:sz w:val="24"/>
          <w:szCs w:val="24"/>
        </w:rPr>
        <w:t xml:space="preserve"> was asked to</w:t>
      </w:r>
      <w:r w:rsidRPr="00F908C4">
        <w:rPr>
          <w:rFonts w:ascii="Times New Roman" w:hAnsi="Times New Roman" w:cs="Times New Roman"/>
          <w:sz w:val="24"/>
          <w:szCs w:val="24"/>
        </w:rPr>
        <w:t xml:space="preserve"> </w:t>
      </w:r>
      <w:r w:rsidR="00D32D86" w:rsidRPr="00F908C4">
        <w:rPr>
          <w:rFonts w:ascii="Times New Roman" w:hAnsi="Times New Roman" w:cs="Times New Roman"/>
          <w:sz w:val="24"/>
          <w:szCs w:val="24"/>
        </w:rPr>
        <w:t>respond to</w:t>
      </w:r>
      <w:r w:rsidRPr="00F908C4">
        <w:rPr>
          <w:rFonts w:ascii="Times New Roman" w:hAnsi="Times New Roman" w:cs="Times New Roman"/>
          <w:sz w:val="24"/>
          <w:szCs w:val="24"/>
        </w:rPr>
        <w:t xml:space="preserve"> the orientation of the </w:t>
      </w:r>
      <w:r w:rsidR="005E4036">
        <w:rPr>
          <w:rFonts w:ascii="Times New Roman" w:hAnsi="Times New Roman" w:cs="Times New Roman"/>
          <w:sz w:val="24"/>
          <w:szCs w:val="24"/>
        </w:rPr>
        <w:t xml:space="preserve">Navon </w:t>
      </w:r>
      <w:r w:rsidRPr="00F908C4">
        <w:rPr>
          <w:rFonts w:ascii="Times New Roman" w:hAnsi="Times New Roman" w:cs="Times New Roman"/>
          <w:sz w:val="24"/>
          <w:szCs w:val="24"/>
        </w:rPr>
        <w:t>figure</w:t>
      </w:r>
      <w:r w:rsidR="00D32D86" w:rsidRPr="00F908C4">
        <w:rPr>
          <w:rFonts w:ascii="Times New Roman" w:hAnsi="Times New Roman" w:cs="Times New Roman"/>
          <w:sz w:val="24"/>
          <w:szCs w:val="24"/>
        </w:rPr>
        <w:t xml:space="preserve"> at the attended level</w:t>
      </w:r>
      <w:r w:rsidRPr="00F908C4">
        <w:rPr>
          <w:rFonts w:ascii="Times New Roman" w:hAnsi="Times New Roman" w:cs="Times New Roman"/>
          <w:sz w:val="24"/>
          <w:szCs w:val="24"/>
        </w:rPr>
        <w:t xml:space="preserve"> using the ‘f’ </w:t>
      </w:r>
      <w:r w:rsidR="005E4036">
        <w:rPr>
          <w:rFonts w:ascii="Times New Roman" w:hAnsi="Times New Roman" w:cs="Times New Roman"/>
          <w:sz w:val="24"/>
          <w:szCs w:val="24"/>
        </w:rPr>
        <w:t xml:space="preserve">or </w:t>
      </w:r>
      <w:r w:rsidRPr="00F908C4">
        <w:rPr>
          <w:rFonts w:ascii="Times New Roman" w:hAnsi="Times New Roman" w:cs="Times New Roman"/>
          <w:sz w:val="24"/>
          <w:szCs w:val="24"/>
        </w:rPr>
        <w:t xml:space="preserve">‘j’ </w:t>
      </w:r>
      <w:r w:rsidR="005E4036">
        <w:rPr>
          <w:rFonts w:ascii="Times New Roman" w:hAnsi="Times New Roman" w:cs="Times New Roman"/>
          <w:sz w:val="24"/>
          <w:szCs w:val="24"/>
        </w:rPr>
        <w:t xml:space="preserve">key to indicate the </w:t>
      </w:r>
      <w:r w:rsidR="004C7798">
        <w:rPr>
          <w:rFonts w:ascii="Times New Roman" w:hAnsi="Times New Roman" w:cs="Times New Roman"/>
          <w:sz w:val="24"/>
          <w:szCs w:val="24"/>
        </w:rPr>
        <w:t xml:space="preserve">orientation </w:t>
      </w:r>
      <w:r w:rsidR="00D10CE9">
        <w:rPr>
          <w:rFonts w:ascii="Times New Roman" w:hAnsi="Times New Roman" w:cs="Times New Roman"/>
          <w:sz w:val="24"/>
          <w:szCs w:val="24"/>
        </w:rPr>
        <w:t>(left or right, respectively)</w:t>
      </w:r>
      <w:r w:rsidR="005E4036">
        <w:rPr>
          <w:rFonts w:ascii="Times New Roman" w:hAnsi="Times New Roman" w:cs="Times New Roman"/>
          <w:sz w:val="24"/>
          <w:szCs w:val="24"/>
        </w:rPr>
        <w:t xml:space="preserve"> of the opening in the </w:t>
      </w:r>
      <w:r w:rsidR="00D10CE9">
        <w:rPr>
          <w:rFonts w:ascii="Times New Roman" w:hAnsi="Times New Roman" w:cs="Times New Roman"/>
          <w:sz w:val="24"/>
          <w:szCs w:val="24"/>
        </w:rPr>
        <w:t xml:space="preserve">large </w:t>
      </w:r>
      <w:r w:rsidR="005E4036">
        <w:rPr>
          <w:rFonts w:ascii="Times New Roman" w:hAnsi="Times New Roman" w:cs="Times New Roman"/>
          <w:sz w:val="24"/>
          <w:szCs w:val="24"/>
        </w:rPr>
        <w:t>C</w:t>
      </w:r>
      <w:r w:rsidR="00D10CE9">
        <w:rPr>
          <w:rFonts w:ascii="Times New Roman" w:hAnsi="Times New Roman" w:cs="Times New Roman"/>
          <w:sz w:val="24"/>
          <w:szCs w:val="24"/>
        </w:rPr>
        <w:t xml:space="preserve"> (global level) or small C’s (local level)</w:t>
      </w:r>
      <w:r w:rsidRPr="00F908C4">
        <w:rPr>
          <w:rFonts w:ascii="Times New Roman" w:hAnsi="Times New Roman" w:cs="Times New Roman"/>
          <w:sz w:val="24"/>
          <w:szCs w:val="24"/>
        </w:rPr>
        <w:t xml:space="preserve">. </w:t>
      </w:r>
      <w:r w:rsidR="005E4036">
        <w:rPr>
          <w:rFonts w:ascii="Times New Roman" w:hAnsi="Times New Roman" w:cs="Times New Roman"/>
          <w:sz w:val="24"/>
          <w:szCs w:val="24"/>
        </w:rPr>
        <w:t>Each trial</w:t>
      </w:r>
      <w:r w:rsidRPr="00F908C4">
        <w:rPr>
          <w:rFonts w:ascii="Times New Roman" w:hAnsi="Times New Roman" w:cs="Times New Roman"/>
          <w:sz w:val="24"/>
          <w:szCs w:val="24"/>
        </w:rPr>
        <w:t xml:space="preserve"> beg</w:t>
      </w:r>
      <w:r w:rsidR="005E4036">
        <w:rPr>
          <w:rFonts w:ascii="Times New Roman" w:hAnsi="Times New Roman" w:cs="Times New Roman"/>
          <w:sz w:val="24"/>
          <w:szCs w:val="24"/>
        </w:rPr>
        <w:t>a</w:t>
      </w:r>
      <w:r w:rsidRPr="00F908C4">
        <w:rPr>
          <w:rFonts w:ascii="Times New Roman" w:hAnsi="Times New Roman" w:cs="Times New Roman"/>
          <w:sz w:val="24"/>
          <w:szCs w:val="24"/>
        </w:rPr>
        <w:t>n with a fixation point</w:t>
      </w:r>
      <w:r w:rsidR="00913196">
        <w:rPr>
          <w:rFonts w:ascii="Times New Roman" w:hAnsi="Times New Roman" w:cs="Times New Roman"/>
          <w:sz w:val="24"/>
          <w:szCs w:val="24"/>
        </w:rPr>
        <w:t>,</w:t>
      </w:r>
      <w:r w:rsidRPr="00F908C4">
        <w:rPr>
          <w:rFonts w:ascii="Times New Roman" w:hAnsi="Times New Roman" w:cs="Times New Roman"/>
          <w:sz w:val="24"/>
          <w:szCs w:val="24"/>
        </w:rPr>
        <w:t xml:space="preserve"> followed by a click and the appearance of the stimulus</w:t>
      </w:r>
      <w:r w:rsidR="00913196">
        <w:rPr>
          <w:rFonts w:ascii="Times New Roman" w:hAnsi="Times New Roman" w:cs="Times New Roman"/>
          <w:sz w:val="24"/>
          <w:szCs w:val="24"/>
        </w:rPr>
        <w:t xml:space="preserve"> (centered around and replacing the fixation point)</w:t>
      </w:r>
      <w:r w:rsidR="005E4036">
        <w:rPr>
          <w:rFonts w:ascii="Times New Roman" w:hAnsi="Times New Roman" w:cs="Times New Roman"/>
          <w:sz w:val="24"/>
          <w:szCs w:val="24"/>
        </w:rPr>
        <w:t>, with the orientation of the C</w:t>
      </w:r>
      <w:r w:rsidR="00E90792">
        <w:rPr>
          <w:rFonts w:ascii="Times New Roman" w:hAnsi="Times New Roman" w:cs="Times New Roman"/>
          <w:sz w:val="24"/>
          <w:szCs w:val="24"/>
        </w:rPr>
        <w:t xml:space="preserve"> (or C’s)</w:t>
      </w:r>
      <w:r w:rsidR="005E4036">
        <w:rPr>
          <w:rFonts w:ascii="Times New Roman" w:hAnsi="Times New Roman" w:cs="Times New Roman"/>
          <w:sz w:val="24"/>
          <w:szCs w:val="24"/>
        </w:rPr>
        <w:t xml:space="preserve"> at the attended level chosen randomly and the orientation of the C (or C’s) at the unattended level </w:t>
      </w:r>
      <w:r w:rsidR="004C7798">
        <w:rPr>
          <w:rFonts w:ascii="Times New Roman" w:hAnsi="Times New Roman" w:cs="Times New Roman"/>
          <w:sz w:val="24"/>
          <w:szCs w:val="24"/>
        </w:rPr>
        <w:t>pseudo-</w:t>
      </w:r>
      <w:r w:rsidR="00E90792">
        <w:rPr>
          <w:rFonts w:ascii="Times New Roman" w:hAnsi="Times New Roman" w:cs="Times New Roman"/>
          <w:sz w:val="24"/>
          <w:szCs w:val="24"/>
        </w:rPr>
        <w:t xml:space="preserve">randomly </w:t>
      </w:r>
      <w:r w:rsidR="005E4036">
        <w:rPr>
          <w:rFonts w:ascii="Times New Roman" w:hAnsi="Times New Roman" w:cs="Times New Roman"/>
          <w:sz w:val="24"/>
          <w:szCs w:val="24"/>
        </w:rPr>
        <w:t xml:space="preserve">oriented in a </w:t>
      </w:r>
      <w:r w:rsidR="00B3195D" w:rsidRPr="00F908C4">
        <w:rPr>
          <w:rFonts w:ascii="Times New Roman" w:hAnsi="Times New Roman" w:cs="Times New Roman"/>
          <w:sz w:val="24"/>
          <w:szCs w:val="24"/>
        </w:rPr>
        <w:t>congruent, incongruent</w:t>
      </w:r>
      <w:r w:rsidR="005E4036">
        <w:rPr>
          <w:rFonts w:ascii="Times New Roman" w:hAnsi="Times New Roman" w:cs="Times New Roman"/>
          <w:sz w:val="24"/>
          <w:szCs w:val="24"/>
        </w:rPr>
        <w:t xml:space="preserve"> or control direction</w:t>
      </w:r>
      <w:r w:rsidR="004C7798">
        <w:rPr>
          <w:rFonts w:ascii="Times New Roman" w:hAnsi="Times New Roman" w:cs="Times New Roman"/>
          <w:sz w:val="24"/>
          <w:szCs w:val="24"/>
        </w:rPr>
        <w:t xml:space="preserve"> (with equal numbers of each in each block)</w:t>
      </w:r>
      <w:r w:rsidR="00D32D86" w:rsidRPr="00F908C4">
        <w:rPr>
          <w:rFonts w:ascii="Times New Roman" w:hAnsi="Times New Roman" w:cs="Times New Roman"/>
          <w:sz w:val="24"/>
          <w:szCs w:val="24"/>
        </w:rPr>
        <w:t>.</w:t>
      </w:r>
      <w:r w:rsidR="005F5D38" w:rsidRPr="00F908C4">
        <w:rPr>
          <w:rFonts w:ascii="Times New Roman" w:hAnsi="Times New Roman" w:cs="Times New Roman"/>
          <w:color w:val="FF0000"/>
          <w:sz w:val="24"/>
          <w:szCs w:val="24"/>
        </w:rPr>
        <w:t xml:space="preserve"> </w:t>
      </w:r>
      <w:r w:rsidR="005F5D38" w:rsidRPr="00F908C4">
        <w:rPr>
          <w:rFonts w:ascii="Times New Roman" w:hAnsi="Times New Roman" w:cs="Times New Roman"/>
          <w:sz w:val="24"/>
          <w:szCs w:val="24"/>
        </w:rPr>
        <w:t>The participants</w:t>
      </w:r>
      <w:r w:rsidR="002A26C8" w:rsidRPr="00F908C4">
        <w:rPr>
          <w:rFonts w:ascii="Times New Roman" w:hAnsi="Times New Roman" w:cs="Times New Roman"/>
          <w:sz w:val="24"/>
          <w:szCs w:val="24"/>
        </w:rPr>
        <w:t xml:space="preserve"> </w:t>
      </w:r>
      <w:r w:rsidR="005F5D38" w:rsidRPr="00F908C4">
        <w:rPr>
          <w:rFonts w:ascii="Times New Roman" w:hAnsi="Times New Roman" w:cs="Times New Roman"/>
          <w:sz w:val="24"/>
          <w:szCs w:val="24"/>
        </w:rPr>
        <w:t xml:space="preserve">were instructed to </w:t>
      </w:r>
      <w:r w:rsidR="00E53551" w:rsidRPr="00F908C4">
        <w:rPr>
          <w:rFonts w:ascii="Times New Roman" w:hAnsi="Times New Roman" w:cs="Times New Roman"/>
          <w:sz w:val="24"/>
          <w:szCs w:val="24"/>
        </w:rPr>
        <w:t>answer,</w:t>
      </w:r>
      <w:r w:rsidR="00D32D86" w:rsidRPr="00F908C4">
        <w:rPr>
          <w:rFonts w:ascii="Times New Roman" w:hAnsi="Times New Roman" w:cs="Times New Roman"/>
          <w:sz w:val="24"/>
          <w:szCs w:val="24"/>
        </w:rPr>
        <w:t xml:space="preserve"> “as </w:t>
      </w:r>
      <w:r w:rsidR="004C7798">
        <w:rPr>
          <w:rFonts w:ascii="Times New Roman" w:hAnsi="Times New Roman" w:cs="Times New Roman"/>
          <w:sz w:val="24"/>
          <w:szCs w:val="24"/>
        </w:rPr>
        <w:t>quickly</w:t>
      </w:r>
      <w:r w:rsidR="004C7798" w:rsidRPr="00F908C4">
        <w:rPr>
          <w:rFonts w:ascii="Times New Roman" w:hAnsi="Times New Roman" w:cs="Times New Roman"/>
          <w:sz w:val="24"/>
          <w:szCs w:val="24"/>
        </w:rPr>
        <w:t xml:space="preserve"> </w:t>
      </w:r>
      <w:r w:rsidR="00D32D86" w:rsidRPr="00F908C4">
        <w:rPr>
          <w:rFonts w:ascii="Times New Roman" w:hAnsi="Times New Roman" w:cs="Times New Roman"/>
          <w:sz w:val="24"/>
          <w:szCs w:val="24"/>
        </w:rPr>
        <w:t>and</w:t>
      </w:r>
      <w:r w:rsidR="00892854" w:rsidRPr="00F908C4">
        <w:rPr>
          <w:rFonts w:ascii="Times New Roman" w:hAnsi="Times New Roman" w:cs="Times New Roman"/>
          <w:sz w:val="24"/>
          <w:szCs w:val="24"/>
        </w:rPr>
        <w:t xml:space="preserve"> as</w:t>
      </w:r>
      <w:r w:rsidR="00D32D86" w:rsidRPr="00F908C4">
        <w:rPr>
          <w:rFonts w:ascii="Times New Roman" w:hAnsi="Times New Roman" w:cs="Times New Roman"/>
          <w:sz w:val="24"/>
          <w:szCs w:val="24"/>
        </w:rPr>
        <w:t xml:space="preserve"> accurate</w:t>
      </w:r>
      <w:r w:rsidR="004C7798">
        <w:rPr>
          <w:rFonts w:ascii="Times New Roman" w:hAnsi="Times New Roman" w:cs="Times New Roman"/>
          <w:sz w:val="24"/>
          <w:szCs w:val="24"/>
        </w:rPr>
        <w:t>ly</w:t>
      </w:r>
      <w:r w:rsidR="00D32D86" w:rsidRPr="00F908C4">
        <w:rPr>
          <w:rFonts w:ascii="Times New Roman" w:hAnsi="Times New Roman" w:cs="Times New Roman"/>
          <w:sz w:val="24"/>
          <w:szCs w:val="24"/>
        </w:rPr>
        <w:t xml:space="preserve"> as possible”.</w:t>
      </w:r>
      <w:r w:rsidR="0039797F" w:rsidRPr="00F908C4" w:rsidDel="0039797F">
        <w:rPr>
          <w:rFonts w:ascii="Times New Roman" w:hAnsi="Times New Roman" w:cs="Times New Roman"/>
          <w:sz w:val="24"/>
          <w:szCs w:val="24"/>
        </w:rPr>
        <w:t xml:space="preserve"> </w:t>
      </w:r>
    </w:p>
    <w:p w14:paraId="57008EF8" w14:textId="1246F3B6" w:rsidR="00472D72" w:rsidRDefault="00472D72" w:rsidP="00472D72">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Before analyzing the </w:t>
      </w:r>
      <w:r>
        <w:rPr>
          <w:rFonts w:ascii="Times New Roman" w:hAnsi="Times New Roman" w:cs="Times New Roman"/>
          <w:sz w:val="24"/>
          <w:szCs w:val="24"/>
        </w:rPr>
        <w:t xml:space="preserve">RT </w:t>
      </w:r>
      <w:r w:rsidRPr="00F908C4">
        <w:rPr>
          <w:rFonts w:ascii="Times New Roman" w:hAnsi="Times New Roman" w:cs="Times New Roman"/>
          <w:sz w:val="24"/>
          <w:szCs w:val="24"/>
        </w:rPr>
        <w:t>data, reaction times were filtered for outliers that were ±3 SD from the median.</w:t>
      </w:r>
      <w:r w:rsidR="00377AA4">
        <w:rPr>
          <w:rFonts w:ascii="Times New Roman" w:hAnsi="Times New Roman" w:cs="Times New Roman"/>
          <w:sz w:val="24"/>
          <w:szCs w:val="24"/>
        </w:rPr>
        <w:t xml:space="preserve"> Mean RTs were then compared across conditions, to quantify </w:t>
      </w:r>
      <w:r w:rsidR="00EA0AC1">
        <w:rPr>
          <w:rFonts w:ascii="Times New Roman" w:hAnsi="Times New Roman" w:cs="Times New Roman"/>
          <w:sz w:val="24"/>
          <w:szCs w:val="24"/>
        </w:rPr>
        <w:t>any precedence and interference effects.</w:t>
      </w:r>
    </w:p>
    <w:p w14:paraId="28D6C83C" w14:textId="61AB5B96" w:rsidR="00415B7B" w:rsidRPr="00116DA0" w:rsidRDefault="00415B7B" w:rsidP="00DF3105">
      <w:pPr>
        <w:pStyle w:val="Heading2"/>
        <w:spacing w:line="480" w:lineRule="auto"/>
        <w:rPr>
          <w:rFonts w:ascii="Times New Roman" w:hAnsi="Times New Roman" w:cs="Times New Roman"/>
          <w:b/>
          <w:bCs/>
        </w:rPr>
      </w:pPr>
      <w:bookmarkStart w:id="178" w:name="_Toc193807071"/>
      <w:bookmarkStart w:id="179" w:name="_Toc193807134"/>
      <w:r>
        <w:rPr>
          <w:rFonts w:ascii="Times New Roman" w:hAnsi="Times New Roman" w:cs="Times New Roman"/>
          <w:b/>
          <w:bCs/>
        </w:rPr>
        <w:t>Compelled Response Task</w:t>
      </w:r>
      <w:bookmarkEnd w:id="178"/>
      <w:bookmarkEnd w:id="179"/>
    </w:p>
    <w:p w14:paraId="18AB8231" w14:textId="302D792D" w:rsidR="00472D72" w:rsidRDefault="00D10CE9" w:rsidP="00F01275">
      <w:pPr>
        <w:spacing w:line="480" w:lineRule="auto"/>
        <w:ind w:firstLine="720"/>
        <w:rPr>
          <w:rFonts w:ascii="Times New Roman" w:hAnsi="Times New Roman" w:cs="Times New Roman"/>
          <w:sz w:val="24"/>
          <w:szCs w:val="24"/>
        </w:rPr>
      </w:pPr>
      <w:r>
        <w:rPr>
          <w:rFonts w:ascii="Times New Roman" w:hAnsi="Times New Roman" w:cs="Times New Roman"/>
          <w:sz w:val="24"/>
          <w:szCs w:val="24"/>
        </w:rPr>
        <w:t>After completion of the RT session, subsequent sessions tested the participant’s performance in a CR task, which</w:t>
      </w:r>
      <w:r w:rsidR="00D32D86" w:rsidRPr="00F908C4">
        <w:rPr>
          <w:rFonts w:ascii="Times New Roman" w:hAnsi="Times New Roman" w:cs="Times New Roman"/>
          <w:sz w:val="24"/>
          <w:szCs w:val="24"/>
        </w:rPr>
        <w:t xml:space="preserve"> leveraged the same </w:t>
      </w:r>
      <w:r w:rsidR="00A2254F">
        <w:rPr>
          <w:rFonts w:ascii="Times New Roman" w:hAnsi="Times New Roman" w:cs="Times New Roman"/>
          <w:sz w:val="24"/>
          <w:szCs w:val="24"/>
        </w:rPr>
        <w:t xml:space="preserve">basic </w:t>
      </w:r>
      <w:r w:rsidR="00D32D86" w:rsidRPr="00F908C4">
        <w:rPr>
          <w:rFonts w:ascii="Times New Roman" w:hAnsi="Times New Roman" w:cs="Times New Roman"/>
          <w:sz w:val="24"/>
          <w:szCs w:val="24"/>
        </w:rPr>
        <w:t xml:space="preserve">set up as the </w:t>
      </w:r>
      <w:r>
        <w:rPr>
          <w:rFonts w:ascii="Times New Roman" w:hAnsi="Times New Roman" w:cs="Times New Roman"/>
          <w:sz w:val="24"/>
          <w:szCs w:val="24"/>
        </w:rPr>
        <w:t>RT</w:t>
      </w:r>
      <w:r w:rsidRPr="00F908C4">
        <w:rPr>
          <w:rFonts w:ascii="Times New Roman" w:hAnsi="Times New Roman" w:cs="Times New Roman"/>
          <w:sz w:val="24"/>
          <w:szCs w:val="24"/>
        </w:rPr>
        <w:t xml:space="preserve"> </w:t>
      </w:r>
      <w:r w:rsidR="00D32D86" w:rsidRPr="00F908C4">
        <w:rPr>
          <w:rFonts w:ascii="Times New Roman" w:hAnsi="Times New Roman" w:cs="Times New Roman"/>
          <w:sz w:val="24"/>
          <w:szCs w:val="24"/>
        </w:rPr>
        <w:t>task.</w:t>
      </w:r>
      <w:r w:rsidR="009F0156" w:rsidRPr="00F908C4">
        <w:rPr>
          <w:rFonts w:ascii="Times New Roman" w:hAnsi="Times New Roman" w:cs="Times New Roman"/>
          <w:sz w:val="24"/>
          <w:szCs w:val="24"/>
        </w:rPr>
        <w:t xml:space="preserve"> </w:t>
      </w:r>
      <w:r w:rsidR="00A035AA">
        <w:rPr>
          <w:rFonts w:ascii="Times New Roman" w:hAnsi="Times New Roman" w:cs="Times New Roman"/>
          <w:sz w:val="24"/>
          <w:szCs w:val="24"/>
        </w:rPr>
        <w:t xml:space="preserve">CR trials </w:t>
      </w:r>
      <w:r w:rsidR="00736C47">
        <w:rPr>
          <w:rFonts w:ascii="Times New Roman" w:hAnsi="Times New Roman" w:cs="Times New Roman"/>
          <w:sz w:val="24"/>
          <w:szCs w:val="24"/>
        </w:rPr>
        <w:t xml:space="preserve">(Figure </w:t>
      </w:r>
      <w:r w:rsidR="00C66394">
        <w:rPr>
          <w:rFonts w:ascii="Times New Roman" w:hAnsi="Times New Roman" w:cs="Times New Roman"/>
          <w:sz w:val="24"/>
          <w:szCs w:val="24"/>
        </w:rPr>
        <w:t>6</w:t>
      </w:r>
      <w:r w:rsidR="00736C47">
        <w:rPr>
          <w:rFonts w:ascii="Times New Roman" w:hAnsi="Times New Roman" w:cs="Times New Roman"/>
          <w:sz w:val="24"/>
          <w:szCs w:val="24"/>
        </w:rPr>
        <w:t xml:space="preserve">) </w:t>
      </w:r>
      <w:r w:rsidR="00A035AA">
        <w:rPr>
          <w:rFonts w:ascii="Times New Roman" w:hAnsi="Times New Roman" w:cs="Times New Roman"/>
          <w:sz w:val="24"/>
          <w:szCs w:val="24"/>
        </w:rPr>
        <w:t>differed from the RT trials in that the participant was required to respond within a 700ms temporal response window (</w:t>
      </w:r>
      <w:r w:rsidR="004C7C51">
        <w:rPr>
          <w:rFonts w:ascii="Times New Roman" w:hAnsi="Times New Roman" w:cs="Times New Roman"/>
          <w:sz w:val="24"/>
          <w:szCs w:val="24"/>
        </w:rPr>
        <w:t xml:space="preserve">the CR window, </w:t>
      </w:r>
      <w:r w:rsidR="00A035AA">
        <w:rPr>
          <w:rFonts w:ascii="Times New Roman" w:hAnsi="Times New Roman" w:cs="Times New Roman"/>
          <w:sz w:val="24"/>
          <w:szCs w:val="24"/>
        </w:rPr>
        <w:t>which began with the offset of the fixation point and whose duration was defined by a series of fours clicks presented 0ms, 233.3ms, 466.6ms, and 700ms from fixation offset). In addition, the Navon stimulus was presented with a variable delay (</w:t>
      </w:r>
      <w:r w:rsidR="00A035AA" w:rsidRPr="00F908C4">
        <w:rPr>
          <w:rFonts w:ascii="Times New Roman" w:hAnsi="Times New Roman" w:cs="Times New Roman"/>
          <w:sz w:val="24"/>
          <w:szCs w:val="24"/>
        </w:rPr>
        <w:t>0m, 60ms, 133ms, 200ms, 267ms, 333ms, 400ms, and 467ms</w:t>
      </w:r>
      <w:r w:rsidR="00A035AA">
        <w:rPr>
          <w:rFonts w:ascii="Times New Roman" w:hAnsi="Times New Roman" w:cs="Times New Roman"/>
          <w:sz w:val="24"/>
          <w:szCs w:val="24"/>
        </w:rPr>
        <w:t xml:space="preserve">) after the onset of the </w:t>
      </w:r>
      <w:r w:rsidR="004C7C51">
        <w:rPr>
          <w:rFonts w:ascii="Times New Roman" w:hAnsi="Times New Roman" w:cs="Times New Roman"/>
          <w:sz w:val="24"/>
          <w:szCs w:val="24"/>
        </w:rPr>
        <w:t>CR</w:t>
      </w:r>
      <w:r w:rsidR="00A035AA">
        <w:rPr>
          <w:rFonts w:ascii="Times New Roman" w:hAnsi="Times New Roman" w:cs="Times New Roman"/>
          <w:sz w:val="24"/>
          <w:szCs w:val="24"/>
        </w:rPr>
        <w:t xml:space="preserve"> window, which allowed the participant a </w:t>
      </w:r>
      <w:r w:rsidR="004C7C51">
        <w:rPr>
          <w:rFonts w:ascii="Times New Roman" w:hAnsi="Times New Roman" w:cs="Times New Roman"/>
          <w:sz w:val="24"/>
          <w:szCs w:val="24"/>
        </w:rPr>
        <w:t>variable</w:t>
      </w:r>
      <w:r w:rsidR="00A035AA">
        <w:rPr>
          <w:rFonts w:ascii="Times New Roman" w:hAnsi="Times New Roman" w:cs="Times New Roman"/>
          <w:sz w:val="24"/>
          <w:szCs w:val="24"/>
        </w:rPr>
        <w:t xml:space="preserve"> amount of time to process the </w:t>
      </w:r>
      <w:r w:rsidR="004C7C51">
        <w:rPr>
          <w:rFonts w:ascii="Times New Roman" w:hAnsi="Times New Roman" w:cs="Times New Roman"/>
          <w:sz w:val="24"/>
          <w:szCs w:val="24"/>
        </w:rPr>
        <w:t>stimulus</w:t>
      </w:r>
      <w:r w:rsidR="00A035AA">
        <w:rPr>
          <w:rFonts w:ascii="Times New Roman" w:hAnsi="Times New Roman" w:cs="Times New Roman"/>
          <w:sz w:val="24"/>
          <w:szCs w:val="24"/>
        </w:rPr>
        <w:t xml:space="preserve"> </w:t>
      </w:r>
      <w:r w:rsidR="00A035AA">
        <w:rPr>
          <w:rFonts w:ascii="Times New Roman" w:hAnsi="Times New Roman" w:cs="Times New Roman"/>
          <w:sz w:val="24"/>
          <w:szCs w:val="24"/>
        </w:rPr>
        <w:lastRenderedPageBreak/>
        <w:t>before needing to respond</w:t>
      </w:r>
      <w:r w:rsidR="004C7C51">
        <w:rPr>
          <w:rFonts w:ascii="Times New Roman" w:hAnsi="Times New Roman" w:cs="Times New Roman"/>
          <w:sz w:val="24"/>
          <w:szCs w:val="24"/>
        </w:rPr>
        <w:t xml:space="preserve"> by the end of the CR window</w:t>
      </w:r>
      <w:r w:rsidR="00A035AA">
        <w:rPr>
          <w:rFonts w:ascii="Times New Roman" w:hAnsi="Times New Roman" w:cs="Times New Roman"/>
          <w:sz w:val="24"/>
          <w:szCs w:val="24"/>
        </w:rPr>
        <w:t>.</w:t>
      </w:r>
      <w:r w:rsidR="005C7E86" w:rsidRPr="00F908C4">
        <w:rPr>
          <w:rFonts w:ascii="Times New Roman" w:hAnsi="Times New Roman" w:cs="Times New Roman"/>
          <w:sz w:val="24"/>
          <w:szCs w:val="24"/>
        </w:rPr>
        <w:t xml:space="preserve"> </w:t>
      </w:r>
      <w:r w:rsidR="00C470C3" w:rsidRPr="00F908C4">
        <w:rPr>
          <w:rFonts w:ascii="Times New Roman" w:hAnsi="Times New Roman" w:cs="Times New Roman"/>
          <w:sz w:val="24"/>
          <w:szCs w:val="24"/>
        </w:rPr>
        <w:t>We incentivized our participants to answer during the</w:t>
      </w:r>
      <w:r w:rsidR="005C7E86" w:rsidRPr="00F908C4">
        <w:rPr>
          <w:rFonts w:ascii="Times New Roman" w:hAnsi="Times New Roman" w:cs="Times New Roman"/>
          <w:sz w:val="24"/>
          <w:szCs w:val="24"/>
        </w:rPr>
        <w:t xml:space="preserve"> response window</w:t>
      </w:r>
      <w:r w:rsidR="00C470C3" w:rsidRPr="00F908C4">
        <w:rPr>
          <w:rFonts w:ascii="Times New Roman" w:hAnsi="Times New Roman" w:cs="Times New Roman"/>
          <w:sz w:val="24"/>
          <w:szCs w:val="24"/>
        </w:rPr>
        <w:t xml:space="preserve"> </w:t>
      </w:r>
      <w:r w:rsidR="005C7E86" w:rsidRPr="00F908C4">
        <w:rPr>
          <w:rFonts w:ascii="Times New Roman" w:hAnsi="Times New Roman" w:cs="Times New Roman"/>
          <w:sz w:val="24"/>
          <w:szCs w:val="24"/>
        </w:rPr>
        <w:t>via a points system</w:t>
      </w:r>
      <w:r w:rsidR="00C470C3" w:rsidRPr="00F908C4">
        <w:rPr>
          <w:rFonts w:ascii="Times New Roman" w:hAnsi="Times New Roman" w:cs="Times New Roman"/>
          <w:sz w:val="24"/>
          <w:szCs w:val="24"/>
        </w:rPr>
        <w:t>:</w:t>
      </w:r>
      <w:r w:rsidR="005C7E86" w:rsidRPr="00F908C4">
        <w:rPr>
          <w:rFonts w:ascii="Times New Roman" w:hAnsi="Times New Roman" w:cs="Times New Roman"/>
          <w:sz w:val="24"/>
          <w:szCs w:val="24"/>
        </w:rPr>
        <w:t xml:space="preserve"> 2</w:t>
      </w:r>
      <w:r w:rsidR="004C7C51">
        <w:rPr>
          <w:rFonts w:ascii="Times New Roman" w:hAnsi="Times New Roman" w:cs="Times New Roman"/>
          <w:sz w:val="24"/>
          <w:szCs w:val="24"/>
        </w:rPr>
        <w:t xml:space="preserve"> points</w:t>
      </w:r>
      <w:r w:rsidR="005C7E86" w:rsidRPr="00F908C4">
        <w:rPr>
          <w:rFonts w:ascii="Times New Roman" w:hAnsi="Times New Roman" w:cs="Times New Roman"/>
          <w:sz w:val="24"/>
          <w:szCs w:val="24"/>
        </w:rPr>
        <w:t xml:space="preserve"> for correct</w:t>
      </w:r>
      <w:r w:rsidR="004C7C51">
        <w:rPr>
          <w:rFonts w:ascii="Times New Roman" w:hAnsi="Times New Roman" w:cs="Times New Roman"/>
          <w:sz w:val="24"/>
          <w:szCs w:val="24"/>
        </w:rPr>
        <w:t xml:space="preserve"> responses that occurred during the CR window</w:t>
      </w:r>
      <w:r w:rsidR="005C7E86" w:rsidRPr="00F908C4">
        <w:rPr>
          <w:rFonts w:ascii="Times New Roman" w:hAnsi="Times New Roman" w:cs="Times New Roman"/>
          <w:sz w:val="24"/>
          <w:szCs w:val="24"/>
        </w:rPr>
        <w:t>, 0</w:t>
      </w:r>
      <w:r w:rsidR="004C7C51">
        <w:rPr>
          <w:rFonts w:ascii="Times New Roman" w:hAnsi="Times New Roman" w:cs="Times New Roman"/>
          <w:sz w:val="24"/>
          <w:szCs w:val="24"/>
        </w:rPr>
        <w:t xml:space="preserve"> points</w:t>
      </w:r>
      <w:r w:rsidR="005C7E86" w:rsidRPr="00F908C4">
        <w:rPr>
          <w:rFonts w:ascii="Times New Roman" w:hAnsi="Times New Roman" w:cs="Times New Roman"/>
          <w:sz w:val="24"/>
          <w:szCs w:val="24"/>
        </w:rPr>
        <w:t xml:space="preserve"> for </w:t>
      </w:r>
      <w:r w:rsidR="0086496E" w:rsidRPr="00F908C4">
        <w:rPr>
          <w:rFonts w:ascii="Times New Roman" w:hAnsi="Times New Roman" w:cs="Times New Roman"/>
          <w:sz w:val="24"/>
          <w:szCs w:val="24"/>
        </w:rPr>
        <w:t xml:space="preserve">incorrect </w:t>
      </w:r>
      <w:r w:rsidR="004C7C51">
        <w:rPr>
          <w:rFonts w:ascii="Times New Roman" w:hAnsi="Times New Roman" w:cs="Times New Roman"/>
          <w:sz w:val="24"/>
          <w:szCs w:val="24"/>
        </w:rPr>
        <w:t>responses that occurred</w:t>
      </w:r>
      <w:r w:rsidR="004C7C51" w:rsidRPr="00F908C4">
        <w:rPr>
          <w:rFonts w:ascii="Times New Roman" w:hAnsi="Times New Roman" w:cs="Times New Roman"/>
          <w:sz w:val="24"/>
          <w:szCs w:val="24"/>
        </w:rPr>
        <w:t xml:space="preserve"> </w:t>
      </w:r>
      <w:r w:rsidR="0086496E" w:rsidRPr="00F908C4">
        <w:rPr>
          <w:rFonts w:ascii="Times New Roman" w:hAnsi="Times New Roman" w:cs="Times New Roman"/>
          <w:sz w:val="24"/>
          <w:szCs w:val="24"/>
        </w:rPr>
        <w:t xml:space="preserve">during the </w:t>
      </w:r>
      <w:r w:rsidR="004C7C51">
        <w:rPr>
          <w:rFonts w:ascii="Times New Roman" w:hAnsi="Times New Roman" w:cs="Times New Roman"/>
          <w:sz w:val="24"/>
          <w:szCs w:val="24"/>
        </w:rPr>
        <w:t xml:space="preserve">CR </w:t>
      </w:r>
      <w:r w:rsidR="0086496E" w:rsidRPr="00F908C4">
        <w:rPr>
          <w:rFonts w:ascii="Times New Roman" w:hAnsi="Times New Roman" w:cs="Times New Roman"/>
          <w:sz w:val="24"/>
          <w:szCs w:val="24"/>
        </w:rPr>
        <w:t>window</w:t>
      </w:r>
      <w:r w:rsidR="005C7E86" w:rsidRPr="00F908C4">
        <w:rPr>
          <w:rFonts w:ascii="Times New Roman" w:hAnsi="Times New Roman" w:cs="Times New Roman"/>
          <w:sz w:val="24"/>
          <w:szCs w:val="24"/>
        </w:rPr>
        <w:t xml:space="preserve">, and </w:t>
      </w:r>
      <w:r w:rsidR="004C7C51">
        <w:rPr>
          <w:rFonts w:ascii="Times New Roman" w:hAnsi="Times New Roman" w:cs="Times New Roman"/>
          <w:sz w:val="24"/>
          <w:szCs w:val="24"/>
        </w:rPr>
        <w:t>–</w:t>
      </w:r>
      <w:r w:rsidR="005C7E86" w:rsidRPr="00F908C4">
        <w:rPr>
          <w:rFonts w:ascii="Times New Roman" w:hAnsi="Times New Roman" w:cs="Times New Roman"/>
          <w:sz w:val="24"/>
          <w:szCs w:val="24"/>
        </w:rPr>
        <w:t xml:space="preserve">1 </w:t>
      </w:r>
      <w:proofErr w:type="gramStart"/>
      <w:r w:rsidR="0086496E" w:rsidRPr="00F908C4">
        <w:rPr>
          <w:rFonts w:ascii="Times New Roman" w:hAnsi="Times New Roman" w:cs="Times New Roman"/>
          <w:sz w:val="24"/>
          <w:szCs w:val="24"/>
        </w:rPr>
        <w:t>points</w:t>
      </w:r>
      <w:proofErr w:type="gramEnd"/>
      <w:r w:rsidR="00A672A4">
        <w:rPr>
          <w:rFonts w:ascii="Times New Roman" w:hAnsi="Times New Roman" w:cs="Times New Roman"/>
          <w:sz w:val="24"/>
          <w:szCs w:val="24"/>
        </w:rPr>
        <w:t>,</w:t>
      </w:r>
      <w:r w:rsidR="0086496E" w:rsidRPr="00F908C4">
        <w:rPr>
          <w:rFonts w:ascii="Times New Roman" w:hAnsi="Times New Roman" w:cs="Times New Roman"/>
          <w:sz w:val="24"/>
          <w:szCs w:val="24"/>
        </w:rPr>
        <w:t xml:space="preserve"> paired with a </w:t>
      </w:r>
      <w:r w:rsidR="004C7C51">
        <w:rPr>
          <w:rFonts w:ascii="Times New Roman" w:hAnsi="Times New Roman" w:cs="Times New Roman"/>
          <w:sz w:val="24"/>
          <w:szCs w:val="24"/>
        </w:rPr>
        <w:t>an audible warning (siren sound)</w:t>
      </w:r>
      <w:r w:rsidR="00A672A4">
        <w:rPr>
          <w:rFonts w:ascii="Times New Roman" w:hAnsi="Times New Roman" w:cs="Times New Roman"/>
          <w:sz w:val="24"/>
          <w:szCs w:val="24"/>
        </w:rPr>
        <w:t>,</w:t>
      </w:r>
      <w:r w:rsidR="0086496E" w:rsidRPr="00F908C4">
        <w:rPr>
          <w:rFonts w:ascii="Times New Roman" w:hAnsi="Times New Roman" w:cs="Times New Roman"/>
          <w:sz w:val="24"/>
          <w:szCs w:val="24"/>
        </w:rPr>
        <w:t xml:space="preserve"> </w:t>
      </w:r>
      <w:r w:rsidR="005C7E86" w:rsidRPr="00F908C4">
        <w:rPr>
          <w:rFonts w:ascii="Times New Roman" w:hAnsi="Times New Roman" w:cs="Times New Roman"/>
          <w:sz w:val="24"/>
          <w:szCs w:val="24"/>
        </w:rPr>
        <w:t xml:space="preserve">for responding </w:t>
      </w:r>
      <w:r w:rsidR="004C7C51">
        <w:rPr>
          <w:rFonts w:ascii="Times New Roman" w:hAnsi="Times New Roman" w:cs="Times New Roman"/>
          <w:sz w:val="24"/>
          <w:szCs w:val="24"/>
        </w:rPr>
        <w:t>after</w:t>
      </w:r>
      <w:r w:rsidR="004C7C51" w:rsidRPr="00F908C4">
        <w:rPr>
          <w:rFonts w:ascii="Times New Roman" w:hAnsi="Times New Roman" w:cs="Times New Roman"/>
          <w:sz w:val="24"/>
          <w:szCs w:val="24"/>
        </w:rPr>
        <w:t xml:space="preserve"> </w:t>
      </w:r>
      <w:r w:rsidR="005C7E86" w:rsidRPr="00F908C4">
        <w:rPr>
          <w:rFonts w:ascii="Times New Roman" w:hAnsi="Times New Roman" w:cs="Times New Roman"/>
          <w:sz w:val="24"/>
          <w:szCs w:val="24"/>
        </w:rPr>
        <w:t xml:space="preserve">the </w:t>
      </w:r>
      <w:r w:rsidR="004C7C51">
        <w:rPr>
          <w:rFonts w:ascii="Times New Roman" w:hAnsi="Times New Roman" w:cs="Times New Roman"/>
          <w:sz w:val="24"/>
          <w:szCs w:val="24"/>
        </w:rPr>
        <w:t xml:space="preserve">CR </w:t>
      </w:r>
      <w:r w:rsidR="005C7E86" w:rsidRPr="00F908C4">
        <w:rPr>
          <w:rFonts w:ascii="Times New Roman" w:hAnsi="Times New Roman" w:cs="Times New Roman"/>
          <w:sz w:val="24"/>
          <w:szCs w:val="24"/>
        </w:rPr>
        <w:t>window</w:t>
      </w:r>
      <w:r w:rsidR="004C7C51">
        <w:rPr>
          <w:rFonts w:ascii="Times New Roman" w:hAnsi="Times New Roman" w:cs="Times New Roman"/>
          <w:sz w:val="24"/>
          <w:szCs w:val="24"/>
        </w:rPr>
        <w:t xml:space="preserve"> ended</w:t>
      </w:r>
      <w:r w:rsidR="005C7E86" w:rsidRPr="00F908C4">
        <w:rPr>
          <w:rFonts w:ascii="Times New Roman" w:hAnsi="Times New Roman" w:cs="Times New Roman"/>
          <w:sz w:val="24"/>
          <w:szCs w:val="24"/>
        </w:rPr>
        <w:t>.</w:t>
      </w:r>
      <w:r w:rsidR="0086496E" w:rsidRPr="00F908C4">
        <w:rPr>
          <w:rFonts w:ascii="Times New Roman" w:hAnsi="Times New Roman" w:cs="Times New Roman"/>
          <w:sz w:val="24"/>
          <w:szCs w:val="24"/>
        </w:rPr>
        <w:t xml:space="preserve"> </w:t>
      </w:r>
    </w:p>
    <w:p w14:paraId="17FD37BE" w14:textId="238F6EE9" w:rsidR="00573E26" w:rsidRDefault="00025609" w:rsidP="00F908C4">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To characterize the relationship between PT and accuracy, we fit a tachometric curve </w:t>
      </w:r>
      <w:r w:rsidR="00331CC6" w:rsidRPr="00F908C4">
        <w:rPr>
          <w:rFonts w:ascii="Times New Roman" w:hAnsi="Times New Roman" w:cs="Times New Roman"/>
          <w:sz w:val="24"/>
          <w:szCs w:val="24"/>
        </w:rPr>
        <w:fldChar w:fldCharType="begin"/>
      </w:r>
      <w:r w:rsidR="004F5A0E" w:rsidRPr="00F908C4">
        <w:rPr>
          <w:rFonts w:ascii="Times New Roman" w:hAnsi="Times New Roman" w:cs="Times New Roman"/>
          <w:sz w:val="24"/>
          <w:szCs w:val="24"/>
        </w:rPr>
        <w:instrText xml:space="preserve"> ADDIN ZOTERO_ITEM CSL_CITATION {"citationID":"x0IRQN35","properties":{"formattedCitation":"(T. R. Stanford et al., 2010)","plainCitation":"(T. R. Stanford et al., 2010)","dontUpdate":true,"noteIndex":0},"citationItems":[{"id":247,"uris":["http://zotero.org/users/10600458/items/2C79QZ2H"],"itemData":{"id":247,"type":"article-journal","abstract":"It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331CC6" w:rsidRPr="00F908C4">
        <w:rPr>
          <w:rFonts w:ascii="Times New Roman" w:hAnsi="Times New Roman" w:cs="Times New Roman"/>
          <w:sz w:val="24"/>
          <w:szCs w:val="24"/>
        </w:rPr>
        <w:fldChar w:fldCharType="separate"/>
      </w:r>
      <w:r w:rsidR="00EA762A" w:rsidRPr="00F908C4">
        <w:rPr>
          <w:rFonts w:ascii="Times New Roman" w:hAnsi="Times New Roman" w:cs="Times New Roman"/>
          <w:sz w:val="24"/>
        </w:rPr>
        <w:t>(Stanford et al., 2010)</w:t>
      </w:r>
      <w:r w:rsidR="00331CC6" w:rsidRPr="00F908C4">
        <w:rPr>
          <w:rFonts w:ascii="Times New Roman" w:hAnsi="Times New Roman" w:cs="Times New Roman"/>
          <w:sz w:val="24"/>
          <w:szCs w:val="24"/>
        </w:rPr>
        <w:fldChar w:fldCharType="end"/>
      </w:r>
      <w:r w:rsidR="008E41EA" w:rsidRPr="00F908C4">
        <w:rPr>
          <w:rFonts w:ascii="Times New Roman" w:hAnsi="Times New Roman" w:cs="Times New Roman"/>
          <w:sz w:val="24"/>
          <w:szCs w:val="24"/>
        </w:rPr>
        <w:t xml:space="preserve"> </w:t>
      </w:r>
      <w:r w:rsidRPr="00F908C4">
        <w:rPr>
          <w:rFonts w:ascii="Times New Roman" w:hAnsi="Times New Roman" w:cs="Times New Roman"/>
          <w:sz w:val="24"/>
          <w:szCs w:val="24"/>
        </w:rPr>
        <w:t xml:space="preserve">to </w:t>
      </w:r>
      <w:r w:rsidR="00EA0AC1">
        <w:rPr>
          <w:rFonts w:ascii="Times New Roman" w:hAnsi="Times New Roman" w:cs="Times New Roman"/>
          <w:sz w:val="24"/>
          <w:szCs w:val="24"/>
        </w:rPr>
        <w:t>the data for each participant, separately for each</w:t>
      </w:r>
      <w:r w:rsidRPr="00F908C4">
        <w:rPr>
          <w:rFonts w:ascii="Times New Roman" w:hAnsi="Times New Roman" w:cs="Times New Roman"/>
          <w:sz w:val="24"/>
          <w:szCs w:val="24"/>
        </w:rPr>
        <w:t xml:space="preserve"> task and congruency condition. This curve provides a</w:t>
      </w:r>
      <w:r w:rsidR="00EA0AC1">
        <w:rPr>
          <w:rFonts w:ascii="Times New Roman" w:hAnsi="Times New Roman" w:cs="Times New Roman"/>
          <w:sz w:val="24"/>
          <w:szCs w:val="24"/>
        </w:rPr>
        <w:t xml:space="preserve"> method of quantifying the time course of the decision process, </w:t>
      </w:r>
      <w:r w:rsidR="005B3A7B">
        <w:rPr>
          <w:rFonts w:ascii="Times New Roman" w:hAnsi="Times New Roman" w:cs="Times New Roman"/>
          <w:sz w:val="24"/>
          <w:szCs w:val="24"/>
        </w:rPr>
        <w:t>specifically allowing a calculation of the durations of the decision and nondecision components of the task</w:t>
      </w:r>
      <w:r w:rsidRPr="00F908C4">
        <w:rPr>
          <w:rFonts w:ascii="Times New Roman" w:hAnsi="Times New Roman" w:cs="Times New Roman"/>
          <w:sz w:val="24"/>
          <w:szCs w:val="24"/>
        </w:rPr>
        <w:t xml:space="preserve">. The curve itself is calculated using a modified </w:t>
      </w:r>
      <w:r w:rsidR="005B3A7B">
        <w:rPr>
          <w:rFonts w:ascii="Times New Roman" w:hAnsi="Times New Roman" w:cs="Times New Roman"/>
          <w:sz w:val="24"/>
          <w:szCs w:val="24"/>
        </w:rPr>
        <w:t>exponential</w:t>
      </w:r>
      <w:r w:rsidR="005B3A7B" w:rsidRPr="00F908C4">
        <w:rPr>
          <w:rFonts w:ascii="Times New Roman" w:hAnsi="Times New Roman" w:cs="Times New Roman"/>
          <w:sz w:val="24"/>
          <w:szCs w:val="24"/>
        </w:rPr>
        <w:t xml:space="preserve"> </w:t>
      </w:r>
      <w:r w:rsidRPr="00F908C4">
        <w:rPr>
          <w:rFonts w:ascii="Times New Roman" w:hAnsi="Times New Roman" w:cs="Times New Roman"/>
          <w:sz w:val="24"/>
          <w:szCs w:val="24"/>
        </w:rPr>
        <w:t>function that</w:t>
      </w:r>
      <w:r w:rsidR="005B3A7B">
        <w:rPr>
          <w:rFonts w:ascii="Times New Roman" w:hAnsi="Times New Roman" w:cs="Times New Roman"/>
          <w:sz w:val="24"/>
          <w:szCs w:val="24"/>
        </w:rPr>
        <w:t xml:space="preserve"> assumes that performance will be at chance with very short PTs, followed by an increase in accuracy that exponentially approaches an asymptote level of good performance with longer PTs</w:t>
      </w:r>
      <w:r w:rsidRPr="00F908C4">
        <w:rPr>
          <w:rFonts w:ascii="Times New Roman" w:hAnsi="Times New Roman" w:cs="Times New Roman"/>
          <w:sz w:val="24"/>
          <w:szCs w:val="24"/>
        </w:rPr>
        <w:t>:</w:t>
      </w:r>
    </w:p>
    <w:p w14:paraId="59B6839E" w14:textId="1F45DBE7" w:rsidR="00711907" w:rsidRPr="00665E7D" w:rsidRDefault="00711907" w:rsidP="00F908C4">
      <w:pPr>
        <w:spacing w:line="480" w:lineRule="auto"/>
        <w:ind w:firstLine="720"/>
        <w:rPr>
          <w:rFonts w:ascii="Times New Roman" w:eastAsiaTheme="minorEastAsia" w:hAnsi="Times New Roman" w:cs="Times New Roman"/>
          <w:sz w:val="20"/>
          <w:szCs w:val="20"/>
        </w:rPr>
      </w:pPr>
      <m:oMathPara>
        <m:oMath>
          <m:r>
            <w:rPr>
              <w:rFonts w:ascii="Cambria Math" w:hAnsi="Cambria Math" w:cs="Times New Roman"/>
              <w:sz w:val="20"/>
              <w:szCs w:val="20"/>
            </w:rPr>
            <m:t>For PT≤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Non-Decision</m:t>
              </m:r>
            </m:sub>
          </m:sSub>
          <m:r>
            <w:rPr>
              <w:rFonts w:ascii="Cambria Math" w:hAnsi="Cambria Math" w:cs="Times New Roman"/>
              <w:sz w:val="20"/>
              <w:szCs w:val="20"/>
            </w:rPr>
            <m:t>, f(Acc)=0.5;</m:t>
          </m:r>
        </m:oMath>
      </m:oMathPara>
    </w:p>
    <w:p w14:paraId="752C8FA5" w14:textId="0A528C68" w:rsidR="00711907" w:rsidRPr="00665E7D" w:rsidRDefault="00711907" w:rsidP="00F908C4">
      <w:pPr>
        <w:spacing w:line="480" w:lineRule="auto"/>
        <w:ind w:firstLine="720"/>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For PT&gt;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Non-Decision</m:t>
              </m:r>
            </m:sub>
          </m:sSub>
          <m:r>
            <w:rPr>
              <w:rFonts w:ascii="Cambria Math" w:eastAsiaTheme="minorEastAsia" w:hAnsi="Cambria Math" w:cs="Times New Roman"/>
              <w:sz w:val="20"/>
              <w:szCs w:val="20"/>
            </w:rPr>
            <m:t>, f(Acc)=0.5+</m:t>
          </m:r>
          <m:d>
            <m:dPr>
              <m:ctrlPr>
                <w:rPr>
                  <w:rFonts w:ascii="Cambria Math" w:eastAsiaTheme="minorEastAsia"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Acc</m:t>
                  </m:r>
                </m:e>
                <m:sub>
                  <m:r>
                    <w:rPr>
                      <w:rFonts w:ascii="Cambria Math" w:hAnsi="Cambria Math" w:cs="Times New Roman"/>
                      <w:sz w:val="20"/>
                      <w:szCs w:val="20"/>
                    </w:rPr>
                    <m:t>meanRT</m:t>
                  </m:r>
                </m:sub>
              </m:sSub>
              <m:r>
                <w:rPr>
                  <w:rFonts w:ascii="Cambria Math" w:eastAsiaTheme="minorEastAsia" w:hAnsi="Cambria Math" w:cs="Times New Roman"/>
                  <w:sz w:val="20"/>
                  <w:szCs w:val="20"/>
                </w:rPr>
                <m:t>-0.5</m:t>
              </m:r>
            </m:e>
          </m:d>
          <m:r>
            <w:rPr>
              <w:rFonts w:ascii="Cambria Math" w:eastAsiaTheme="minorEastAsia" w:hAnsi="Cambria Math" w:cs="Times New Roman"/>
              <w:sz w:val="20"/>
              <w:szCs w:val="20"/>
            </w:rPr>
            <m:t>*(1-</m:t>
          </m:r>
          <m:func>
            <m:funcPr>
              <m:ctrlPr>
                <w:rPr>
                  <w:rFonts w:ascii="Cambria Math" w:eastAsiaTheme="minorEastAsia" w:hAnsi="Cambria Math" w:cs="Times New Roman"/>
                  <w:sz w:val="20"/>
                  <w:szCs w:val="20"/>
                </w:rPr>
              </m:ctrlPr>
            </m:funcPr>
            <m:fName>
              <m:r>
                <m:rPr>
                  <m:sty m:val="p"/>
                </m:rPr>
                <w:rPr>
                  <w:rFonts w:ascii="Cambria Math" w:eastAsiaTheme="minorEastAsia" w:hAnsi="Cambria Math" w:cs="Times New Roman"/>
                  <w:sz w:val="20"/>
                  <w:szCs w:val="20"/>
                </w:rPr>
                <m:t>exp</m:t>
              </m:r>
              <m:ctrlPr>
                <w:rPr>
                  <w:rFonts w:ascii="Cambria Math" w:eastAsiaTheme="minorEastAsia" w:hAnsi="Cambria Math" w:cs="Times New Roman"/>
                  <w:i/>
                  <w:sz w:val="20"/>
                  <w:szCs w:val="20"/>
                </w:rPr>
              </m:ctrlPr>
            </m:fName>
            <m:e>
              <m:d>
                <m:dPr>
                  <m:ctrlPr>
                    <w:rPr>
                      <w:rFonts w:ascii="Cambria Math" w:eastAsiaTheme="minorEastAsia" w:hAnsi="Cambria Math" w:cs="Times New Roman"/>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Non-Decision</m:t>
                              </m:r>
                            </m:sub>
                          </m:sSub>
                        </m:e>
                      </m:d>
                      <m:ctrlPr>
                        <w:rPr>
                          <w:rFonts w:ascii="Cambria Math" w:eastAsiaTheme="minorEastAsia" w:hAnsi="Cambria Math" w:cs="Times New Roman"/>
                          <w:sz w:val="20"/>
                          <w:szCs w:val="20"/>
                        </w:rPr>
                      </m:ctrlPr>
                    </m:num>
                    <m:den>
                      <m:r>
                        <w:rPr>
                          <w:rFonts w:ascii="Cambria Math" w:eastAsiaTheme="minorEastAsia" w:hAnsi="Cambria Math" w:cs="Times New Roman"/>
                          <w:sz w:val="20"/>
                          <w:szCs w:val="20"/>
                        </w:rPr>
                        <m:t>Tau</m:t>
                      </m:r>
                    </m:den>
                  </m:f>
                  <m:ctrlPr>
                    <w:rPr>
                      <w:rFonts w:ascii="Cambria Math" w:eastAsiaTheme="minorEastAsia" w:hAnsi="Cambria Math" w:cs="Times New Roman"/>
                      <w:i/>
                      <w:sz w:val="20"/>
                      <w:szCs w:val="20"/>
                    </w:rPr>
                  </m:ctrlPr>
                </m:e>
              </m:d>
            </m:e>
          </m:func>
          <m:r>
            <w:rPr>
              <w:rFonts w:ascii="Cambria Math" w:eastAsiaTheme="minorEastAsia" w:hAnsi="Cambria Math" w:cs="Times New Roman"/>
              <w:sz w:val="20"/>
              <w:szCs w:val="20"/>
            </w:rPr>
            <m:t xml:space="preserve"> </m:t>
          </m:r>
        </m:oMath>
      </m:oMathPara>
    </w:p>
    <w:p w14:paraId="347F148E" w14:textId="3488F6F4" w:rsidR="004E4EA7" w:rsidRPr="00F908C4" w:rsidRDefault="00954324" w:rsidP="00F908C4">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w:r w:rsidRPr="00F01275">
        <w:rPr>
          <w:rFonts w:ascii="Times New Roman" w:eastAsiaTheme="minorEastAsia" w:hAnsi="Times New Roman" w:cs="Times New Roman"/>
          <w:i/>
          <w:iCs/>
          <w:sz w:val="24"/>
          <w:szCs w:val="24"/>
        </w:rPr>
        <w:t>f(Acc)</w:t>
      </w:r>
      <w:r>
        <w:rPr>
          <w:rFonts w:ascii="Times New Roman" w:eastAsiaTheme="minorEastAsia" w:hAnsi="Times New Roman" w:cs="Times New Roman"/>
          <w:sz w:val="24"/>
          <w:szCs w:val="24"/>
        </w:rPr>
        <w:t xml:space="preserve"> is the tachometric curve’s model time course of accuracy, </w:t>
      </w:r>
      <w:r w:rsidRPr="00F01275">
        <w:rPr>
          <w:rFonts w:ascii="Times New Roman" w:eastAsiaTheme="minorEastAsia" w:hAnsi="Times New Roman" w:cs="Times New Roman"/>
          <w:i/>
          <w:iCs/>
          <w:sz w:val="24"/>
          <w:szCs w:val="24"/>
        </w:rPr>
        <w:t>PT</w:t>
      </w:r>
      <w:r>
        <w:rPr>
          <w:rFonts w:ascii="Times New Roman" w:eastAsiaTheme="minorEastAsia" w:hAnsi="Times New Roman" w:cs="Times New Roman"/>
          <w:sz w:val="24"/>
          <w:szCs w:val="24"/>
        </w:rPr>
        <w:t xml:space="preserve"> is the processing time for individual trials, </w:t>
      </w:r>
      <w:bookmarkStart w:id="180" w:name="OLE_LINK22"/>
      <w:proofErr w:type="spellStart"/>
      <w:r w:rsidR="002222F8">
        <w:rPr>
          <w:rFonts w:ascii="Times New Roman" w:eastAsiaTheme="minorEastAsia" w:hAnsi="Times New Roman" w:cs="Times New Roman"/>
          <w:i/>
          <w:iCs/>
          <w:sz w:val="24"/>
          <w:szCs w:val="24"/>
        </w:rPr>
        <w:t>T</w:t>
      </w:r>
      <w:r w:rsidR="00083EA9">
        <w:rPr>
          <w:rFonts w:ascii="Times New Roman" w:eastAsiaTheme="minorEastAsia" w:hAnsi="Times New Roman" w:cs="Times New Roman"/>
          <w:i/>
          <w:iCs/>
          <w:sz w:val="24"/>
          <w:szCs w:val="24"/>
          <w:vertAlign w:val="subscript"/>
        </w:rPr>
        <w:t>N</w:t>
      </w:r>
      <w:r w:rsidR="002222F8" w:rsidRPr="00DF3105">
        <w:rPr>
          <w:rFonts w:ascii="Times New Roman" w:eastAsiaTheme="minorEastAsia" w:hAnsi="Times New Roman" w:cs="Times New Roman"/>
          <w:i/>
          <w:iCs/>
          <w:sz w:val="24"/>
          <w:szCs w:val="24"/>
          <w:vertAlign w:val="subscript"/>
        </w:rPr>
        <w:t>on</w:t>
      </w:r>
      <w:proofErr w:type="spellEnd"/>
      <w:r w:rsidR="002222F8" w:rsidRPr="00DF3105">
        <w:rPr>
          <w:rFonts w:ascii="Times New Roman" w:eastAsiaTheme="minorEastAsia" w:hAnsi="Times New Roman" w:cs="Times New Roman"/>
          <w:i/>
          <w:iCs/>
          <w:sz w:val="24"/>
          <w:szCs w:val="24"/>
          <w:vertAlign w:val="subscript"/>
        </w:rPr>
        <w:t>-</w:t>
      </w:r>
      <w:r w:rsidR="00083EA9">
        <w:rPr>
          <w:rFonts w:ascii="Times New Roman" w:eastAsiaTheme="minorEastAsia" w:hAnsi="Times New Roman" w:cs="Times New Roman"/>
          <w:i/>
          <w:iCs/>
          <w:sz w:val="24"/>
          <w:szCs w:val="24"/>
          <w:vertAlign w:val="subscript"/>
        </w:rPr>
        <w:t>D</w:t>
      </w:r>
      <w:r w:rsidR="002222F8" w:rsidRPr="00DF3105">
        <w:rPr>
          <w:rFonts w:ascii="Times New Roman" w:eastAsiaTheme="minorEastAsia" w:hAnsi="Times New Roman" w:cs="Times New Roman"/>
          <w:i/>
          <w:iCs/>
          <w:sz w:val="24"/>
          <w:szCs w:val="24"/>
          <w:vertAlign w:val="subscript"/>
        </w:rPr>
        <w:t>ecision</w:t>
      </w:r>
      <w:r w:rsidR="002222F8">
        <w:rPr>
          <w:rFonts w:ascii="Times New Roman" w:eastAsiaTheme="minorEastAsia" w:hAnsi="Times New Roman" w:cs="Times New Roman"/>
          <w:sz w:val="24"/>
          <w:szCs w:val="24"/>
        </w:rPr>
        <w:t xml:space="preserve"> </w:t>
      </w:r>
      <w:bookmarkEnd w:id="180"/>
      <w:r>
        <w:rPr>
          <w:rFonts w:ascii="Times New Roman" w:eastAsiaTheme="minorEastAsia" w:hAnsi="Times New Roman" w:cs="Times New Roman"/>
          <w:sz w:val="24"/>
          <w:szCs w:val="24"/>
        </w:rPr>
        <w:t xml:space="preserve">is the </w:t>
      </w:r>
      <w:r w:rsidR="00083EA9">
        <w:rPr>
          <w:rFonts w:ascii="Times New Roman" w:eastAsiaTheme="minorEastAsia" w:hAnsi="Times New Roman" w:cs="Times New Roman"/>
          <w:sz w:val="24"/>
          <w:szCs w:val="24"/>
        </w:rPr>
        <w:t>n</w:t>
      </w:r>
      <w:r w:rsidR="002222F8">
        <w:rPr>
          <w:rFonts w:ascii="Times New Roman" w:eastAsiaTheme="minorEastAsia" w:hAnsi="Times New Roman" w:cs="Times New Roman"/>
          <w:sz w:val="24"/>
          <w:szCs w:val="24"/>
        </w:rPr>
        <w:t>on-</w:t>
      </w:r>
      <w:r w:rsidR="00083EA9">
        <w:rPr>
          <w:rFonts w:ascii="Times New Roman" w:eastAsiaTheme="minorEastAsia" w:hAnsi="Times New Roman" w:cs="Times New Roman"/>
          <w:sz w:val="24"/>
          <w:szCs w:val="24"/>
        </w:rPr>
        <w:t>d</w:t>
      </w:r>
      <w:r w:rsidR="002222F8">
        <w:rPr>
          <w:rFonts w:ascii="Times New Roman" w:eastAsiaTheme="minorEastAsia" w:hAnsi="Times New Roman" w:cs="Times New Roman"/>
          <w:sz w:val="24"/>
          <w:szCs w:val="24"/>
        </w:rPr>
        <w:t xml:space="preserve">ecision </w:t>
      </w:r>
      <w:r w:rsidR="00083EA9">
        <w:rPr>
          <w:rFonts w:ascii="Times New Roman" w:eastAsiaTheme="minorEastAsia" w:hAnsi="Times New Roman" w:cs="Times New Roman"/>
          <w:sz w:val="24"/>
          <w:szCs w:val="24"/>
        </w:rPr>
        <w:t>t</w:t>
      </w:r>
      <w:r w:rsidR="002222F8">
        <w:rPr>
          <w:rFonts w:ascii="Times New Roman" w:eastAsiaTheme="minorEastAsia" w:hAnsi="Times New Roman" w:cs="Times New Roman"/>
          <w:sz w:val="24"/>
          <w:szCs w:val="24"/>
        </w:rPr>
        <w:t xml:space="preserve">ime (sum of the afferent and efferent delays, depicted here as the </w:t>
      </w:r>
      <w:r>
        <w:rPr>
          <w:rFonts w:ascii="Times New Roman" w:eastAsiaTheme="minorEastAsia" w:hAnsi="Times New Roman" w:cs="Times New Roman"/>
          <w:sz w:val="24"/>
          <w:szCs w:val="24"/>
        </w:rPr>
        <w:t>processing time at which accuracy begins to deviate from chance</w:t>
      </w:r>
      <w:r w:rsidR="002222F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and </w:t>
      </w:r>
      <w:r w:rsidRPr="00F01275">
        <w:rPr>
          <w:rFonts w:ascii="Times New Roman" w:eastAsiaTheme="minorEastAsia" w:hAnsi="Times New Roman" w:cs="Times New Roman"/>
          <w:i/>
          <w:iCs/>
          <w:sz w:val="24"/>
          <w:szCs w:val="24"/>
        </w:rPr>
        <w:t>Tau</w:t>
      </w:r>
      <w:r>
        <w:rPr>
          <w:rFonts w:ascii="Times New Roman" w:eastAsiaTheme="minorEastAsia" w:hAnsi="Times New Roman" w:cs="Times New Roman"/>
          <w:sz w:val="24"/>
          <w:szCs w:val="24"/>
        </w:rPr>
        <w:t xml:space="preserve"> is the time constant of the exponential curve.</w:t>
      </w:r>
      <w:r w:rsidR="003E2DF6">
        <w:rPr>
          <w:rFonts w:ascii="Times New Roman" w:eastAsiaTheme="minorEastAsia" w:hAnsi="Times New Roman" w:cs="Times New Roman"/>
          <w:sz w:val="24"/>
          <w:szCs w:val="24"/>
        </w:rPr>
        <w:t xml:space="preserve"> Since </w:t>
      </w:r>
      <w:r w:rsidR="00736C47">
        <w:rPr>
          <w:rFonts w:ascii="Times New Roman" w:eastAsiaTheme="minorEastAsia" w:hAnsi="Times New Roman" w:cs="Times New Roman"/>
          <w:sz w:val="24"/>
          <w:szCs w:val="24"/>
        </w:rPr>
        <w:t>the proportion of correct trials</w:t>
      </w:r>
      <w:r w:rsidR="003E2DF6">
        <w:rPr>
          <w:rFonts w:ascii="Times New Roman" w:eastAsiaTheme="minorEastAsia" w:hAnsi="Times New Roman" w:cs="Times New Roman"/>
          <w:sz w:val="24"/>
          <w:szCs w:val="24"/>
        </w:rPr>
        <w:t xml:space="preserve"> in the RT data was rarely 1.0, it could not be assumed that the plateau accuracy in the CR task would be 1.0; instead, we assumed that the plateau accuracy in the different combinations </w:t>
      </w:r>
      <w:r w:rsidR="003E2DF6" w:rsidRPr="00F908C4">
        <w:rPr>
          <w:rFonts w:ascii="Times New Roman" w:hAnsi="Times New Roman" w:cs="Times New Roman"/>
          <w:sz w:val="24"/>
          <w:szCs w:val="24"/>
        </w:rPr>
        <w:t>of Task (global, local) and Congruency (congruent, control, incongruent)</w:t>
      </w:r>
      <w:r w:rsidR="003E2DF6">
        <w:rPr>
          <w:rFonts w:ascii="Times New Roman" w:hAnsi="Times New Roman" w:cs="Times New Roman"/>
          <w:sz w:val="24"/>
          <w:szCs w:val="24"/>
        </w:rPr>
        <w:t xml:space="preserve"> </w:t>
      </w:r>
      <w:r w:rsidR="003E2DF6">
        <w:rPr>
          <w:rFonts w:ascii="Times New Roman" w:eastAsiaTheme="minorEastAsia" w:hAnsi="Times New Roman" w:cs="Times New Roman"/>
          <w:sz w:val="24"/>
          <w:szCs w:val="24"/>
        </w:rPr>
        <w:t xml:space="preserve">of CR tasks would equal the </w:t>
      </w:r>
      <w:r w:rsidR="003E2DF6">
        <w:rPr>
          <w:rFonts w:ascii="Times New Roman" w:eastAsiaTheme="minorEastAsia" w:hAnsi="Times New Roman" w:cs="Times New Roman"/>
          <w:sz w:val="24"/>
          <w:szCs w:val="24"/>
        </w:rPr>
        <w:lastRenderedPageBreak/>
        <w:t>average accuracy of that same trial type in the RT task (</w:t>
      </w:r>
      <w:proofErr w:type="spellStart"/>
      <w:r w:rsidR="003E2DF6" w:rsidRPr="00F01275">
        <w:rPr>
          <w:rFonts w:ascii="Times New Roman" w:eastAsiaTheme="minorEastAsia" w:hAnsi="Times New Roman" w:cs="Times New Roman"/>
          <w:i/>
          <w:iCs/>
          <w:sz w:val="24"/>
          <w:szCs w:val="24"/>
        </w:rPr>
        <w:t>Acc</w:t>
      </w:r>
      <w:r w:rsidR="003E2DF6" w:rsidRPr="00F01275">
        <w:rPr>
          <w:rFonts w:ascii="Times New Roman" w:eastAsiaTheme="minorEastAsia" w:hAnsi="Times New Roman" w:cs="Times New Roman"/>
          <w:i/>
          <w:iCs/>
          <w:sz w:val="24"/>
          <w:szCs w:val="24"/>
          <w:vertAlign w:val="subscript"/>
        </w:rPr>
        <w:t>meanRT</w:t>
      </w:r>
      <w:proofErr w:type="spellEnd"/>
      <w:r w:rsidR="003E2DF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736C47">
        <w:rPr>
          <w:rFonts w:ascii="Times New Roman" w:eastAsiaTheme="minorEastAsia" w:hAnsi="Times New Roman" w:cs="Times New Roman"/>
          <w:sz w:val="24"/>
          <w:szCs w:val="24"/>
        </w:rPr>
        <w:t>To determine the values of</w:t>
      </w:r>
      <w:r w:rsidR="003E2DF6">
        <w:rPr>
          <w:rFonts w:ascii="Times New Roman" w:eastAsiaTheme="minorEastAsia" w:hAnsi="Times New Roman" w:cs="Times New Roman"/>
          <w:sz w:val="24"/>
          <w:szCs w:val="24"/>
        </w:rPr>
        <w:t xml:space="preserve"> </w:t>
      </w:r>
      <w:proofErr w:type="spellStart"/>
      <w:r w:rsidR="00EF6B36">
        <w:rPr>
          <w:rFonts w:ascii="Times New Roman" w:eastAsiaTheme="minorEastAsia" w:hAnsi="Times New Roman" w:cs="Times New Roman"/>
          <w:i/>
          <w:iCs/>
          <w:sz w:val="24"/>
          <w:szCs w:val="24"/>
        </w:rPr>
        <w:t>T</w:t>
      </w:r>
      <w:r w:rsidR="00EF6B36">
        <w:rPr>
          <w:rFonts w:ascii="Times New Roman" w:eastAsiaTheme="minorEastAsia" w:hAnsi="Times New Roman" w:cs="Times New Roman"/>
          <w:i/>
          <w:iCs/>
          <w:sz w:val="24"/>
          <w:szCs w:val="24"/>
          <w:vertAlign w:val="subscript"/>
        </w:rPr>
        <w:t>N</w:t>
      </w:r>
      <w:r w:rsidR="00EF6B36" w:rsidRPr="00297EB3">
        <w:rPr>
          <w:rFonts w:ascii="Times New Roman" w:eastAsiaTheme="minorEastAsia" w:hAnsi="Times New Roman" w:cs="Times New Roman"/>
          <w:i/>
          <w:iCs/>
          <w:sz w:val="24"/>
          <w:szCs w:val="24"/>
          <w:vertAlign w:val="subscript"/>
        </w:rPr>
        <w:t>on</w:t>
      </w:r>
      <w:proofErr w:type="spellEnd"/>
      <w:r w:rsidR="00EF6B36" w:rsidRPr="00297EB3">
        <w:rPr>
          <w:rFonts w:ascii="Times New Roman" w:eastAsiaTheme="minorEastAsia" w:hAnsi="Times New Roman" w:cs="Times New Roman"/>
          <w:i/>
          <w:iCs/>
          <w:sz w:val="24"/>
          <w:szCs w:val="24"/>
          <w:vertAlign w:val="subscript"/>
        </w:rPr>
        <w:t>-</w:t>
      </w:r>
      <w:r w:rsidR="00EF6B36">
        <w:rPr>
          <w:rFonts w:ascii="Times New Roman" w:eastAsiaTheme="minorEastAsia" w:hAnsi="Times New Roman" w:cs="Times New Roman"/>
          <w:i/>
          <w:iCs/>
          <w:sz w:val="24"/>
          <w:szCs w:val="24"/>
          <w:vertAlign w:val="subscript"/>
        </w:rPr>
        <w:t>D</w:t>
      </w:r>
      <w:r w:rsidR="00EF6B36" w:rsidRPr="00297EB3">
        <w:rPr>
          <w:rFonts w:ascii="Times New Roman" w:eastAsiaTheme="minorEastAsia" w:hAnsi="Times New Roman" w:cs="Times New Roman"/>
          <w:i/>
          <w:iCs/>
          <w:sz w:val="24"/>
          <w:szCs w:val="24"/>
          <w:vertAlign w:val="subscript"/>
        </w:rPr>
        <w:t>ecision</w:t>
      </w:r>
      <w:r w:rsidR="00EF6B36">
        <w:rPr>
          <w:rFonts w:ascii="Times New Roman" w:eastAsiaTheme="minorEastAsia" w:hAnsi="Times New Roman" w:cs="Times New Roman"/>
          <w:sz w:val="24"/>
          <w:szCs w:val="24"/>
        </w:rPr>
        <w:t xml:space="preserve"> </w:t>
      </w:r>
      <w:r w:rsidR="003E2DF6">
        <w:rPr>
          <w:rFonts w:ascii="Times New Roman" w:eastAsiaTheme="minorEastAsia" w:hAnsi="Times New Roman" w:cs="Times New Roman"/>
          <w:sz w:val="24"/>
          <w:szCs w:val="24"/>
        </w:rPr>
        <w:t xml:space="preserve">and </w:t>
      </w:r>
      <w:r w:rsidR="00736C47" w:rsidRPr="00EF6B36">
        <w:rPr>
          <w:rFonts w:ascii="Times New Roman" w:eastAsiaTheme="minorEastAsia" w:hAnsi="Times New Roman" w:cs="Times New Roman"/>
          <w:i/>
          <w:iCs/>
          <w:sz w:val="24"/>
          <w:szCs w:val="24"/>
        </w:rPr>
        <w:t>T</w:t>
      </w:r>
      <w:r w:rsidR="003E2DF6" w:rsidRPr="00EF6B36">
        <w:rPr>
          <w:rFonts w:ascii="Times New Roman" w:eastAsiaTheme="minorEastAsia" w:hAnsi="Times New Roman" w:cs="Times New Roman"/>
          <w:i/>
          <w:iCs/>
          <w:sz w:val="24"/>
          <w:szCs w:val="24"/>
        </w:rPr>
        <w:t>a</w:t>
      </w:r>
      <w:r w:rsidR="003E2DF6" w:rsidRPr="00DF3105">
        <w:rPr>
          <w:rFonts w:ascii="Times New Roman" w:eastAsiaTheme="minorEastAsia" w:hAnsi="Times New Roman" w:cs="Times New Roman"/>
          <w:i/>
          <w:iCs/>
          <w:sz w:val="24"/>
          <w:szCs w:val="24"/>
        </w:rPr>
        <w:t>u</w:t>
      </w:r>
      <w:r w:rsidR="00025609" w:rsidRPr="00F908C4">
        <w:rPr>
          <w:rFonts w:ascii="Times New Roman" w:eastAsiaTheme="minorEastAsia" w:hAnsi="Times New Roman" w:cs="Times New Roman"/>
          <w:sz w:val="24"/>
          <w:szCs w:val="24"/>
        </w:rPr>
        <w:t>, we used the ‘</w:t>
      </w:r>
      <w:proofErr w:type="spellStart"/>
      <w:r w:rsidR="00025609" w:rsidRPr="00F908C4">
        <w:rPr>
          <w:rFonts w:ascii="Times New Roman" w:eastAsiaTheme="minorEastAsia" w:hAnsi="Times New Roman" w:cs="Times New Roman"/>
          <w:sz w:val="24"/>
          <w:szCs w:val="24"/>
        </w:rPr>
        <w:t>optim</w:t>
      </w:r>
      <w:proofErr w:type="spellEnd"/>
      <w:r w:rsidR="00025609" w:rsidRPr="00F908C4">
        <w:rPr>
          <w:rFonts w:ascii="Times New Roman" w:eastAsiaTheme="minorEastAsia" w:hAnsi="Times New Roman" w:cs="Times New Roman"/>
          <w:sz w:val="24"/>
          <w:szCs w:val="24"/>
        </w:rPr>
        <w:t>’ function from the ‘Stats’ package in R (R Core Team, 2013)</w:t>
      </w:r>
      <w:r w:rsidR="003E2DF6">
        <w:rPr>
          <w:rFonts w:ascii="Times New Roman" w:eastAsiaTheme="minorEastAsia" w:hAnsi="Times New Roman" w:cs="Times New Roman"/>
          <w:sz w:val="24"/>
          <w:szCs w:val="24"/>
        </w:rPr>
        <w:t xml:space="preserve"> to iteratively fit the tachometric function to the data</w:t>
      </w:r>
      <w:r w:rsidR="00025609" w:rsidRPr="00F908C4">
        <w:rPr>
          <w:rFonts w:ascii="Times New Roman" w:eastAsiaTheme="minorEastAsia" w:hAnsi="Times New Roman" w:cs="Times New Roman"/>
          <w:sz w:val="24"/>
          <w:szCs w:val="24"/>
        </w:rPr>
        <w:t xml:space="preserve">. </w:t>
      </w:r>
      <w:r w:rsidR="00736C47">
        <w:rPr>
          <w:rFonts w:ascii="Times New Roman" w:eastAsiaTheme="minorEastAsia" w:hAnsi="Times New Roman" w:cs="Times New Roman"/>
          <w:sz w:val="24"/>
          <w:szCs w:val="24"/>
        </w:rPr>
        <w:t>To avoid local minima, t</w:t>
      </w:r>
      <w:r w:rsidR="00736C47" w:rsidRPr="00F908C4">
        <w:rPr>
          <w:rFonts w:ascii="Times New Roman" w:eastAsiaTheme="minorEastAsia" w:hAnsi="Times New Roman" w:cs="Times New Roman"/>
          <w:sz w:val="24"/>
          <w:szCs w:val="24"/>
        </w:rPr>
        <w:t xml:space="preserve">his </w:t>
      </w:r>
      <w:r w:rsidR="0062164F">
        <w:rPr>
          <w:rFonts w:ascii="Times New Roman" w:eastAsiaTheme="minorEastAsia" w:hAnsi="Times New Roman" w:cs="Times New Roman"/>
          <w:sz w:val="24"/>
          <w:szCs w:val="24"/>
        </w:rPr>
        <w:t xml:space="preserve">fit procedure was completed using random starting values 1000 times for each trial condition, keeping the resulting set of parameters that led to </w:t>
      </w:r>
      <w:r w:rsidR="00025609" w:rsidRPr="00F908C4">
        <w:rPr>
          <w:rFonts w:ascii="Times New Roman" w:eastAsiaTheme="minorEastAsia" w:hAnsi="Times New Roman" w:cs="Times New Roman"/>
          <w:sz w:val="24"/>
          <w:szCs w:val="24"/>
        </w:rPr>
        <w:t>the lowest sum of squared errors.</w:t>
      </w:r>
      <w:r w:rsidR="002222F8">
        <w:rPr>
          <w:rFonts w:ascii="Times New Roman" w:eastAsiaTheme="minorEastAsia" w:hAnsi="Times New Roman" w:cs="Times New Roman"/>
          <w:sz w:val="24"/>
          <w:szCs w:val="24"/>
        </w:rPr>
        <w:t xml:space="preserve"> Although </w:t>
      </w:r>
      <w:proofErr w:type="spellStart"/>
      <w:r w:rsidR="002222F8">
        <w:rPr>
          <w:rFonts w:ascii="Times New Roman" w:eastAsiaTheme="minorEastAsia" w:hAnsi="Times New Roman" w:cs="Times New Roman"/>
          <w:i/>
          <w:iCs/>
          <w:sz w:val="24"/>
          <w:szCs w:val="24"/>
        </w:rPr>
        <w:t>T</w:t>
      </w:r>
      <w:r w:rsidR="001E3D30">
        <w:rPr>
          <w:rFonts w:ascii="Times New Roman" w:eastAsiaTheme="minorEastAsia" w:hAnsi="Times New Roman" w:cs="Times New Roman"/>
          <w:i/>
          <w:iCs/>
          <w:sz w:val="24"/>
          <w:szCs w:val="24"/>
          <w:vertAlign w:val="subscript"/>
        </w:rPr>
        <w:t>N</w:t>
      </w:r>
      <w:r w:rsidR="002222F8" w:rsidRPr="00285537">
        <w:rPr>
          <w:rFonts w:ascii="Times New Roman" w:eastAsiaTheme="minorEastAsia" w:hAnsi="Times New Roman" w:cs="Times New Roman"/>
          <w:i/>
          <w:iCs/>
          <w:sz w:val="24"/>
          <w:szCs w:val="24"/>
          <w:vertAlign w:val="subscript"/>
        </w:rPr>
        <w:t>on</w:t>
      </w:r>
      <w:proofErr w:type="spellEnd"/>
      <w:r w:rsidR="002222F8" w:rsidRPr="00285537">
        <w:rPr>
          <w:rFonts w:ascii="Times New Roman" w:eastAsiaTheme="minorEastAsia" w:hAnsi="Times New Roman" w:cs="Times New Roman"/>
          <w:i/>
          <w:iCs/>
          <w:sz w:val="24"/>
          <w:szCs w:val="24"/>
          <w:vertAlign w:val="subscript"/>
        </w:rPr>
        <w:t>-</w:t>
      </w:r>
      <w:r w:rsidR="001E3D30">
        <w:rPr>
          <w:rFonts w:ascii="Times New Roman" w:eastAsiaTheme="minorEastAsia" w:hAnsi="Times New Roman" w:cs="Times New Roman"/>
          <w:i/>
          <w:iCs/>
          <w:sz w:val="24"/>
          <w:szCs w:val="24"/>
          <w:vertAlign w:val="subscript"/>
        </w:rPr>
        <w:t>D</w:t>
      </w:r>
      <w:r w:rsidR="002222F8" w:rsidRPr="00285537">
        <w:rPr>
          <w:rFonts w:ascii="Times New Roman" w:eastAsiaTheme="minorEastAsia" w:hAnsi="Times New Roman" w:cs="Times New Roman"/>
          <w:i/>
          <w:iCs/>
          <w:sz w:val="24"/>
          <w:szCs w:val="24"/>
          <w:vertAlign w:val="subscript"/>
        </w:rPr>
        <w:t>ecision</w:t>
      </w:r>
      <w:r w:rsidR="002222F8">
        <w:rPr>
          <w:rFonts w:ascii="Times New Roman" w:eastAsiaTheme="minorEastAsia" w:hAnsi="Times New Roman" w:cs="Times New Roman"/>
          <w:sz w:val="24"/>
          <w:szCs w:val="24"/>
        </w:rPr>
        <w:t xml:space="preserve"> provides a direct measure of the </w:t>
      </w:r>
      <w:r w:rsidR="00083EA9">
        <w:rPr>
          <w:rFonts w:ascii="Times New Roman" w:eastAsiaTheme="minorEastAsia" w:hAnsi="Times New Roman" w:cs="Times New Roman"/>
          <w:sz w:val="24"/>
          <w:szCs w:val="24"/>
        </w:rPr>
        <w:t>combined</w:t>
      </w:r>
      <w:r w:rsidR="002222F8">
        <w:rPr>
          <w:rFonts w:ascii="Times New Roman" w:eastAsiaTheme="minorEastAsia" w:hAnsi="Times New Roman" w:cs="Times New Roman"/>
          <w:sz w:val="24"/>
          <w:szCs w:val="24"/>
        </w:rPr>
        <w:t xml:space="preserve"> afferent and efferent delays, </w:t>
      </w:r>
      <w:r w:rsidR="002222F8" w:rsidRPr="00DF3105">
        <w:rPr>
          <w:rFonts w:ascii="Times New Roman" w:eastAsiaTheme="minorEastAsia" w:hAnsi="Times New Roman" w:cs="Times New Roman"/>
          <w:i/>
          <w:iCs/>
          <w:sz w:val="24"/>
          <w:szCs w:val="24"/>
        </w:rPr>
        <w:t>Tau</w:t>
      </w:r>
      <w:r w:rsidR="002222F8">
        <w:rPr>
          <w:rFonts w:ascii="Times New Roman" w:eastAsiaTheme="minorEastAsia" w:hAnsi="Times New Roman" w:cs="Times New Roman"/>
          <w:sz w:val="24"/>
          <w:szCs w:val="24"/>
        </w:rPr>
        <w:t xml:space="preserve"> (which represents the time required for the exponential rise in accuracy to move from chance </w:t>
      </w:r>
      <w:r w:rsidR="002222F8" w:rsidRPr="00A74718">
        <w:rPr>
          <w:rFonts w:ascii="Times New Roman" w:eastAsiaTheme="minorEastAsia" w:hAnsi="Times New Roman" w:cs="Times New Roman"/>
          <w:sz w:val="24"/>
          <w:szCs w:val="24"/>
        </w:rPr>
        <w:t xml:space="preserve">to </w:t>
      </w:r>
      <w:ins w:id="181" w:author="Daniel Lougen [2]" w:date="2025-03-24T11:54:00Z" w16du:dateUtc="2025-03-24T18:54:00Z">
        <w:r w:rsidR="00A74718" w:rsidRPr="00A74718">
          <w:rPr>
            <w:rFonts w:ascii="Times New Roman" w:eastAsiaTheme="minorEastAsia" w:hAnsi="Times New Roman" w:cs="Times New Roman"/>
            <w:sz w:val="24"/>
            <w:szCs w:val="24"/>
            <w:rPrChange w:id="182" w:author="Daniel Lougen [2]" w:date="2025-03-24T11:54:00Z" w16du:dateUtc="2025-03-24T18:54:00Z">
              <w:rPr>
                <w:rFonts w:ascii="Times New Roman" w:eastAsiaTheme="minorEastAsia" w:hAnsi="Times New Roman" w:cs="Times New Roman"/>
                <w:sz w:val="24"/>
                <w:szCs w:val="24"/>
                <w:highlight w:val="yellow"/>
              </w:rPr>
            </w:rPrChange>
          </w:rPr>
          <w:t>75</w:t>
        </w:r>
      </w:ins>
      <w:del w:id="183" w:author="Daniel Lougen [2]" w:date="2025-03-24T11:54:00Z" w16du:dateUtc="2025-03-24T18:54:00Z">
        <w:r w:rsidR="002222F8" w:rsidRPr="00A74718" w:rsidDel="00A74718">
          <w:rPr>
            <w:rFonts w:ascii="Times New Roman" w:eastAsiaTheme="minorEastAsia" w:hAnsi="Times New Roman" w:cs="Times New Roman"/>
            <w:sz w:val="24"/>
            <w:szCs w:val="24"/>
            <w:rPrChange w:id="184" w:author="Daniel Lougen [2]" w:date="2025-03-24T11:54:00Z" w16du:dateUtc="2025-03-24T18:54:00Z">
              <w:rPr>
                <w:rFonts w:ascii="Times New Roman" w:eastAsiaTheme="minorEastAsia" w:hAnsi="Times New Roman" w:cs="Times New Roman"/>
                <w:sz w:val="24"/>
                <w:szCs w:val="24"/>
                <w:highlight w:val="yellow"/>
              </w:rPr>
            </w:rPrChange>
          </w:rPr>
          <w:delText>##</w:delText>
        </w:r>
      </w:del>
      <w:r w:rsidR="002222F8" w:rsidRPr="00A74718">
        <w:rPr>
          <w:rFonts w:ascii="Times New Roman" w:eastAsiaTheme="minorEastAsia" w:hAnsi="Times New Roman" w:cs="Times New Roman"/>
          <w:sz w:val="24"/>
          <w:szCs w:val="24"/>
          <w:rPrChange w:id="185" w:author="Daniel Lougen [2]" w:date="2025-03-24T11:54:00Z" w16du:dateUtc="2025-03-24T18:54:00Z">
            <w:rPr>
              <w:rFonts w:ascii="Times New Roman" w:eastAsiaTheme="minorEastAsia" w:hAnsi="Times New Roman" w:cs="Times New Roman"/>
              <w:sz w:val="24"/>
              <w:szCs w:val="24"/>
              <w:highlight w:val="yellow"/>
            </w:rPr>
          </w:rPrChange>
        </w:rPr>
        <w:t>%</w:t>
      </w:r>
      <w:r w:rsidR="002222F8" w:rsidRPr="00A74718">
        <w:rPr>
          <w:rFonts w:ascii="Times New Roman" w:eastAsiaTheme="minorEastAsia" w:hAnsi="Times New Roman" w:cs="Times New Roman"/>
          <w:sz w:val="24"/>
          <w:szCs w:val="24"/>
        </w:rPr>
        <w:t>)</w:t>
      </w:r>
      <w:r w:rsidR="002222F8">
        <w:rPr>
          <w:rFonts w:ascii="Times New Roman" w:eastAsiaTheme="minorEastAsia" w:hAnsi="Times New Roman" w:cs="Times New Roman"/>
          <w:sz w:val="24"/>
          <w:szCs w:val="24"/>
        </w:rPr>
        <w:t xml:space="preserve"> must be multiplied by a factor of </w:t>
      </w:r>
      <w:ins w:id="186" w:author="Daniel Lougen [2]" w:date="2025-03-24T11:54:00Z" w16du:dateUtc="2025-03-24T18:54:00Z">
        <w:r w:rsidR="00A74718">
          <w:rPr>
            <w:rFonts w:ascii="Times New Roman" w:eastAsiaTheme="minorEastAsia" w:hAnsi="Times New Roman" w:cs="Times New Roman"/>
            <w:sz w:val="24"/>
            <w:szCs w:val="24"/>
          </w:rPr>
          <w:t xml:space="preserve">1.61 </w:t>
        </w:r>
      </w:ins>
      <w:del w:id="187" w:author="Daniel Lougen [2]" w:date="2025-03-24T11:54:00Z" w16du:dateUtc="2025-03-24T18:54:00Z">
        <w:r w:rsidR="002222F8" w:rsidRPr="00DF3105" w:rsidDel="00A74718">
          <w:rPr>
            <w:rFonts w:ascii="Times New Roman" w:eastAsiaTheme="minorEastAsia" w:hAnsi="Times New Roman" w:cs="Times New Roman"/>
            <w:sz w:val="24"/>
            <w:szCs w:val="24"/>
            <w:highlight w:val="yellow"/>
          </w:rPr>
          <w:delText>##</w:delText>
        </w:r>
        <w:r w:rsidR="002222F8" w:rsidDel="00A74718">
          <w:rPr>
            <w:rFonts w:ascii="Times New Roman" w:eastAsiaTheme="minorEastAsia" w:hAnsi="Times New Roman" w:cs="Times New Roman"/>
            <w:sz w:val="24"/>
            <w:szCs w:val="24"/>
          </w:rPr>
          <w:delText xml:space="preserve"> </w:delText>
        </w:r>
      </w:del>
      <w:r w:rsidR="002222F8">
        <w:rPr>
          <w:rFonts w:ascii="Times New Roman" w:eastAsiaTheme="minorEastAsia" w:hAnsi="Times New Roman" w:cs="Times New Roman"/>
          <w:sz w:val="24"/>
          <w:szCs w:val="24"/>
        </w:rPr>
        <w:t>to determine the threshold at which accuracy surpasses 90%</w:t>
      </w:r>
      <w:r w:rsidR="001E3D30">
        <w:rPr>
          <w:rFonts w:ascii="Times New Roman" w:eastAsiaTheme="minorEastAsia" w:hAnsi="Times New Roman" w:cs="Times New Roman"/>
          <w:sz w:val="24"/>
          <w:szCs w:val="24"/>
        </w:rPr>
        <w:t>; therefore,</w:t>
      </w:r>
      <w:r w:rsidR="002222F8">
        <w:rPr>
          <w:rFonts w:ascii="Times New Roman" w:eastAsiaTheme="minorEastAsia" w:hAnsi="Times New Roman" w:cs="Times New Roman"/>
          <w:sz w:val="24"/>
          <w:szCs w:val="24"/>
        </w:rPr>
        <w:t xml:space="preserve"> </w:t>
      </w:r>
      <w:proofErr w:type="spellStart"/>
      <w:r w:rsidR="001E3D30">
        <w:rPr>
          <w:rFonts w:ascii="Times New Roman" w:eastAsiaTheme="minorEastAsia" w:hAnsi="Times New Roman" w:cs="Times New Roman"/>
          <w:sz w:val="24"/>
          <w:szCs w:val="24"/>
        </w:rPr>
        <w:t>T</w:t>
      </w:r>
      <w:r w:rsidR="002222F8" w:rsidRPr="00DF3105">
        <w:rPr>
          <w:rFonts w:ascii="Times New Roman" w:eastAsiaTheme="minorEastAsia" w:hAnsi="Times New Roman" w:cs="Times New Roman"/>
          <w:sz w:val="24"/>
          <w:szCs w:val="24"/>
          <w:vertAlign w:val="subscript"/>
        </w:rPr>
        <w:t>Decision</w:t>
      </w:r>
      <w:proofErr w:type="spellEnd"/>
      <w:r w:rsidR="002222F8">
        <w:rPr>
          <w:rFonts w:ascii="Times New Roman" w:eastAsiaTheme="minorEastAsia" w:hAnsi="Times New Roman" w:cs="Times New Roman"/>
          <w:sz w:val="24"/>
          <w:szCs w:val="24"/>
        </w:rPr>
        <w:t xml:space="preserve"> </w:t>
      </w:r>
      <w:r w:rsidR="001E3D30">
        <w:rPr>
          <w:rFonts w:ascii="Times New Roman" w:eastAsiaTheme="minorEastAsia" w:hAnsi="Times New Roman" w:cs="Times New Roman"/>
          <w:sz w:val="24"/>
          <w:szCs w:val="24"/>
        </w:rPr>
        <w:t>=</w:t>
      </w:r>
      <w:r w:rsidR="002222F8">
        <w:rPr>
          <w:rFonts w:ascii="Times New Roman" w:eastAsiaTheme="minorEastAsia" w:hAnsi="Times New Roman" w:cs="Times New Roman"/>
          <w:sz w:val="24"/>
          <w:szCs w:val="24"/>
        </w:rPr>
        <w:t xml:space="preserve"> Tau </w:t>
      </w:r>
      <w:r w:rsidR="001E3D30">
        <w:rPr>
          <w:rFonts w:ascii="Times New Roman" w:eastAsiaTheme="minorEastAsia" w:hAnsi="Times New Roman" w:cs="Times New Roman"/>
          <w:sz w:val="24"/>
          <w:szCs w:val="24"/>
        </w:rPr>
        <w:t>*</w:t>
      </w:r>
      <w:ins w:id="188" w:author="Daniel Lougen [2]" w:date="2025-03-24T11:54:00Z" w16du:dateUtc="2025-03-24T18:54:00Z">
        <w:r w:rsidR="00A74718">
          <w:rPr>
            <w:rFonts w:ascii="Times New Roman" w:eastAsiaTheme="minorEastAsia" w:hAnsi="Times New Roman" w:cs="Times New Roman"/>
            <w:sz w:val="24"/>
            <w:szCs w:val="24"/>
          </w:rPr>
          <w:t xml:space="preserve"> 1.61</w:t>
        </w:r>
      </w:ins>
      <w:del w:id="189" w:author="Daniel Lougen [2]" w:date="2025-03-24T11:54:00Z" w16du:dateUtc="2025-03-24T18:54:00Z">
        <w:r w:rsidR="001E3D30" w:rsidDel="00A74718">
          <w:rPr>
            <w:rFonts w:ascii="Times New Roman" w:eastAsiaTheme="minorEastAsia" w:hAnsi="Times New Roman" w:cs="Times New Roman"/>
            <w:sz w:val="24"/>
            <w:szCs w:val="24"/>
          </w:rPr>
          <w:delText xml:space="preserve"> </w:delText>
        </w:r>
        <w:r w:rsidR="001E3D30" w:rsidRPr="00DF3105" w:rsidDel="00A74718">
          <w:rPr>
            <w:rFonts w:ascii="Times New Roman" w:eastAsiaTheme="minorEastAsia" w:hAnsi="Times New Roman" w:cs="Times New Roman"/>
            <w:sz w:val="24"/>
            <w:szCs w:val="24"/>
            <w:highlight w:val="yellow"/>
          </w:rPr>
          <w:delText>##</w:delText>
        </w:r>
      </w:del>
      <w:r w:rsidR="002222F8">
        <w:rPr>
          <w:rFonts w:ascii="Times New Roman" w:eastAsiaTheme="minorEastAsia" w:hAnsi="Times New Roman" w:cs="Times New Roman"/>
          <w:sz w:val="24"/>
          <w:szCs w:val="24"/>
        </w:rPr>
        <w:t>.</w:t>
      </w:r>
      <w:r w:rsidR="001E3D30">
        <w:rPr>
          <w:rFonts w:ascii="Times New Roman" w:eastAsiaTheme="minorEastAsia" w:hAnsi="Times New Roman" w:cs="Times New Roman"/>
          <w:sz w:val="24"/>
          <w:szCs w:val="24"/>
        </w:rPr>
        <w:t xml:space="preserve"> T</w:t>
      </w:r>
      <w:r w:rsidR="00083EA9" w:rsidRPr="00DF3105">
        <w:rPr>
          <w:rFonts w:ascii="Times New Roman" w:eastAsiaTheme="minorEastAsia" w:hAnsi="Times New Roman" w:cs="Times New Roman"/>
          <w:sz w:val="24"/>
          <w:szCs w:val="24"/>
          <w:vertAlign w:val="subscript"/>
        </w:rPr>
        <w:t>FIR</w:t>
      </w:r>
      <w:r w:rsidR="00083EA9">
        <w:rPr>
          <w:rFonts w:ascii="Times New Roman" w:eastAsiaTheme="minorEastAsia" w:hAnsi="Times New Roman" w:cs="Times New Roman"/>
          <w:sz w:val="24"/>
          <w:szCs w:val="24"/>
        </w:rPr>
        <w:t xml:space="preserve"> (the time to a fully informed response, or </w:t>
      </w:r>
      <w:r w:rsidR="001E3D30">
        <w:rPr>
          <w:rFonts w:ascii="Times New Roman" w:eastAsiaTheme="minorEastAsia" w:hAnsi="Times New Roman" w:cs="Times New Roman"/>
          <w:sz w:val="24"/>
          <w:szCs w:val="24"/>
        </w:rPr>
        <w:t xml:space="preserve">the minimum processing time required to make a response with an accuracy greater than 90%) is therefore the sum of the </w:t>
      </w:r>
      <w:proofErr w:type="spellStart"/>
      <w:r w:rsidR="001E3D30">
        <w:rPr>
          <w:rFonts w:ascii="Times New Roman" w:eastAsiaTheme="minorEastAsia" w:hAnsi="Times New Roman" w:cs="Times New Roman"/>
          <w:sz w:val="24"/>
          <w:szCs w:val="24"/>
        </w:rPr>
        <w:t>T</w:t>
      </w:r>
      <w:r w:rsidR="001E3D30" w:rsidRPr="00DF3105">
        <w:rPr>
          <w:rFonts w:ascii="Times New Roman" w:eastAsiaTheme="minorEastAsia" w:hAnsi="Times New Roman" w:cs="Times New Roman"/>
          <w:sz w:val="24"/>
          <w:szCs w:val="24"/>
          <w:vertAlign w:val="subscript"/>
        </w:rPr>
        <w:t>Non</w:t>
      </w:r>
      <w:proofErr w:type="spellEnd"/>
      <w:r w:rsidR="001E3D30" w:rsidRPr="00DF3105">
        <w:rPr>
          <w:rFonts w:ascii="Times New Roman" w:eastAsiaTheme="minorEastAsia" w:hAnsi="Times New Roman" w:cs="Times New Roman"/>
          <w:sz w:val="24"/>
          <w:szCs w:val="24"/>
          <w:vertAlign w:val="subscript"/>
        </w:rPr>
        <w:t>-</w:t>
      </w:r>
      <w:r w:rsidR="001E3D30" w:rsidRPr="00285537">
        <w:rPr>
          <w:rFonts w:ascii="Times New Roman" w:eastAsiaTheme="minorEastAsia" w:hAnsi="Times New Roman" w:cs="Times New Roman"/>
          <w:sz w:val="24"/>
          <w:szCs w:val="24"/>
          <w:vertAlign w:val="subscript"/>
        </w:rPr>
        <w:t>Decision</w:t>
      </w:r>
      <w:r w:rsidR="001E3D30">
        <w:rPr>
          <w:rFonts w:ascii="Times New Roman" w:eastAsiaTheme="minorEastAsia" w:hAnsi="Times New Roman" w:cs="Times New Roman"/>
          <w:sz w:val="24"/>
          <w:szCs w:val="24"/>
          <w:vertAlign w:val="subscript"/>
        </w:rPr>
        <w:t xml:space="preserve"> and </w:t>
      </w:r>
      <w:proofErr w:type="spellStart"/>
      <w:r w:rsidR="001E3D30">
        <w:rPr>
          <w:rFonts w:ascii="Times New Roman" w:eastAsiaTheme="minorEastAsia" w:hAnsi="Times New Roman" w:cs="Times New Roman"/>
          <w:sz w:val="24"/>
          <w:szCs w:val="24"/>
        </w:rPr>
        <w:t>T</w:t>
      </w:r>
      <w:r w:rsidR="001E3D30" w:rsidRPr="00285537">
        <w:rPr>
          <w:rFonts w:ascii="Times New Roman" w:eastAsiaTheme="minorEastAsia" w:hAnsi="Times New Roman" w:cs="Times New Roman"/>
          <w:sz w:val="24"/>
          <w:szCs w:val="24"/>
          <w:vertAlign w:val="subscript"/>
        </w:rPr>
        <w:t>Decision</w:t>
      </w:r>
      <w:proofErr w:type="spellEnd"/>
      <w:r w:rsidR="001E3D30">
        <w:rPr>
          <w:rFonts w:ascii="Times New Roman" w:eastAsiaTheme="minorEastAsia" w:hAnsi="Times New Roman" w:cs="Times New Roman"/>
          <w:sz w:val="24"/>
          <w:szCs w:val="24"/>
        </w:rPr>
        <w:t>.</w:t>
      </w:r>
    </w:p>
    <w:p w14:paraId="30D6F4D2" w14:textId="6ECD0A1F" w:rsidR="00C72FDB" w:rsidRPr="00C72FDB" w:rsidRDefault="003D3F02" w:rsidP="00DF3105">
      <w:pPr>
        <w:pStyle w:val="Heading1"/>
        <w:spacing w:line="480" w:lineRule="auto"/>
        <w:jc w:val="center"/>
        <w:rPr>
          <w:rFonts w:ascii="Times New Roman" w:hAnsi="Times New Roman" w:cs="Times New Roman"/>
          <w:b/>
          <w:bCs/>
        </w:rPr>
      </w:pPr>
      <w:bookmarkStart w:id="190" w:name="_Toc193807072"/>
      <w:bookmarkStart w:id="191" w:name="_Toc193807135"/>
      <w:r w:rsidRPr="00F908C4">
        <w:rPr>
          <w:rFonts w:ascii="Times New Roman" w:hAnsi="Times New Roman" w:cs="Times New Roman"/>
          <w:b/>
          <w:bCs/>
        </w:rPr>
        <w:t>Result</w:t>
      </w:r>
      <w:r w:rsidR="00132232" w:rsidRPr="00F908C4">
        <w:rPr>
          <w:rFonts w:ascii="Times New Roman" w:hAnsi="Times New Roman" w:cs="Times New Roman"/>
          <w:b/>
          <w:bCs/>
        </w:rPr>
        <w:t>s</w:t>
      </w:r>
      <w:bookmarkEnd w:id="190"/>
      <w:bookmarkEnd w:id="191"/>
    </w:p>
    <w:p w14:paraId="4F576184" w14:textId="5B05EB96" w:rsidR="00EA0AC1" w:rsidRDefault="00EA0AC1" w:rsidP="00DF3105">
      <w:pPr>
        <w:pStyle w:val="Heading2"/>
        <w:spacing w:line="480" w:lineRule="auto"/>
        <w:rPr>
          <w:rFonts w:ascii="Times New Roman" w:hAnsi="Times New Roman" w:cs="Times New Roman"/>
          <w:b/>
          <w:bCs/>
        </w:rPr>
      </w:pPr>
      <w:bookmarkStart w:id="192" w:name="_Toc193807073"/>
      <w:bookmarkStart w:id="193" w:name="_Toc193807136"/>
      <w:commentRangeStart w:id="194"/>
      <w:r>
        <w:rPr>
          <w:rFonts w:ascii="Times New Roman" w:hAnsi="Times New Roman" w:cs="Times New Roman"/>
          <w:b/>
          <w:bCs/>
        </w:rPr>
        <w:t>Reaction Time Task</w:t>
      </w:r>
      <w:commentRangeEnd w:id="194"/>
      <w:r>
        <w:rPr>
          <w:rStyle w:val="CommentReference"/>
          <w:rFonts w:asciiTheme="minorHAnsi" w:eastAsiaTheme="minorHAnsi" w:hAnsiTheme="minorHAnsi" w:cstheme="minorBidi"/>
          <w:color w:val="auto"/>
        </w:rPr>
        <w:commentReference w:id="194"/>
      </w:r>
      <w:bookmarkEnd w:id="192"/>
      <w:bookmarkEnd w:id="193"/>
    </w:p>
    <w:p w14:paraId="6E5630DF" w14:textId="14A0F018" w:rsidR="009C5E03" w:rsidRPr="00BC1550" w:rsidRDefault="00BC1550" w:rsidP="009C5E03">
      <w:pPr>
        <w:spacing w:line="480" w:lineRule="auto"/>
        <w:ind w:firstLine="360"/>
        <w:rPr>
          <w:rFonts w:ascii="Times New Roman" w:hAnsi="Times New Roman" w:cs="Times New Roman"/>
          <w:sz w:val="24"/>
          <w:szCs w:val="24"/>
        </w:rPr>
      </w:pPr>
      <w:r w:rsidRPr="00BC1550">
        <w:rPr>
          <w:rFonts w:ascii="Times New Roman" w:hAnsi="Times New Roman" w:cs="Times New Roman"/>
          <w:sz w:val="24"/>
          <w:szCs w:val="24"/>
        </w:rPr>
        <w:t>The RT task was designed to capture mean RT for each trial type within participants (</w:t>
      </w:r>
      <w:commentRangeStart w:id="195"/>
      <w:r w:rsidRPr="00BC1550">
        <w:rPr>
          <w:rFonts w:ascii="Times New Roman" w:hAnsi="Times New Roman" w:cs="Times New Roman"/>
          <w:sz w:val="24"/>
          <w:szCs w:val="24"/>
        </w:rPr>
        <w:t>Table 1</w:t>
      </w:r>
      <w:commentRangeEnd w:id="195"/>
      <w:r w:rsidR="007854BF">
        <w:rPr>
          <w:rStyle w:val="CommentReference"/>
        </w:rPr>
        <w:commentReference w:id="195"/>
      </w:r>
      <w:r w:rsidRPr="00BC1550">
        <w:rPr>
          <w:rFonts w:ascii="Times New Roman" w:hAnsi="Times New Roman" w:cs="Times New Roman"/>
          <w:sz w:val="24"/>
          <w:szCs w:val="24"/>
        </w:rPr>
        <w:t xml:space="preserve">) and to quantify the </w:t>
      </w:r>
      <w:r w:rsidR="00940F2D">
        <w:rPr>
          <w:rFonts w:ascii="Times New Roman" w:hAnsi="Times New Roman" w:cs="Times New Roman"/>
          <w:sz w:val="24"/>
          <w:szCs w:val="24"/>
        </w:rPr>
        <w:t>GPE</w:t>
      </w:r>
      <w:r w:rsidRPr="00BC1550">
        <w:rPr>
          <w:rFonts w:ascii="Times New Roman" w:hAnsi="Times New Roman" w:cs="Times New Roman"/>
          <w:sz w:val="24"/>
          <w:szCs w:val="24"/>
        </w:rPr>
        <w:t xml:space="preserve"> and </w:t>
      </w:r>
      <w:r w:rsidR="00940F2D">
        <w:rPr>
          <w:rFonts w:ascii="Times New Roman" w:hAnsi="Times New Roman" w:cs="Times New Roman"/>
          <w:sz w:val="24"/>
          <w:szCs w:val="24"/>
        </w:rPr>
        <w:t>GIE,</w:t>
      </w:r>
      <w:r w:rsidRPr="00BC1550">
        <w:rPr>
          <w:rFonts w:ascii="Times New Roman" w:hAnsi="Times New Roman" w:cs="Times New Roman"/>
          <w:sz w:val="24"/>
          <w:szCs w:val="24"/>
        </w:rPr>
        <w:t xml:space="preserve"> allowing for comparisons with traditional global-local processing effects found in the literature. Broadly, the data aligns with Navon’s (1977) findings, demonstrating faster reaction times (RTs) for global tasks compared to local tasks, </w:t>
      </w:r>
      <w:r w:rsidR="001D03B1">
        <w:rPr>
          <w:rFonts w:ascii="Times New Roman" w:hAnsi="Times New Roman" w:cs="Times New Roman"/>
          <w:sz w:val="24"/>
          <w:szCs w:val="24"/>
        </w:rPr>
        <w:t>and a larger interference from extraneous global information in a local task than vice-versa</w:t>
      </w:r>
      <w:r w:rsidR="00C77E06">
        <w:rPr>
          <w:rFonts w:ascii="Times New Roman" w:hAnsi="Times New Roman" w:cs="Times New Roman"/>
          <w:sz w:val="24"/>
          <w:szCs w:val="24"/>
        </w:rPr>
        <w:t xml:space="preserve"> (Figure </w:t>
      </w:r>
      <w:r w:rsidR="007F0895">
        <w:rPr>
          <w:rFonts w:ascii="Times New Roman" w:hAnsi="Times New Roman" w:cs="Times New Roman"/>
          <w:sz w:val="24"/>
          <w:szCs w:val="24"/>
        </w:rPr>
        <w:t>8</w:t>
      </w:r>
      <w:r w:rsidR="00C77E06">
        <w:rPr>
          <w:rFonts w:ascii="Times New Roman" w:hAnsi="Times New Roman" w:cs="Times New Roman"/>
          <w:sz w:val="24"/>
          <w:szCs w:val="24"/>
        </w:rPr>
        <w:t>A)</w:t>
      </w:r>
      <w:r w:rsidRPr="00BC1550">
        <w:rPr>
          <w:rFonts w:ascii="Times New Roman" w:hAnsi="Times New Roman" w:cs="Times New Roman"/>
          <w:sz w:val="24"/>
          <w:szCs w:val="24"/>
        </w:rPr>
        <w:t>.</w:t>
      </w:r>
    </w:p>
    <w:p w14:paraId="208DC74F" w14:textId="36F64DB1" w:rsidR="003754F8" w:rsidRDefault="00BC1550" w:rsidP="002E2D4F">
      <w:pPr>
        <w:spacing w:line="480" w:lineRule="auto"/>
        <w:ind w:firstLine="360"/>
        <w:rPr>
          <w:ins w:id="196" w:author="Daniel Lougen [2]" w:date="2025-03-24T14:23:00Z" w16du:dateUtc="2025-03-24T21:23:00Z"/>
          <w:rFonts w:ascii="Times New Roman" w:hAnsi="Times New Roman" w:cs="Times New Roman"/>
          <w:sz w:val="24"/>
          <w:szCs w:val="24"/>
        </w:rPr>
      </w:pPr>
      <w:commentRangeStart w:id="197"/>
      <w:commentRangeStart w:id="198"/>
      <w:r w:rsidRPr="00BC1550">
        <w:rPr>
          <w:rFonts w:ascii="Times New Roman" w:hAnsi="Times New Roman" w:cs="Times New Roman"/>
          <w:sz w:val="24"/>
          <w:szCs w:val="24"/>
        </w:rPr>
        <w:t xml:space="preserve">To further investigate the effects of task type and congruency on mean RT, a two-way ANOVA (Task × Congruency) was performed. Results showed a significant main effect of Task, </w:t>
      </w:r>
      <w:proofErr w:type="gramStart"/>
      <w:r w:rsidRPr="00BC1550">
        <w:rPr>
          <w:rFonts w:ascii="Times New Roman" w:hAnsi="Times New Roman" w:cs="Times New Roman"/>
          <w:sz w:val="24"/>
          <w:szCs w:val="24"/>
        </w:rPr>
        <w:t>F(</w:t>
      </w:r>
      <w:proofErr w:type="gramEnd"/>
      <w:r w:rsidRPr="00BC1550">
        <w:rPr>
          <w:rFonts w:ascii="Times New Roman" w:hAnsi="Times New Roman" w:cs="Times New Roman"/>
          <w:sz w:val="24"/>
          <w:szCs w:val="24"/>
        </w:rPr>
        <w:t>1,22)=123.18</w:t>
      </w:r>
      <w:r w:rsidR="001D03B1">
        <w:rPr>
          <w:rFonts w:ascii="Times New Roman" w:hAnsi="Times New Roman" w:cs="Times New Roman"/>
          <w:sz w:val="24"/>
          <w:szCs w:val="24"/>
        </w:rPr>
        <w:t>,</w:t>
      </w:r>
      <w:r w:rsidRPr="00BC1550">
        <w:rPr>
          <w:rFonts w:ascii="Times New Roman" w:hAnsi="Times New Roman" w:cs="Times New Roman"/>
          <w:sz w:val="24"/>
          <w:szCs w:val="24"/>
        </w:rPr>
        <w:t xml:space="preserve"> p&lt;0.001, </w:t>
      </w:r>
      <w:r w:rsidR="00940F2D" w:rsidRPr="00BC1550">
        <w:rPr>
          <w:rFonts w:ascii="Times New Roman" w:hAnsi="Times New Roman" w:cs="Times New Roman"/>
          <w:sz w:val="24"/>
          <w:szCs w:val="24"/>
        </w:rPr>
        <w:t>ηp</w:t>
      </w:r>
      <w:r w:rsidR="00940F2D" w:rsidRPr="00940F2D">
        <w:rPr>
          <w:rFonts w:ascii="Times New Roman" w:hAnsi="Times New Roman" w:cs="Times New Roman"/>
          <w:sz w:val="24"/>
          <w:szCs w:val="24"/>
          <w:vertAlign w:val="superscript"/>
        </w:rPr>
        <w:t>2</w:t>
      </w:r>
      <w:r w:rsidRPr="00BC1550">
        <w:rPr>
          <w:rFonts w:ascii="Times New Roman" w:hAnsi="Times New Roman" w:cs="Times New Roman"/>
          <w:sz w:val="24"/>
          <w:szCs w:val="24"/>
        </w:rPr>
        <w:t>=0.85</w:t>
      </w:r>
      <w:r w:rsidR="001D03B1">
        <w:rPr>
          <w:rFonts w:ascii="Times New Roman" w:hAnsi="Times New Roman" w:cs="Times New Roman"/>
          <w:sz w:val="24"/>
          <w:szCs w:val="24"/>
        </w:rPr>
        <w:t>,</w:t>
      </w:r>
      <w:r w:rsidRPr="00BC1550">
        <w:rPr>
          <w:rFonts w:ascii="Times New Roman" w:hAnsi="Times New Roman" w:cs="Times New Roman"/>
          <w:sz w:val="24"/>
          <w:szCs w:val="24"/>
        </w:rPr>
        <w:t xml:space="preserve"> 95% CI [0.71, 0.91], with faster </w:t>
      </w:r>
      <w:r w:rsidR="00A81CDE">
        <w:rPr>
          <w:rFonts w:ascii="Times New Roman" w:hAnsi="Times New Roman" w:cs="Times New Roman"/>
          <w:sz w:val="24"/>
          <w:szCs w:val="24"/>
        </w:rPr>
        <w:t>RT</w:t>
      </w:r>
      <w:r w:rsidRPr="00BC1550">
        <w:rPr>
          <w:rFonts w:ascii="Times New Roman" w:hAnsi="Times New Roman" w:cs="Times New Roman"/>
          <w:sz w:val="24"/>
          <w:szCs w:val="24"/>
        </w:rPr>
        <w:t xml:space="preserve"> in the globally</w:t>
      </w:r>
      <w:r w:rsidR="001D03B1">
        <w:rPr>
          <w:rFonts w:ascii="Times New Roman" w:hAnsi="Times New Roman" w:cs="Times New Roman"/>
          <w:sz w:val="24"/>
          <w:szCs w:val="24"/>
        </w:rPr>
        <w:t>-</w:t>
      </w:r>
      <w:r w:rsidRPr="00BC1550">
        <w:rPr>
          <w:rFonts w:ascii="Times New Roman" w:hAnsi="Times New Roman" w:cs="Times New Roman"/>
          <w:sz w:val="24"/>
          <w:szCs w:val="24"/>
        </w:rPr>
        <w:t>directed task compared to the locally</w:t>
      </w:r>
      <w:r w:rsidR="001D03B1">
        <w:rPr>
          <w:rFonts w:ascii="Times New Roman" w:hAnsi="Times New Roman" w:cs="Times New Roman"/>
          <w:sz w:val="24"/>
          <w:szCs w:val="24"/>
        </w:rPr>
        <w:t>-</w:t>
      </w:r>
      <w:r w:rsidRPr="00BC1550">
        <w:rPr>
          <w:rFonts w:ascii="Times New Roman" w:hAnsi="Times New Roman" w:cs="Times New Roman"/>
          <w:sz w:val="24"/>
          <w:szCs w:val="24"/>
        </w:rPr>
        <w:t xml:space="preserve">directed task. This main effect of Task explained a substantial </w:t>
      </w:r>
      <w:r w:rsidRPr="00BC1550">
        <w:rPr>
          <w:rFonts w:ascii="Times New Roman" w:hAnsi="Times New Roman" w:cs="Times New Roman"/>
          <w:sz w:val="24"/>
          <w:szCs w:val="24"/>
        </w:rPr>
        <w:lastRenderedPageBreak/>
        <w:t>portion of the variance in mean RT.</w:t>
      </w:r>
      <w:r w:rsidR="00683ED6">
        <w:rPr>
          <w:rFonts w:ascii="Times New Roman" w:hAnsi="Times New Roman" w:cs="Times New Roman"/>
          <w:sz w:val="24"/>
          <w:szCs w:val="24"/>
        </w:rPr>
        <w:t xml:space="preserve"> </w:t>
      </w:r>
      <w:r w:rsidRPr="00BC1550">
        <w:rPr>
          <w:rFonts w:ascii="Times New Roman" w:hAnsi="Times New Roman" w:cs="Times New Roman"/>
          <w:sz w:val="24"/>
          <w:szCs w:val="24"/>
        </w:rPr>
        <w:t xml:space="preserve">A significant main effect of Congruency was also observed, </w:t>
      </w:r>
      <w:proofErr w:type="gramStart"/>
      <w:r w:rsidRPr="00BC1550">
        <w:rPr>
          <w:rFonts w:ascii="Times New Roman" w:hAnsi="Times New Roman" w:cs="Times New Roman"/>
          <w:sz w:val="24"/>
          <w:szCs w:val="24"/>
        </w:rPr>
        <w:t>F(</w:t>
      </w:r>
      <w:proofErr w:type="gramEnd"/>
      <w:r w:rsidRPr="00BC1550">
        <w:rPr>
          <w:rFonts w:ascii="Times New Roman" w:hAnsi="Times New Roman" w:cs="Times New Roman"/>
          <w:sz w:val="24"/>
          <w:szCs w:val="24"/>
        </w:rPr>
        <w:t xml:space="preserve">2,44)=28.99, p&lt;0.001, </w:t>
      </w:r>
      <w:r w:rsidR="00940F2D" w:rsidRPr="00BC1550">
        <w:rPr>
          <w:rFonts w:ascii="Times New Roman" w:hAnsi="Times New Roman" w:cs="Times New Roman"/>
          <w:sz w:val="24"/>
          <w:szCs w:val="24"/>
        </w:rPr>
        <w:t>ηp</w:t>
      </w:r>
      <w:r w:rsidR="00940F2D" w:rsidRPr="00940F2D">
        <w:rPr>
          <w:rFonts w:ascii="Times New Roman" w:hAnsi="Times New Roman" w:cs="Times New Roman"/>
          <w:sz w:val="24"/>
          <w:szCs w:val="24"/>
          <w:vertAlign w:val="superscript"/>
        </w:rPr>
        <w:t>2</w:t>
      </w:r>
      <w:r w:rsidRPr="00BC1550">
        <w:rPr>
          <w:rFonts w:ascii="Times New Roman" w:hAnsi="Times New Roman" w:cs="Times New Roman"/>
          <w:sz w:val="24"/>
          <w:szCs w:val="24"/>
        </w:rPr>
        <w:t>=0.</w:t>
      </w:r>
      <w:r w:rsidR="00940F2D">
        <w:rPr>
          <w:rFonts w:ascii="Times New Roman" w:hAnsi="Times New Roman" w:cs="Times New Roman"/>
          <w:sz w:val="24"/>
          <w:szCs w:val="24"/>
        </w:rPr>
        <w:t>57</w:t>
      </w:r>
      <w:r w:rsidRPr="00BC1550">
        <w:rPr>
          <w:rFonts w:ascii="Times New Roman" w:hAnsi="Times New Roman" w:cs="Times New Roman"/>
          <w:sz w:val="24"/>
          <w:szCs w:val="24"/>
        </w:rPr>
        <w:t xml:space="preserve">, 95% CI [0.36, 0.70]. </w:t>
      </w:r>
      <w:r w:rsidR="00A81CDE">
        <w:rPr>
          <w:rFonts w:ascii="Times New Roman" w:hAnsi="Times New Roman" w:cs="Times New Roman"/>
          <w:sz w:val="24"/>
          <w:szCs w:val="24"/>
        </w:rPr>
        <w:t>RT</w:t>
      </w:r>
      <w:r w:rsidR="00A81CDE" w:rsidRPr="00BC1550">
        <w:rPr>
          <w:rFonts w:ascii="Times New Roman" w:hAnsi="Times New Roman" w:cs="Times New Roman"/>
          <w:sz w:val="24"/>
          <w:szCs w:val="24"/>
        </w:rPr>
        <w:t xml:space="preserve"> </w:t>
      </w:r>
      <w:r w:rsidRPr="00BC1550">
        <w:rPr>
          <w:rFonts w:ascii="Times New Roman" w:hAnsi="Times New Roman" w:cs="Times New Roman"/>
          <w:sz w:val="24"/>
          <w:szCs w:val="24"/>
        </w:rPr>
        <w:t xml:space="preserve">differed across congruency conditions, with congruent trials producing faster RTs compared to both control and incongruent trials, indicating that congruency </w:t>
      </w:r>
      <w:r w:rsidR="00A81CDE" w:rsidRPr="00BC1550">
        <w:rPr>
          <w:rFonts w:ascii="Times New Roman" w:hAnsi="Times New Roman" w:cs="Times New Roman"/>
          <w:sz w:val="24"/>
          <w:szCs w:val="24"/>
        </w:rPr>
        <w:t>influences</w:t>
      </w:r>
      <w:r w:rsidRPr="00BC1550">
        <w:rPr>
          <w:rFonts w:ascii="Times New Roman" w:hAnsi="Times New Roman" w:cs="Times New Roman"/>
          <w:sz w:val="24"/>
          <w:szCs w:val="24"/>
        </w:rPr>
        <w:t xml:space="preserve"> </w:t>
      </w:r>
      <w:r w:rsidR="00A81CDE">
        <w:rPr>
          <w:rFonts w:ascii="Times New Roman" w:hAnsi="Times New Roman" w:cs="Times New Roman"/>
          <w:sz w:val="24"/>
          <w:szCs w:val="24"/>
        </w:rPr>
        <w:t>RT</w:t>
      </w:r>
      <w:r w:rsidRPr="00BC1550">
        <w:rPr>
          <w:rFonts w:ascii="Times New Roman" w:hAnsi="Times New Roman" w:cs="Times New Roman"/>
          <w:sz w:val="24"/>
          <w:szCs w:val="24"/>
        </w:rPr>
        <w:t xml:space="preserve"> independently of task type.</w:t>
      </w:r>
      <w:r>
        <w:rPr>
          <w:rFonts w:ascii="Times New Roman" w:hAnsi="Times New Roman" w:cs="Times New Roman"/>
          <w:sz w:val="24"/>
          <w:szCs w:val="24"/>
        </w:rPr>
        <w:t xml:space="preserve"> </w:t>
      </w:r>
      <w:r w:rsidR="000F479A" w:rsidRPr="00BC1550">
        <w:rPr>
          <w:rFonts w:ascii="Times New Roman" w:hAnsi="Times New Roman" w:cs="Times New Roman"/>
          <w:sz w:val="24"/>
          <w:szCs w:val="24"/>
        </w:rPr>
        <w:t xml:space="preserve">Moreover, a significant Task × Congruency interaction was found, </w:t>
      </w:r>
      <w:proofErr w:type="gramStart"/>
      <w:r w:rsidR="000F479A" w:rsidRPr="00BC1550">
        <w:rPr>
          <w:rFonts w:ascii="Times New Roman" w:hAnsi="Times New Roman" w:cs="Times New Roman"/>
          <w:sz w:val="24"/>
          <w:szCs w:val="24"/>
        </w:rPr>
        <w:t>F(</w:t>
      </w:r>
      <w:proofErr w:type="gramEnd"/>
      <w:r w:rsidR="000F479A" w:rsidRPr="00BC1550">
        <w:rPr>
          <w:rFonts w:ascii="Times New Roman" w:hAnsi="Times New Roman" w:cs="Times New Roman"/>
          <w:sz w:val="24"/>
          <w:szCs w:val="24"/>
        </w:rPr>
        <w:t>2,44)=8.36, p=0.0008, ηp</w:t>
      </w:r>
      <w:r w:rsidR="000F479A" w:rsidRPr="00940F2D">
        <w:rPr>
          <w:rFonts w:ascii="Times New Roman" w:hAnsi="Times New Roman" w:cs="Times New Roman"/>
          <w:sz w:val="24"/>
          <w:szCs w:val="24"/>
          <w:vertAlign w:val="superscript"/>
        </w:rPr>
        <w:t>2</w:t>
      </w:r>
      <w:r w:rsidR="000F479A" w:rsidRPr="00BC1550">
        <w:rPr>
          <w:rFonts w:ascii="Times New Roman" w:hAnsi="Times New Roman" w:cs="Times New Roman"/>
          <w:sz w:val="24"/>
          <w:szCs w:val="24"/>
        </w:rPr>
        <w:t xml:space="preserve">=0.28, 95% CI [0.06, 0.46]. </w:t>
      </w:r>
      <w:commentRangeStart w:id="199"/>
      <w:r w:rsidR="000F479A" w:rsidRPr="000F479A">
        <w:rPr>
          <w:rFonts w:ascii="Times New Roman" w:hAnsi="Times New Roman" w:cs="Times New Roman"/>
          <w:sz w:val="24"/>
          <w:szCs w:val="24"/>
        </w:rPr>
        <w:t>This interaction</w:t>
      </w:r>
      <w:r w:rsidR="00D0101F">
        <w:rPr>
          <w:rFonts w:ascii="Times New Roman" w:hAnsi="Times New Roman" w:cs="Times New Roman"/>
          <w:sz w:val="24"/>
          <w:szCs w:val="24"/>
        </w:rPr>
        <w:t>, in tandem with main effects,</w:t>
      </w:r>
      <w:r w:rsidR="000F479A" w:rsidRPr="000F479A">
        <w:rPr>
          <w:rFonts w:ascii="Times New Roman" w:hAnsi="Times New Roman" w:cs="Times New Roman"/>
          <w:sz w:val="24"/>
          <w:szCs w:val="24"/>
        </w:rPr>
        <w:t xml:space="preserve"> suggests that Task type is the primary driver of differences in </w:t>
      </w:r>
      <w:r w:rsidR="00D0101F">
        <w:rPr>
          <w:rFonts w:ascii="Times New Roman" w:hAnsi="Times New Roman" w:cs="Times New Roman"/>
          <w:sz w:val="24"/>
          <w:szCs w:val="24"/>
        </w:rPr>
        <w:t>RT</w:t>
      </w:r>
      <w:r w:rsidR="000F479A" w:rsidRPr="000F479A">
        <w:rPr>
          <w:rFonts w:ascii="Times New Roman" w:hAnsi="Times New Roman" w:cs="Times New Roman"/>
          <w:sz w:val="24"/>
          <w:szCs w:val="24"/>
        </w:rPr>
        <w:t xml:space="preserve">, with Congruency effects modulated by whether participants are attending to global or local information. Specifically, the impact of Congruency is more pronounced within local tasks than global tasks, indicating that task demands play a critical role in how congruency influences response times. </w:t>
      </w:r>
      <w:commentRangeEnd w:id="197"/>
      <w:r w:rsidR="00735A95">
        <w:rPr>
          <w:rStyle w:val="CommentReference"/>
        </w:rPr>
        <w:commentReference w:id="197"/>
      </w:r>
      <w:commentRangeEnd w:id="198"/>
      <w:r w:rsidR="004A1981">
        <w:rPr>
          <w:rStyle w:val="CommentReference"/>
        </w:rPr>
        <w:commentReference w:id="198"/>
      </w:r>
    </w:p>
    <w:p w14:paraId="7E2DAC8F" w14:textId="21969979" w:rsidR="009C5E03" w:rsidRPr="003F3B92" w:rsidDel="003F3B92" w:rsidRDefault="003F3B92" w:rsidP="003F3B92">
      <w:pPr>
        <w:pStyle w:val="Heading2"/>
        <w:spacing w:line="480" w:lineRule="auto"/>
        <w:rPr>
          <w:del w:id="200" w:author="Daniel Lougen [2]" w:date="2025-03-24T14:30:00Z" w16du:dateUtc="2025-03-24T21:30:00Z"/>
          <w:rFonts w:ascii="Times New Roman" w:hAnsi="Times New Roman" w:cs="Times New Roman"/>
          <w:sz w:val="24"/>
          <w:szCs w:val="24"/>
          <w:rPrChange w:id="201" w:author="Daniel Lougen [2]" w:date="2025-03-24T14:30:00Z" w16du:dateUtc="2025-03-24T21:30:00Z">
            <w:rPr>
              <w:del w:id="202" w:author="Daniel Lougen [2]" w:date="2025-03-24T14:30:00Z" w16du:dateUtc="2025-03-24T21:30:00Z"/>
            </w:rPr>
          </w:rPrChange>
        </w:rPr>
        <w:pPrChange w:id="203" w:author="Daniel Lougen [2]" w:date="2025-03-24T14:30:00Z" w16du:dateUtc="2025-03-24T21:30:00Z">
          <w:pPr>
            <w:pStyle w:val="Heading2"/>
          </w:pPr>
        </w:pPrChange>
      </w:pPr>
      <w:ins w:id="204" w:author="Daniel Lougen [2]" w:date="2025-03-24T14:30:00Z" w16du:dateUtc="2025-03-24T21:30:00Z">
        <w:r w:rsidRPr="003F3B92">
          <w:rPr>
            <w:rFonts w:ascii="Times New Roman" w:hAnsi="Times New Roman" w:cs="Times New Roman"/>
            <w:sz w:val="24"/>
            <w:szCs w:val="24"/>
            <w:rPrChange w:id="205" w:author="Daniel Lougen [2]" w:date="2025-03-24T14:30:00Z" w16du:dateUtc="2025-03-24T21:30:00Z">
              <w:rPr/>
            </w:rPrChange>
          </w:rPr>
          <w:t xml:space="preserve">For a more direct comparison to the experimental data, a two-way ANOVA (Task × Congruency) was performed with participants who completed the compelled response task. Results showed a significant main effect of Task, </w:t>
        </w:r>
        <w:proofErr w:type="gramStart"/>
        <w:r w:rsidRPr="003F3B92">
          <w:rPr>
            <w:rFonts w:ascii="Times New Roman" w:hAnsi="Times New Roman" w:cs="Times New Roman"/>
            <w:sz w:val="24"/>
            <w:szCs w:val="24"/>
            <w:rPrChange w:id="206" w:author="Daniel Lougen [2]" w:date="2025-03-24T14:30:00Z" w16du:dateUtc="2025-03-24T21:30:00Z">
              <w:rPr/>
            </w:rPrChange>
          </w:rPr>
          <w:t>F(</w:t>
        </w:r>
        <w:proofErr w:type="gramEnd"/>
        <w:r w:rsidRPr="003F3B92">
          <w:rPr>
            <w:rFonts w:ascii="Times New Roman" w:hAnsi="Times New Roman" w:cs="Times New Roman"/>
            <w:sz w:val="24"/>
            <w:szCs w:val="24"/>
            <w:rPrChange w:id="207" w:author="Daniel Lougen [2]" w:date="2025-03-24T14:30:00Z" w16du:dateUtc="2025-03-24T21:30:00Z">
              <w:rPr/>
            </w:rPrChange>
          </w:rPr>
          <w:t xml:space="preserve">1, 13) = 105.74, p &lt; .0001, ηp² = 0.89, 95% CI [0.73, 0.94], with reaction times differing significantly between task conditions. A significant main effect of Congruency was also observed, </w:t>
        </w:r>
        <w:proofErr w:type="gramStart"/>
        <w:r w:rsidRPr="003F3B92">
          <w:rPr>
            <w:rFonts w:ascii="Times New Roman" w:hAnsi="Times New Roman" w:cs="Times New Roman"/>
            <w:sz w:val="24"/>
            <w:szCs w:val="24"/>
            <w:rPrChange w:id="208" w:author="Daniel Lougen [2]" w:date="2025-03-24T14:30:00Z" w16du:dateUtc="2025-03-24T21:30:00Z">
              <w:rPr/>
            </w:rPrChange>
          </w:rPr>
          <w:t>F(</w:t>
        </w:r>
        <w:proofErr w:type="gramEnd"/>
        <w:r w:rsidRPr="003F3B92">
          <w:rPr>
            <w:rFonts w:ascii="Times New Roman" w:hAnsi="Times New Roman" w:cs="Times New Roman"/>
            <w:sz w:val="24"/>
            <w:szCs w:val="24"/>
            <w:rPrChange w:id="209" w:author="Daniel Lougen [2]" w:date="2025-03-24T14:30:00Z" w16du:dateUtc="2025-03-24T21:30:00Z">
              <w:rPr/>
            </w:rPrChange>
          </w:rPr>
          <w:t xml:space="preserve">2, 26) = 19.99, p &lt; .0001, ηp² = 0.61, 95% CI [0.33, 0.75], indicating that response times varied across congruency conditions. The Task × Congruency interaction approached significance, </w:t>
        </w:r>
        <w:proofErr w:type="gramStart"/>
        <w:r w:rsidRPr="003F3B92">
          <w:rPr>
            <w:rFonts w:ascii="Times New Roman" w:hAnsi="Times New Roman" w:cs="Times New Roman"/>
            <w:sz w:val="24"/>
            <w:szCs w:val="24"/>
            <w:rPrChange w:id="210" w:author="Daniel Lougen [2]" w:date="2025-03-24T14:30:00Z" w16du:dateUtc="2025-03-24T21:30:00Z">
              <w:rPr/>
            </w:rPrChange>
          </w:rPr>
          <w:t>F(</w:t>
        </w:r>
        <w:proofErr w:type="gramEnd"/>
        <w:r w:rsidRPr="003F3B92">
          <w:rPr>
            <w:rFonts w:ascii="Times New Roman" w:hAnsi="Times New Roman" w:cs="Times New Roman"/>
            <w:sz w:val="24"/>
            <w:szCs w:val="24"/>
            <w:rPrChange w:id="211" w:author="Daniel Lougen [2]" w:date="2025-03-24T14:30:00Z" w16du:dateUtc="2025-03-24T21:30:00Z">
              <w:rPr/>
            </w:rPrChange>
          </w:rPr>
          <w:t>2, 26) = 2.88, p = .074, ηp² = 0.18, 95% CI [0.00, 0.41].</w:t>
        </w:r>
      </w:ins>
      <w:ins w:id="212" w:author="Daniel Lougen [2]" w:date="2025-03-24T14:31:00Z" w16du:dateUtc="2025-03-24T21:31:00Z">
        <w:r>
          <w:rPr>
            <w:rFonts w:ascii="Times New Roman" w:hAnsi="Times New Roman" w:cs="Times New Roman"/>
            <w:sz w:val="24"/>
            <w:szCs w:val="24"/>
          </w:rPr>
          <w:t xml:space="preserve"> </w:t>
        </w:r>
      </w:ins>
    </w:p>
    <w:p w14:paraId="188C8741" w14:textId="77777777" w:rsidR="003F3B92" w:rsidRPr="003F3B92" w:rsidRDefault="003F3B92" w:rsidP="003F3B92">
      <w:pPr>
        <w:spacing w:line="480" w:lineRule="auto"/>
        <w:rPr>
          <w:ins w:id="213" w:author="Daniel Lougen [2]" w:date="2025-03-24T14:30:00Z" w16du:dateUtc="2025-03-24T21:30:00Z"/>
        </w:rPr>
        <w:pPrChange w:id="214" w:author="Daniel Lougen [2]" w:date="2025-03-24T14:30:00Z" w16du:dateUtc="2025-03-24T21:30:00Z">
          <w:pPr>
            <w:pStyle w:val="whitespace-pre-wrap"/>
          </w:pPr>
        </w:pPrChange>
      </w:pPr>
    </w:p>
    <w:p w14:paraId="0CB6A1CE" w14:textId="41923832" w:rsidR="000F479A" w:rsidRPr="00BC1550" w:rsidDel="00E126D4" w:rsidRDefault="000F479A" w:rsidP="00532512">
      <w:pPr>
        <w:spacing w:line="480" w:lineRule="auto"/>
        <w:ind w:firstLine="360"/>
        <w:rPr>
          <w:del w:id="215" w:author="Daniel Lougen [2]" w:date="2025-03-24T11:24:00Z" w16du:dateUtc="2025-03-24T18:24:00Z"/>
          <w:rFonts w:ascii="Times New Roman" w:hAnsi="Times New Roman" w:cs="Times New Roman"/>
          <w:sz w:val="24"/>
          <w:szCs w:val="24"/>
        </w:rPr>
        <w:pPrChange w:id="216" w:author="Daniel Lougen [2]" w:date="2025-03-25T14:52:00Z" w16du:dateUtc="2025-03-25T21:52:00Z">
          <w:pPr>
            <w:spacing w:line="480" w:lineRule="auto"/>
            <w:ind w:firstLine="360"/>
          </w:pPr>
        </w:pPrChange>
      </w:pPr>
      <w:del w:id="217" w:author="Daniel Lougen [2]" w:date="2025-03-24T11:24:00Z" w16du:dateUtc="2025-03-24T18:24:00Z">
        <w:r w:rsidRPr="000F479A" w:rsidDel="00E126D4">
          <w:rPr>
            <w:rFonts w:ascii="Times New Roman" w:hAnsi="Times New Roman" w:cs="Times New Roman"/>
            <w:sz w:val="24"/>
            <w:szCs w:val="24"/>
          </w:rPr>
          <w:lastRenderedPageBreak/>
          <w:delText xml:space="preserve">These findings imply that while both Task type and Congruency independently affect </w:delText>
        </w:r>
        <w:r w:rsidR="00A81CDE" w:rsidDel="00E126D4">
          <w:rPr>
            <w:rFonts w:ascii="Times New Roman" w:hAnsi="Times New Roman" w:cs="Times New Roman"/>
            <w:sz w:val="24"/>
            <w:szCs w:val="24"/>
          </w:rPr>
          <w:delText>RTs</w:delText>
        </w:r>
        <w:r w:rsidRPr="000F479A" w:rsidDel="00E126D4">
          <w:rPr>
            <w:rFonts w:ascii="Times New Roman" w:hAnsi="Times New Roman" w:cs="Times New Roman"/>
            <w:sz w:val="24"/>
            <w:szCs w:val="24"/>
          </w:rPr>
          <w:delText xml:space="preserve">, Task exerts a stronger influence, guiding how </w:delText>
        </w:r>
        <w:r w:rsidR="000F5546" w:rsidDel="00E126D4">
          <w:rPr>
            <w:rFonts w:ascii="Times New Roman" w:hAnsi="Times New Roman" w:cs="Times New Roman"/>
            <w:sz w:val="24"/>
            <w:szCs w:val="24"/>
          </w:rPr>
          <w:delText>C</w:delText>
        </w:r>
        <w:r w:rsidR="000F5546" w:rsidRPr="000F479A" w:rsidDel="00E126D4">
          <w:rPr>
            <w:rFonts w:ascii="Times New Roman" w:hAnsi="Times New Roman" w:cs="Times New Roman"/>
            <w:sz w:val="24"/>
            <w:szCs w:val="24"/>
          </w:rPr>
          <w:delText xml:space="preserve">ongruency </w:delText>
        </w:r>
        <w:r w:rsidRPr="000F479A" w:rsidDel="00E126D4">
          <w:rPr>
            <w:rFonts w:ascii="Times New Roman" w:hAnsi="Times New Roman" w:cs="Times New Roman"/>
            <w:sz w:val="24"/>
            <w:szCs w:val="24"/>
          </w:rPr>
          <w:delText xml:space="preserve">effects manifest, particularly within the locally directed condition. </w:delText>
        </w:r>
      </w:del>
      <w:commentRangeStart w:id="218"/>
      <w:del w:id="219" w:author="Daniel Lougen [2]" w:date="2025-03-24T11:22:00Z" w16du:dateUtc="2025-03-24T18:22:00Z">
        <w:r w:rsidR="00D0101F" w:rsidDel="00E126D4">
          <w:rPr>
            <w:rFonts w:ascii="Times New Roman" w:hAnsi="Times New Roman" w:cs="Times New Roman"/>
            <w:sz w:val="24"/>
            <w:szCs w:val="24"/>
          </w:rPr>
          <w:delText>Supporting</w:delText>
        </w:r>
        <w:r w:rsidRPr="000F479A" w:rsidDel="00E126D4">
          <w:rPr>
            <w:rFonts w:ascii="Times New Roman" w:hAnsi="Times New Roman" w:cs="Times New Roman"/>
            <w:sz w:val="24"/>
            <w:szCs w:val="24"/>
          </w:rPr>
          <w:delText xml:space="preserve"> the presence of a global</w:delText>
        </w:r>
        <w:r w:rsidR="00D0101F" w:rsidDel="00E126D4">
          <w:rPr>
            <w:rFonts w:ascii="Times New Roman" w:hAnsi="Times New Roman" w:cs="Times New Roman"/>
            <w:sz w:val="24"/>
            <w:szCs w:val="24"/>
          </w:rPr>
          <w:delText xml:space="preserve"> precedence that </w:delText>
        </w:r>
        <w:r w:rsidRPr="000F479A" w:rsidDel="00E126D4">
          <w:rPr>
            <w:rFonts w:ascii="Times New Roman" w:hAnsi="Times New Roman" w:cs="Times New Roman"/>
            <w:sz w:val="24"/>
            <w:szCs w:val="24"/>
          </w:rPr>
          <w:delText>aligns with traditional findings in global-local processing literature</w:delText>
        </w:r>
      </w:del>
      <w:del w:id="220" w:author="Daniel Lougen [2]" w:date="2025-03-24T11:23:00Z" w16du:dateUtc="2025-03-24T18:23:00Z">
        <w:r w:rsidRPr="000F479A" w:rsidDel="00E126D4">
          <w:rPr>
            <w:rFonts w:ascii="Times New Roman" w:hAnsi="Times New Roman" w:cs="Times New Roman"/>
            <w:sz w:val="24"/>
            <w:szCs w:val="24"/>
          </w:rPr>
          <w:delText>.</w:delText>
        </w:r>
      </w:del>
      <w:commentRangeEnd w:id="218"/>
      <w:del w:id="221" w:author="Daniel Lougen [2]" w:date="2025-03-24T11:24:00Z" w16du:dateUtc="2025-03-24T18:24:00Z">
        <w:r w:rsidR="007854BF" w:rsidDel="00E126D4">
          <w:rPr>
            <w:rStyle w:val="CommentReference"/>
          </w:rPr>
          <w:commentReference w:id="218"/>
        </w:r>
        <w:commentRangeEnd w:id="199"/>
        <w:r w:rsidR="007854BF" w:rsidDel="00E126D4">
          <w:rPr>
            <w:rStyle w:val="CommentReference"/>
          </w:rPr>
          <w:commentReference w:id="199"/>
        </w:r>
      </w:del>
    </w:p>
    <w:p w14:paraId="1C78FB76" w14:textId="169AEA31" w:rsidR="00BD43EF" w:rsidRPr="00E37AC4" w:rsidDel="00056128" w:rsidRDefault="00BD43EF" w:rsidP="00532512">
      <w:pPr>
        <w:pStyle w:val="Heading2"/>
        <w:rPr>
          <w:del w:id="222" w:author="Daniel Lougen [2]" w:date="2025-03-25T14:49:00Z" w16du:dateUtc="2025-03-25T21:49:00Z"/>
          <w:rFonts w:ascii="Times New Roman" w:hAnsi="Times New Roman" w:cs="Times New Roman"/>
          <w:b/>
          <w:bCs/>
        </w:rPr>
        <w:pPrChange w:id="223" w:author="Daniel Lougen [2]" w:date="2025-03-25T14:52:00Z" w16du:dateUtc="2025-03-25T21:52:00Z">
          <w:pPr>
            <w:pStyle w:val="Heading2"/>
          </w:pPr>
        </w:pPrChange>
      </w:pPr>
      <w:commentRangeStart w:id="224"/>
      <w:commentRangeStart w:id="225"/>
      <w:del w:id="226" w:author="Daniel Lougen [2]" w:date="2025-03-25T14:49:00Z" w16du:dateUtc="2025-03-25T21:49:00Z">
        <w:r w:rsidRPr="00E37AC4" w:rsidDel="00056128">
          <w:rPr>
            <w:rFonts w:ascii="Times New Roman" w:hAnsi="Times New Roman" w:cs="Times New Roman"/>
            <w:b/>
            <w:bCs/>
          </w:rPr>
          <w:delText xml:space="preserve">Table </w:delText>
        </w:r>
        <w:r w:rsidRPr="00E37AC4" w:rsidDel="00056128">
          <w:rPr>
            <w:rFonts w:ascii="Times New Roman" w:hAnsi="Times New Roman" w:cs="Times New Roman"/>
            <w:b/>
            <w:bCs/>
          </w:rPr>
          <w:fldChar w:fldCharType="begin"/>
        </w:r>
        <w:r w:rsidRPr="00E37AC4" w:rsidDel="00056128">
          <w:rPr>
            <w:rFonts w:ascii="Times New Roman" w:hAnsi="Times New Roman" w:cs="Times New Roman"/>
            <w:b/>
            <w:bCs/>
          </w:rPr>
          <w:delInstrText xml:space="preserve"> SEQ Table \* ARABIC </w:delInstrText>
        </w:r>
        <w:r w:rsidRPr="00E37AC4" w:rsidDel="00056128">
          <w:rPr>
            <w:rFonts w:ascii="Times New Roman" w:hAnsi="Times New Roman" w:cs="Times New Roman"/>
            <w:b/>
            <w:bCs/>
          </w:rPr>
          <w:fldChar w:fldCharType="separate"/>
        </w:r>
        <w:r w:rsidR="00E763A1" w:rsidDel="00056128">
          <w:rPr>
            <w:rFonts w:ascii="Times New Roman" w:hAnsi="Times New Roman" w:cs="Times New Roman"/>
            <w:b/>
            <w:bCs/>
            <w:noProof/>
          </w:rPr>
          <w:delText>1</w:delText>
        </w:r>
        <w:r w:rsidRPr="00E37AC4" w:rsidDel="00056128">
          <w:rPr>
            <w:rFonts w:ascii="Times New Roman" w:hAnsi="Times New Roman" w:cs="Times New Roman"/>
            <w:b/>
            <w:bCs/>
          </w:rPr>
          <w:fldChar w:fldCharType="end"/>
        </w:r>
        <w:commentRangeEnd w:id="224"/>
        <w:r w:rsidR="003E7BAC" w:rsidRPr="00E37AC4" w:rsidDel="00056128">
          <w:rPr>
            <w:rStyle w:val="CommentReference"/>
            <w:rFonts w:ascii="Times New Roman" w:hAnsi="Times New Roman" w:cs="Times New Roman"/>
            <w:b/>
            <w:bCs/>
            <w:sz w:val="26"/>
            <w:szCs w:val="26"/>
          </w:rPr>
          <w:commentReference w:id="224"/>
        </w:r>
        <w:commentRangeEnd w:id="225"/>
        <w:r w:rsidR="00C77E06" w:rsidDel="00056128">
          <w:rPr>
            <w:rStyle w:val="CommentReference"/>
            <w:rFonts w:asciiTheme="minorHAnsi" w:eastAsiaTheme="minorHAnsi" w:hAnsiTheme="minorHAnsi" w:cstheme="minorBidi"/>
            <w:color w:val="auto"/>
          </w:rPr>
          <w:commentReference w:id="225"/>
        </w:r>
      </w:del>
    </w:p>
    <w:p w14:paraId="136050D3" w14:textId="32AFFA7F" w:rsidR="00056128" w:rsidRDefault="00056128" w:rsidP="00532512">
      <w:pPr>
        <w:pStyle w:val="Caption"/>
        <w:keepNext/>
        <w:rPr>
          <w:ins w:id="227" w:author="Daniel Lougen [2]" w:date="2025-03-25T14:49:00Z" w16du:dateUtc="2025-03-25T21:49:00Z"/>
        </w:rPr>
        <w:pPrChange w:id="228" w:author="Daniel Lougen [2]" w:date="2025-03-25T14:52:00Z" w16du:dateUtc="2025-03-25T21:52:00Z">
          <w:pPr>
            <w:pStyle w:val="Caption"/>
          </w:pPr>
        </w:pPrChange>
      </w:pPr>
      <w:ins w:id="229" w:author="Daniel Lougen [2]" w:date="2025-03-25T14:49:00Z" w16du:dateUtc="2025-03-25T21:49:00Z">
        <w:r>
          <w:t xml:space="preserve">Table </w:t>
        </w:r>
        <w:r>
          <w:fldChar w:fldCharType="begin"/>
        </w:r>
        <w:r>
          <w:instrText xml:space="preserve"> SEQ Table \* ARABIC </w:instrText>
        </w:r>
      </w:ins>
      <w:r>
        <w:fldChar w:fldCharType="separate"/>
      </w:r>
      <w:ins w:id="230" w:author="Daniel Lougen [2]" w:date="2025-03-25T14:49:00Z" w16du:dateUtc="2025-03-25T21:49:00Z">
        <w:r>
          <w:rPr>
            <w:noProof/>
          </w:rPr>
          <w:t>1</w:t>
        </w:r>
        <w:r>
          <w:fldChar w:fldCharType="end"/>
        </w:r>
      </w:ins>
    </w:p>
    <w:p w14:paraId="78FE43E1" w14:textId="3A4C9D0A" w:rsidR="00D0203D" w:rsidRDefault="00ED2769" w:rsidP="00E53551">
      <w:pPr>
        <w:pStyle w:val="Caption"/>
        <w:keepNext/>
        <w:jc w:val="center"/>
      </w:pPr>
      <w:r>
        <w:rPr>
          <w:i w:val="0"/>
          <w:iCs w:val="0"/>
          <w:noProof/>
        </w:rPr>
        <w:drawing>
          <wp:inline distT="0" distB="0" distL="0" distR="0" wp14:anchorId="1CA01F1B" wp14:editId="13C7ECFD">
            <wp:extent cx="6310227" cy="3065930"/>
            <wp:effectExtent l="0" t="0" r="1905" b="0"/>
            <wp:docPr id="7612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1216" name="Picture 1"/>
                    <pic:cNvPicPr/>
                  </pic:nvPicPr>
                  <pic:blipFill rotWithShape="1">
                    <a:blip r:embed="rId17" cstate="print">
                      <a:extLst>
                        <a:ext uri="{28A0092B-C50C-407E-A947-70E740481C1C}">
                          <a14:useLocalDpi xmlns:a14="http://schemas.microsoft.com/office/drawing/2010/main" val="0"/>
                        </a:ext>
                      </a:extLst>
                    </a:blip>
                    <a:srcRect l="12768" t="-354" r="20909" b="43066"/>
                    <a:stretch/>
                  </pic:blipFill>
                  <pic:spPr bwMode="auto">
                    <a:xfrm>
                      <a:off x="0" y="0"/>
                      <a:ext cx="6414691" cy="3116685"/>
                    </a:xfrm>
                    <a:prstGeom prst="rect">
                      <a:avLst/>
                    </a:prstGeom>
                    <a:ln>
                      <a:noFill/>
                    </a:ln>
                    <a:extLst>
                      <a:ext uri="{53640926-AAD7-44D8-BBD7-CCE9431645EC}">
                        <a14:shadowObscured xmlns:a14="http://schemas.microsoft.com/office/drawing/2010/main"/>
                      </a:ext>
                    </a:extLst>
                  </pic:spPr>
                </pic:pic>
              </a:graphicData>
            </a:graphic>
          </wp:inline>
        </w:drawing>
      </w:r>
    </w:p>
    <w:p w14:paraId="1C276C37" w14:textId="495C1C79" w:rsidR="00EA0AC1" w:rsidRPr="00665E7D" w:rsidRDefault="00A81CDE" w:rsidP="00ED6555">
      <w:pPr>
        <w:spacing w:line="480" w:lineRule="auto"/>
        <w:ind w:left="360" w:firstLine="360"/>
        <w:rPr>
          <w:rFonts w:ascii="Times New Roman" w:hAnsi="Times New Roman" w:cs="Times New Roman"/>
          <w:sz w:val="24"/>
          <w:szCs w:val="24"/>
        </w:rPr>
      </w:pPr>
      <w:r>
        <w:rPr>
          <w:rFonts w:ascii="Times New Roman" w:hAnsi="Times New Roman" w:cs="Times New Roman"/>
          <w:sz w:val="24"/>
          <w:szCs w:val="24"/>
        </w:rPr>
        <w:t>Traditionally</w:t>
      </w:r>
      <w:r w:rsidR="00940F2D">
        <w:rPr>
          <w:rFonts w:ascii="Times New Roman" w:hAnsi="Times New Roman" w:cs="Times New Roman"/>
          <w:sz w:val="24"/>
          <w:szCs w:val="24"/>
        </w:rPr>
        <w:t xml:space="preserve"> t</w:t>
      </w:r>
      <w:r w:rsidR="00332752">
        <w:rPr>
          <w:rFonts w:ascii="Times New Roman" w:hAnsi="Times New Roman" w:cs="Times New Roman"/>
          <w:sz w:val="24"/>
          <w:szCs w:val="24"/>
        </w:rPr>
        <w:t xml:space="preserve">hese </w:t>
      </w:r>
      <w:r w:rsidR="007854BF">
        <w:rPr>
          <w:rFonts w:ascii="Times New Roman" w:hAnsi="Times New Roman" w:cs="Times New Roman"/>
          <w:sz w:val="24"/>
          <w:szCs w:val="24"/>
        </w:rPr>
        <w:t xml:space="preserve">RT </w:t>
      </w:r>
      <w:r w:rsidR="00332752">
        <w:rPr>
          <w:rFonts w:ascii="Times New Roman" w:hAnsi="Times New Roman" w:cs="Times New Roman"/>
          <w:sz w:val="24"/>
          <w:szCs w:val="24"/>
        </w:rPr>
        <w:t xml:space="preserve">differences are more specifically quantified through the </w:t>
      </w:r>
      <w:r w:rsidR="007854BF">
        <w:rPr>
          <w:rFonts w:ascii="Times New Roman" w:hAnsi="Times New Roman" w:cs="Times New Roman"/>
          <w:sz w:val="24"/>
          <w:szCs w:val="24"/>
        </w:rPr>
        <w:t>measures of GPE and GIE</w:t>
      </w:r>
      <w:r w:rsidR="00332752">
        <w:rPr>
          <w:rFonts w:ascii="Times New Roman" w:hAnsi="Times New Roman" w:cs="Times New Roman"/>
          <w:sz w:val="24"/>
          <w:szCs w:val="24"/>
        </w:rPr>
        <w:t xml:space="preserve">. </w:t>
      </w:r>
      <w:r w:rsidR="00EA0AC1" w:rsidRPr="00665E7D">
        <w:rPr>
          <w:rFonts w:ascii="Times New Roman" w:hAnsi="Times New Roman" w:cs="Times New Roman"/>
          <w:sz w:val="24"/>
          <w:szCs w:val="24"/>
        </w:rPr>
        <w:t xml:space="preserve">The </w:t>
      </w:r>
      <w:r w:rsidR="00647A04">
        <w:rPr>
          <w:rFonts w:ascii="Times New Roman" w:hAnsi="Times New Roman" w:cs="Times New Roman"/>
          <w:sz w:val="24"/>
          <w:szCs w:val="24"/>
        </w:rPr>
        <w:t xml:space="preserve">magnitude of the </w:t>
      </w:r>
      <w:r w:rsidR="007854BF">
        <w:rPr>
          <w:rFonts w:ascii="Times New Roman" w:hAnsi="Times New Roman" w:cs="Times New Roman"/>
          <w:sz w:val="24"/>
          <w:szCs w:val="24"/>
        </w:rPr>
        <w:t>GPE</w:t>
      </w:r>
      <w:r w:rsidR="00332752" w:rsidRPr="00665E7D">
        <w:rPr>
          <w:rFonts w:ascii="Times New Roman" w:hAnsi="Times New Roman" w:cs="Times New Roman"/>
          <w:sz w:val="24"/>
          <w:szCs w:val="24"/>
        </w:rPr>
        <w:t xml:space="preserve"> </w:t>
      </w:r>
      <w:r w:rsidR="00647A04">
        <w:rPr>
          <w:rFonts w:ascii="Times New Roman" w:hAnsi="Times New Roman" w:cs="Times New Roman"/>
          <w:sz w:val="24"/>
          <w:szCs w:val="24"/>
        </w:rPr>
        <w:t>is typically assessed through a direct comparison of the RTs in</w:t>
      </w:r>
      <w:r w:rsidR="00757DBA" w:rsidRPr="00665E7D">
        <w:rPr>
          <w:rFonts w:ascii="Times New Roman" w:hAnsi="Times New Roman" w:cs="Times New Roman"/>
          <w:sz w:val="24"/>
          <w:szCs w:val="24"/>
        </w:rPr>
        <w:t xml:space="preserve"> the control conditions</w:t>
      </w:r>
      <w:r w:rsidR="00647A04">
        <w:rPr>
          <w:rFonts w:ascii="Times New Roman" w:hAnsi="Times New Roman" w:cs="Times New Roman"/>
          <w:sz w:val="24"/>
          <w:szCs w:val="24"/>
        </w:rPr>
        <w:t>, to avoid the possible confounds of congruent and incongruent information.</w:t>
      </w:r>
      <w:r w:rsidR="00757DBA" w:rsidRPr="00665E7D">
        <w:rPr>
          <w:rFonts w:ascii="Times New Roman" w:hAnsi="Times New Roman" w:cs="Times New Roman"/>
          <w:sz w:val="24"/>
          <w:szCs w:val="24"/>
        </w:rPr>
        <w:t xml:space="preserve"> </w:t>
      </w:r>
      <w:r w:rsidR="00EA0AC1" w:rsidRPr="00665E7D">
        <w:rPr>
          <w:rFonts w:ascii="Times New Roman" w:hAnsi="Times New Roman" w:cs="Times New Roman"/>
          <w:sz w:val="24"/>
          <w:szCs w:val="24"/>
        </w:rPr>
        <w:t>It is calculated as follows:</w:t>
      </w:r>
    </w:p>
    <w:p w14:paraId="2F6F46C9" w14:textId="24A4351C" w:rsidR="00EA0AC1" w:rsidRPr="00216DDD" w:rsidRDefault="004925DA" w:rsidP="00665E7D">
      <w:pPr>
        <w:spacing w:line="480" w:lineRule="auto"/>
        <w:ind w:left="360"/>
        <w:rPr>
          <w:rFonts w:ascii="Times New Roman" w:eastAsiaTheme="minorEastAsia" w:hAnsi="Times New Roman" w:cs="Times New Roman"/>
          <w:sz w:val="20"/>
          <w:szCs w:val="20"/>
        </w:rPr>
      </w:pPr>
      <m:oMathPara>
        <m:oMath>
          <m:r>
            <w:rPr>
              <w:rFonts w:ascii="Cambria Math" w:hAnsi="Cambria Math" w:cs="Times New Roman"/>
              <w:sz w:val="20"/>
              <w:szCs w:val="20"/>
            </w:rPr>
            <m:t>GPE = Local control RT - Global control RT</m:t>
          </m:r>
        </m:oMath>
      </m:oMathPara>
    </w:p>
    <w:p w14:paraId="0F7B7A0B" w14:textId="47D4D06D" w:rsidR="00953EAB" w:rsidRDefault="00953EAB" w:rsidP="00DF3105">
      <w:pPr>
        <w:spacing w:line="480" w:lineRule="auto"/>
        <w:ind w:left="360"/>
        <w:rPr>
          <w:rFonts w:ascii="Times New Roman" w:hAnsi="Times New Roman" w:cs="Times New Roman"/>
          <w:sz w:val="24"/>
          <w:szCs w:val="24"/>
        </w:rPr>
      </w:pPr>
      <w:r w:rsidRPr="00953EAB">
        <w:rPr>
          <w:rFonts w:ascii="Times New Roman" w:hAnsi="Times New Roman" w:cs="Times New Roman"/>
          <w:sz w:val="24"/>
          <w:szCs w:val="24"/>
        </w:rPr>
        <w:t xml:space="preserve">In the present study, responses guided by local information were, on average, 45 </w:t>
      </w:r>
      <w:proofErr w:type="spellStart"/>
      <w:r w:rsidRPr="00953EAB">
        <w:rPr>
          <w:rFonts w:ascii="Times New Roman" w:hAnsi="Times New Roman" w:cs="Times New Roman"/>
          <w:sz w:val="24"/>
          <w:szCs w:val="24"/>
        </w:rPr>
        <w:t>ms</w:t>
      </w:r>
      <w:proofErr w:type="spellEnd"/>
      <w:r w:rsidRPr="00953EAB">
        <w:rPr>
          <w:rFonts w:ascii="Times New Roman" w:hAnsi="Times New Roman" w:cs="Times New Roman"/>
          <w:sz w:val="24"/>
          <w:szCs w:val="24"/>
        </w:rPr>
        <w:t xml:space="preserve"> slower than those guided by global information, and this difference was statistically</w:t>
      </w:r>
      <w:r w:rsidR="006D4E00" w:rsidRPr="006D4E00">
        <w:rPr>
          <w:rFonts w:ascii="Times New Roman" w:hAnsi="Times New Roman" w:cs="Times New Roman"/>
          <w:sz w:val="24"/>
          <w:szCs w:val="24"/>
        </w:rPr>
        <w:t xml:space="preserve"> </w:t>
      </w:r>
      <w:r w:rsidR="006D4E00" w:rsidRPr="00C33708">
        <w:rPr>
          <w:rFonts w:ascii="Times New Roman" w:hAnsi="Times New Roman" w:cs="Times New Roman"/>
          <w:sz w:val="24"/>
          <w:szCs w:val="24"/>
        </w:rPr>
        <w:t>significant, as assessed with a Welch</w:t>
      </w:r>
      <w:r w:rsidR="00432081">
        <w:rPr>
          <w:rFonts w:ascii="Times New Roman" w:hAnsi="Times New Roman" w:cs="Times New Roman"/>
          <w:sz w:val="24"/>
          <w:szCs w:val="24"/>
        </w:rPr>
        <w:t>’s</w:t>
      </w:r>
      <w:r w:rsidR="006D4E00" w:rsidRPr="00C33708">
        <w:rPr>
          <w:rFonts w:ascii="Times New Roman" w:hAnsi="Times New Roman" w:cs="Times New Roman"/>
          <w:sz w:val="24"/>
          <w:szCs w:val="24"/>
        </w:rPr>
        <w:t xml:space="preserve"> t-test </w:t>
      </w:r>
      <w:r w:rsidR="001034BB">
        <w:rPr>
          <w:rFonts w:ascii="Times New Roman" w:hAnsi="Times New Roman" w:cs="Times New Roman"/>
          <w:sz w:val="24"/>
          <w:szCs w:val="24"/>
        </w:rPr>
        <w:t>(</w:t>
      </w:r>
      <w:proofErr w:type="gramStart"/>
      <w:r w:rsidRPr="00953EAB">
        <w:rPr>
          <w:rFonts w:ascii="Times New Roman" w:hAnsi="Times New Roman" w:cs="Times New Roman"/>
          <w:sz w:val="24"/>
          <w:szCs w:val="24"/>
        </w:rPr>
        <w:t>t(</w:t>
      </w:r>
      <w:proofErr w:type="gramEnd"/>
      <w:r w:rsidRPr="00953EAB">
        <w:rPr>
          <w:rFonts w:ascii="Times New Roman" w:hAnsi="Times New Roman" w:cs="Times New Roman"/>
          <w:sz w:val="24"/>
          <w:szCs w:val="24"/>
        </w:rPr>
        <w:t xml:space="preserve">43.88) = -2.58, p = 0.0135). The effect size for this difference was Cohen’s d = -0.78 (95% CI: [-1.39, -0.16], suggesting that the observed difference in reaction times confirms the </w:t>
      </w:r>
      <w:r w:rsidR="00432081">
        <w:rPr>
          <w:rFonts w:ascii="Times New Roman" w:hAnsi="Times New Roman" w:cs="Times New Roman"/>
          <w:sz w:val="24"/>
          <w:szCs w:val="24"/>
        </w:rPr>
        <w:t xml:space="preserve">strong </w:t>
      </w:r>
      <w:r w:rsidRPr="00953EAB">
        <w:rPr>
          <w:rFonts w:ascii="Times New Roman" w:hAnsi="Times New Roman" w:cs="Times New Roman"/>
          <w:sz w:val="24"/>
          <w:szCs w:val="24"/>
        </w:rPr>
        <w:t xml:space="preserve">presence of a </w:t>
      </w:r>
      <w:r>
        <w:rPr>
          <w:rFonts w:ascii="Times New Roman" w:hAnsi="Times New Roman" w:cs="Times New Roman"/>
          <w:sz w:val="24"/>
          <w:szCs w:val="24"/>
        </w:rPr>
        <w:t>GPE</w:t>
      </w:r>
      <w:r w:rsidRPr="00953EAB">
        <w:rPr>
          <w:rFonts w:ascii="Times New Roman" w:hAnsi="Times New Roman" w:cs="Times New Roman"/>
          <w:sz w:val="24"/>
          <w:szCs w:val="24"/>
        </w:rPr>
        <w:t xml:space="preserve"> in our RT task.</w:t>
      </w:r>
    </w:p>
    <w:p w14:paraId="5AFB4776" w14:textId="113092C6" w:rsidR="00EA0AC1" w:rsidRPr="00665E7D" w:rsidRDefault="004925DA" w:rsidP="00F01275">
      <w:pPr>
        <w:spacing w:line="48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The GIE </w:t>
      </w:r>
      <w:r w:rsidR="00EA0AC1" w:rsidRPr="00665E7D">
        <w:rPr>
          <w:rFonts w:ascii="Times New Roman" w:hAnsi="Times New Roman" w:cs="Times New Roman"/>
          <w:sz w:val="24"/>
          <w:szCs w:val="24"/>
        </w:rPr>
        <w:t xml:space="preserve">is </w:t>
      </w:r>
      <w:r>
        <w:rPr>
          <w:rFonts w:ascii="Times New Roman" w:hAnsi="Times New Roman" w:cs="Times New Roman"/>
          <w:sz w:val="24"/>
          <w:szCs w:val="24"/>
        </w:rPr>
        <w:t xml:space="preserve">typically quantified </w:t>
      </w:r>
      <w:r w:rsidR="000343E0">
        <w:rPr>
          <w:rFonts w:ascii="Times New Roman" w:hAnsi="Times New Roman" w:cs="Times New Roman"/>
          <w:sz w:val="24"/>
          <w:szCs w:val="24"/>
        </w:rPr>
        <w:t xml:space="preserve">in the literature </w:t>
      </w:r>
      <w:r>
        <w:rPr>
          <w:rFonts w:ascii="Times New Roman" w:hAnsi="Times New Roman" w:cs="Times New Roman"/>
          <w:sz w:val="24"/>
          <w:szCs w:val="24"/>
        </w:rPr>
        <w:t xml:space="preserve">as </w:t>
      </w:r>
      <w:r w:rsidR="00EA0AC1" w:rsidRPr="00665E7D">
        <w:rPr>
          <w:rFonts w:ascii="Times New Roman" w:hAnsi="Times New Roman" w:cs="Times New Roman"/>
          <w:sz w:val="24"/>
          <w:szCs w:val="24"/>
        </w:rPr>
        <w:t xml:space="preserve">a difference of differences, defined as: </w:t>
      </w:r>
    </w:p>
    <w:p w14:paraId="74F16DC7" w14:textId="45108BD9" w:rsidR="00EA0AC1" w:rsidRPr="00665E7D" w:rsidRDefault="004925DA" w:rsidP="00665E7D">
      <w:pPr>
        <w:spacing w:line="480" w:lineRule="auto"/>
        <w:ind w:left="360"/>
        <w:rPr>
          <w:rFonts w:ascii="Times New Roman" w:hAnsi="Times New Roman" w:cs="Times New Roman"/>
          <w:bCs/>
          <w:sz w:val="20"/>
          <w:szCs w:val="20"/>
        </w:rPr>
      </w:pPr>
      <m:oMathPara>
        <m:oMath>
          <m:r>
            <w:rPr>
              <w:rFonts w:ascii="Cambria Math" w:hAnsi="Cambria Math" w:cs="Times New Roman"/>
              <w:sz w:val="20"/>
              <w:szCs w:val="20"/>
            </w:rPr>
            <w:lastRenderedPageBreak/>
            <m:t>GIE= </m:t>
          </m:r>
          <m:d>
            <m:dPr>
              <m:ctrlPr>
                <w:rPr>
                  <w:rFonts w:ascii="Cambria Math" w:hAnsi="Cambria Math" w:cs="Times New Roman"/>
                  <w:bCs/>
                  <w:i/>
                  <w:iCs/>
                  <w:sz w:val="20"/>
                  <w:szCs w:val="20"/>
                </w:rPr>
              </m:ctrlPr>
            </m:dPr>
            <m:e>
              <m:r>
                <w:rPr>
                  <w:rFonts w:ascii="Cambria Math" w:hAnsi="Cambria Math" w:cs="Times New Roman"/>
                  <w:sz w:val="20"/>
                  <w:szCs w:val="20"/>
                </w:rPr>
                <m:t>Local </m:t>
              </m:r>
              <m:r>
                <w:rPr>
                  <w:rFonts w:ascii="Cambria Math" w:hAnsi="Cambria Math" w:cs="Times New Roman"/>
                  <w:sz w:val="20"/>
                  <w:szCs w:val="20"/>
                  <w:vertAlign w:val="subscript"/>
                </w:rPr>
                <m:t>incongruent RT</m:t>
              </m:r>
              <m:r>
                <w:rPr>
                  <w:rFonts w:ascii="Cambria Math" w:hAnsi="Cambria Math" w:cs="Times New Roman"/>
                  <w:sz w:val="20"/>
                  <w:szCs w:val="20"/>
                </w:rPr>
                <m:t> - Local </m:t>
              </m:r>
              <m:r>
                <w:rPr>
                  <w:rFonts w:ascii="Cambria Math" w:hAnsi="Cambria Math" w:cs="Times New Roman"/>
                  <w:sz w:val="20"/>
                  <w:szCs w:val="20"/>
                  <w:vertAlign w:val="subscript"/>
                </w:rPr>
                <m:t>congruent RT</m:t>
              </m:r>
              <m:ctrlPr>
                <w:rPr>
                  <w:rFonts w:ascii="Cambria Math" w:hAnsi="Cambria Math" w:cs="Times New Roman"/>
                  <w:bCs/>
                  <w:i/>
                  <w:iCs/>
                  <w:sz w:val="20"/>
                  <w:szCs w:val="20"/>
                  <w:vertAlign w:val="subscript"/>
                </w:rPr>
              </m:ctrlPr>
            </m:e>
          </m:d>
          <m:r>
            <w:rPr>
              <w:rFonts w:ascii="Cambria Math" w:hAnsi="Cambria Math" w:cs="Times New Roman"/>
              <w:sz w:val="20"/>
              <w:szCs w:val="20"/>
              <w:vertAlign w:val="subscript"/>
            </w:rPr>
            <m:t>-</m:t>
          </m:r>
          <m:d>
            <m:dPr>
              <m:ctrlPr>
                <w:rPr>
                  <w:rFonts w:ascii="Cambria Math" w:hAnsi="Cambria Math" w:cs="Times New Roman"/>
                  <w:bCs/>
                  <w:i/>
                  <w:iCs/>
                  <w:sz w:val="20"/>
                  <w:szCs w:val="20"/>
                  <w:vertAlign w:val="subscript"/>
                </w:rPr>
              </m:ctrlPr>
            </m:dPr>
            <m:e>
              <m:r>
                <w:rPr>
                  <w:rFonts w:ascii="Cambria Math" w:hAnsi="Cambria Math" w:cs="Times New Roman"/>
                  <w:sz w:val="20"/>
                  <w:szCs w:val="20"/>
                  <w:vertAlign w:val="subscript"/>
                </w:rPr>
                <m:t>Global incongruent RT - Global congruent RT</m:t>
              </m:r>
            </m:e>
          </m:d>
        </m:oMath>
      </m:oMathPara>
    </w:p>
    <w:p w14:paraId="650C4B95" w14:textId="03A3570A" w:rsidR="00295259" w:rsidRDefault="00C33708" w:rsidP="001034BB">
      <w:pPr>
        <w:spacing w:line="480" w:lineRule="auto"/>
        <w:ind w:left="360"/>
        <w:rPr>
          <w:rFonts w:ascii="Times New Roman" w:hAnsi="Times New Roman" w:cs="Times New Roman"/>
          <w:sz w:val="24"/>
          <w:szCs w:val="24"/>
        </w:rPr>
      </w:pPr>
      <w:r w:rsidRPr="00C33708">
        <w:rPr>
          <w:rFonts w:ascii="Times New Roman" w:hAnsi="Times New Roman" w:cs="Times New Roman"/>
          <w:sz w:val="24"/>
          <w:szCs w:val="24"/>
        </w:rPr>
        <w:t xml:space="preserve">In the </w:t>
      </w:r>
      <w:ins w:id="231" w:author="Daniel Lougen [2]" w:date="2025-03-24T11:57:00Z" w16du:dateUtc="2025-03-24T18:57:00Z">
        <w:r w:rsidR="00CE0D05">
          <w:rPr>
            <w:rFonts w:ascii="Times New Roman" w:hAnsi="Times New Roman" w:cs="Times New Roman"/>
            <w:sz w:val="24"/>
            <w:szCs w:val="24"/>
          </w:rPr>
          <w:t>current</w:t>
        </w:r>
      </w:ins>
      <w:del w:id="232" w:author="Daniel Lougen [2]" w:date="2025-03-24T11:57:00Z" w16du:dateUtc="2025-03-24T18:57:00Z">
        <w:r w:rsidRPr="00C33708" w:rsidDel="00CE0D05">
          <w:rPr>
            <w:rFonts w:ascii="Times New Roman" w:hAnsi="Times New Roman" w:cs="Times New Roman"/>
            <w:sz w:val="24"/>
            <w:szCs w:val="24"/>
          </w:rPr>
          <w:delText>present</w:delText>
        </w:r>
      </w:del>
      <w:r w:rsidRPr="00C33708">
        <w:rPr>
          <w:rFonts w:ascii="Times New Roman" w:hAnsi="Times New Roman" w:cs="Times New Roman"/>
          <w:sz w:val="24"/>
          <w:szCs w:val="24"/>
        </w:rPr>
        <w:t xml:space="preserve"> study, the first part of the equation represents </w:t>
      </w:r>
      <w:bookmarkStart w:id="233" w:name="OLE_LINK3"/>
      <w:r w:rsidRPr="00C33708">
        <w:rPr>
          <w:rFonts w:ascii="Times New Roman" w:hAnsi="Times New Roman" w:cs="Times New Roman"/>
          <w:sz w:val="24"/>
          <w:szCs w:val="24"/>
        </w:rPr>
        <w:t>the</w:t>
      </w:r>
      <w:r w:rsidR="002D3E1C">
        <w:rPr>
          <w:rFonts w:ascii="Times New Roman" w:hAnsi="Times New Roman" w:cs="Times New Roman"/>
          <w:sz w:val="24"/>
          <w:szCs w:val="24"/>
        </w:rPr>
        <w:t xml:space="preserve"> impact of extraneous </w:t>
      </w:r>
      <w:r w:rsidRPr="00C33708">
        <w:rPr>
          <w:rFonts w:ascii="Times New Roman" w:hAnsi="Times New Roman" w:cs="Times New Roman"/>
          <w:sz w:val="24"/>
          <w:szCs w:val="24"/>
        </w:rPr>
        <w:t xml:space="preserve">global information </w:t>
      </w:r>
      <w:r w:rsidR="002D3E1C">
        <w:rPr>
          <w:rFonts w:ascii="Times New Roman" w:hAnsi="Times New Roman" w:cs="Times New Roman"/>
          <w:sz w:val="24"/>
          <w:szCs w:val="24"/>
        </w:rPr>
        <w:t xml:space="preserve">on RT </w:t>
      </w:r>
      <w:r w:rsidRPr="00C33708">
        <w:rPr>
          <w:rFonts w:ascii="Times New Roman" w:hAnsi="Times New Roman" w:cs="Times New Roman"/>
          <w:sz w:val="24"/>
          <w:szCs w:val="24"/>
        </w:rPr>
        <w:t>when the task requires attending to local information</w:t>
      </w:r>
      <w:r w:rsidR="002D3E1C">
        <w:rPr>
          <w:rFonts w:ascii="Times New Roman" w:hAnsi="Times New Roman" w:cs="Times New Roman"/>
          <w:sz w:val="24"/>
          <w:szCs w:val="24"/>
        </w:rPr>
        <w:t xml:space="preserve">, with the global information speeding RTs </w:t>
      </w:r>
      <w:del w:id="234" w:author="Daniel Lougen [2]" w:date="2025-03-24T13:27:00Z" w16du:dateUtc="2025-03-24T20:27:00Z">
        <w:r w:rsidR="002D3E1C" w:rsidDel="002D274D">
          <w:rPr>
            <w:rFonts w:ascii="Times New Roman" w:hAnsi="Times New Roman" w:cs="Times New Roman"/>
            <w:sz w:val="24"/>
            <w:szCs w:val="24"/>
          </w:rPr>
          <w:delText xml:space="preserve"> </w:delText>
        </w:r>
      </w:del>
      <w:r w:rsidR="002D3E1C">
        <w:rPr>
          <w:rFonts w:ascii="Times New Roman" w:hAnsi="Times New Roman" w:cs="Times New Roman"/>
          <w:sz w:val="24"/>
          <w:szCs w:val="24"/>
        </w:rPr>
        <w:t xml:space="preserve">by 10 </w:t>
      </w:r>
      <w:proofErr w:type="spellStart"/>
      <w:r w:rsidR="002D3E1C">
        <w:rPr>
          <w:rFonts w:ascii="Times New Roman" w:hAnsi="Times New Roman" w:cs="Times New Roman"/>
          <w:sz w:val="24"/>
          <w:szCs w:val="24"/>
        </w:rPr>
        <w:t>ms</w:t>
      </w:r>
      <w:proofErr w:type="spellEnd"/>
      <w:r w:rsidR="002D3E1C" w:rsidRPr="00114F5C">
        <w:rPr>
          <w:rFonts w:ascii="Times New Roman" w:hAnsi="Times New Roman" w:cs="Times New Roman"/>
          <w:color w:val="FF0000"/>
          <w:sz w:val="24"/>
          <w:szCs w:val="24"/>
          <w:rPrChange w:id="235" w:author="Daniel Lougen [2]" w:date="2025-03-24T11:53:00Z" w16du:dateUtc="2025-03-24T18:53:00Z">
            <w:rPr>
              <w:rFonts w:ascii="Times New Roman" w:hAnsi="Times New Roman" w:cs="Times New Roman"/>
              <w:sz w:val="24"/>
              <w:szCs w:val="24"/>
            </w:rPr>
          </w:rPrChange>
        </w:rPr>
        <w:t xml:space="preserve"> (STATS – is the benefit alone significant?) </w:t>
      </w:r>
      <w:r w:rsidR="002D3E1C">
        <w:rPr>
          <w:rFonts w:ascii="Times New Roman" w:hAnsi="Times New Roman" w:cs="Times New Roman"/>
          <w:sz w:val="24"/>
          <w:szCs w:val="24"/>
        </w:rPr>
        <w:t xml:space="preserve">when it is congruent with the local information, or slowing RTs by 12 </w:t>
      </w:r>
      <w:proofErr w:type="spellStart"/>
      <w:r w:rsidR="002D3E1C">
        <w:rPr>
          <w:rFonts w:ascii="Times New Roman" w:hAnsi="Times New Roman" w:cs="Times New Roman"/>
          <w:sz w:val="24"/>
          <w:szCs w:val="24"/>
        </w:rPr>
        <w:t>ms</w:t>
      </w:r>
      <w:proofErr w:type="spellEnd"/>
      <w:r w:rsidR="002D3E1C">
        <w:rPr>
          <w:rFonts w:ascii="Times New Roman" w:hAnsi="Times New Roman" w:cs="Times New Roman"/>
          <w:sz w:val="24"/>
          <w:szCs w:val="24"/>
        </w:rPr>
        <w:t xml:space="preserve"> (</w:t>
      </w:r>
      <w:r w:rsidR="002D3E1C" w:rsidRPr="00A74718">
        <w:rPr>
          <w:rFonts w:ascii="Times New Roman" w:hAnsi="Times New Roman" w:cs="Times New Roman"/>
          <w:color w:val="FF0000"/>
          <w:sz w:val="24"/>
          <w:szCs w:val="24"/>
          <w:rPrChange w:id="236" w:author="Daniel Lougen [2]" w:date="2025-03-24T11:53:00Z" w16du:dateUtc="2025-03-24T18:53:00Z">
            <w:rPr>
              <w:rFonts w:ascii="Times New Roman" w:hAnsi="Times New Roman" w:cs="Times New Roman"/>
              <w:sz w:val="24"/>
              <w:szCs w:val="24"/>
            </w:rPr>
          </w:rPrChange>
        </w:rPr>
        <w:t>STATS – is the benefit alone significant?)</w:t>
      </w:r>
      <w:r w:rsidR="002D3E1C">
        <w:rPr>
          <w:rFonts w:ascii="Times New Roman" w:hAnsi="Times New Roman" w:cs="Times New Roman"/>
          <w:sz w:val="24"/>
          <w:szCs w:val="24"/>
        </w:rPr>
        <w:t xml:space="preserve"> when it is incongruent, resulting in a difference of</w:t>
      </w:r>
      <w:bookmarkEnd w:id="233"/>
      <w:r w:rsidR="002D3E1C">
        <w:rPr>
          <w:rFonts w:ascii="Times New Roman" w:hAnsi="Times New Roman" w:cs="Times New Roman"/>
          <w:sz w:val="24"/>
          <w:szCs w:val="24"/>
        </w:rPr>
        <w:t xml:space="preserve"> </w:t>
      </w:r>
      <w:r w:rsidRPr="00C33708">
        <w:rPr>
          <w:rFonts w:ascii="Times New Roman" w:hAnsi="Times New Roman" w:cs="Times New Roman"/>
          <w:sz w:val="24"/>
          <w:szCs w:val="24"/>
        </w:rPr>
        <w:t xml:space="preserve">23 </w:t>
      </w:r>
      <w:proofErr w:type="spellStart"/>
      <w:r w:rsidRPr="00C33708">
        <w:rPr>
          <w:rFonts w:ascii="Times New Roman" w:hAnsi="Times New Roman" w:cs="Times New Roman"/>
          <w:sz w:val="24"/>
          <w:szCs w:val="24"/>
        </w:rPr>
        <w:t>ms</w:t>
      </w:r>
      <w:proofErr w:type="spellEnd"/>
      <w:r w:rsidRPr="00C33708">
        <w:rPr>
          <w:rFonts w:ascii="Times New Roman" w:hAnsi="Times New Roman" w:cs="Times New Roman"/>
          <w:sz w:val="24"/>
          <w:szCs w:val="24"/>
        </w:rPr>
        <w:t xml:space="preserve"> in our data</w:t>
      </w:r>
      <w:r w:rsidR="00432081">
        <w:rPr>
          <w:rFonts w:ascii="Times New Roman" w:hAnsi="Times New Roman" w:cs="Times New Roman"/>
          <w:sz w:val="24"/>
          <w:szCs w:val="24"/>
        </w:rPr>
        <w:t>.</w:t>
      </w:r>
      <w:r w:rsidRPr="00C33708">
        <w:rPr>
          <w:rFonts w:ascii="Times New Roman" w:hAnsi="Times New Roman" w:cs="Times New Roman"/>
          <w:sz w:val="24"/>
          <w:szCs w:val="24"/>
        </w:rPr>
        <w:t xml:space="preserve"> </w:t>
      </w:r>
      <w:r w:rsidR="002D3E1C">
        <w:rPr>
          <w:rFonts w:ascii="Times New Roman" w:hAnsi="Times New Roman" w:cs="Times New Roman"/>
          <w:sz w:val="24"/>
          <w:szCs w:val="24"/>
        </w:rPr>
        <w:t>T</w:t>
      </w:r>
      <w:r w:rsidRPr="00C33708">
        <w:rPr>
          <w:rFonts w:ascii="Times New Roman" w:hAnsi="Times New Roman" w:cs="Times New Roman"/>
          <w:sz w:val="24"/>
          <w:szCs w:val="24"/>
        </w:rPr>
        <w:t>he second part</w:t>
      </w:r>
      <w:r w:rsidR="002D3E1C">
        <w:rPr>
          <w:rFonts w:ascii="Times New Roman" w:hAnsi="Times New Roman" w:cs="Times New Roman"/>
          <w:sz w:val="24"/>
          <w:szCs w:val="24"/>
        </w:rPr>
        <w:t xml:space="preserve"> of the equation</w:t>
      </w:r>
      <w:r w:rsidRPr="00C33708">
        <w:rPr>
          <w:rFonts w:ascii="Times New Roman" w:hAnsi="Times New Roman" w:cs="Times New Roman"/>
          <w:sz w:val="24"/>
          <w:szCs w:val="24"/>
        </w:rPr>
        <w:t xml:space="preserve"> represents </w:t>
      </w:r>
      <w:r w:rsidR="002D3E1C" w:rsidRPr="00C33708">
        <w:rPr>
          <w:rFonts w:ascii="Times New Roman" w:hAnsi="Times New Roman" w:cs="Times New Roman"/>
          <w:sz w:val="24"/>
          <w:szCs w:val="24"/>
        </w:rPr>
        <w:t>the</w:t>
      </w:r>
      <w:r w:rsidR="002D3E1C">
        <w:rPr>
          <w:rFonts w:ascii="Times New Roman" w:hAnsi="Times New Roman" w:cs="Times New Roman"/>
          <w:sz w:val="24"/>
          <w:szCs w:val="24"/>
        </w:rPr>
        <w:t xml:space="preserve"> impact of extraneous local</w:t>
      </w:r>
      <w:r w:rsidR="002D3E1C" w:rsidRPr="00C33708">
        <w:rPr>
          <w:rFonts w:ascii="Times New Roman" w:hAnsi="Times New Roman" w:cs="Times New Roman"/>
          <w:sz w:val="24"/>
          <w:szCs w:val="24"/>
        </w:rPr>
        <w:t xml:space="preserve"> information </w:t>
      </w:r>
      <w:r w:rsidR="002D3E1C">
        <w:rPr>
          <w:rFonts w:ascii="Times New Roman" w:hAnsi="Times New Roman" w:cs="Times New Roman"/>
          <w:sz w:val="24"/>
          <w:szCs w:val="24"/>
        </w:rPr>
        <w:t xml:space="preserve">on RT </w:t>
      </w:r>
      <w:r w:rsidR="002D3E1C" w:rsidRPr="00C33708">
        <w:rPr>
          <w:rFonts w:ascii="Times New Roman" w:hAnsi="Times New Roman" w:cs="Times New Roman"/>
          <w:sz w:val="24"/>
          <w:szCs w:val="24"/>
        </w:rPr>
        <w:t xml:space="preserve">when the task requires attending to </w:t>
      </w:r>
      <w:r w:rsidR="002D3E1C">
        <w:rPr>
          <w:rFonts w:ascii="Times New Roman" w:hAnsi="Times New Roman" w:cs="Times New Roman"/>
          <w:sz w:val="24"/>
          <w:szCs w:val="24"/>
        </w:rPr>
        <w:t>global</w:t>
      </w:r>
      <w:r w:rsidR="002D3E1C" w:rsidRPr="00C33708">
        <w:rPr>
          <w:rFonts w:ascii="Times New Roman" w:hAnsi="Times New Roman" w:cs="Times New Roman"/>
          <w:sz w:val="24"/>
          <w:szCs w:val="24"/>
        </w:rPr>
        <w:t xml:space="preserve"> information</w:t>
      </w:r>
      <w:r w:rsidR="002D3E1C">
        <w:rPr>
          <w:rFonts w:ascii="Times New Roman" w:hAnsi="Times New Roman" w:cs="Times New Roman"/>
          <w:sz w:val="24"/>
          <w:szCs w:val="24"/>
        </w:rPr>
        <w:t xml:space="preserve">, with the local information speeding RTs  by 7 </w:t>
      </w:r>
      <w:proofErr w:type="spellStart"/>
      <w:r w:rsidR="002D3E1C">
        <w:rPr>
          <w:rFonts w:ascii="Times New Roman" w:hAnsi="Times New Roman" w:cs="Times New Roman"/>
          <w:sz w:val="24"/>
          <w:szCs w:val="24"/>
        </w:rPr>
        <w:t>ms</w:t>
      </w:r>
      <w:proofErr w:type="spellEnd"/>
      <w:r w:rsidR="002D3E1C">
        <w:rPr>
          <w:rFonts w:ascii="Times New Roman" w:hAnsi="Times New Roman" w:cs="Times New Roman"/>
          <w:sz w:val="24"/>
          <w:szCs w:val="24"/>
        </w:rPr>
        <w:t xml:space="preserve"> </w:t>
      </w:r>
      <w:r w:rsidR="002D3E1C" w:rsidRPr="00A74718">
        <w:rPr>
          <w:rFonts w:ascii="Times New Roman" w:hAnsi="Times New Roman" w:cs="Times New Roman"/>
          <w:color w:val="FF0000"/>
          <w:sz w:val="24"/>
          <w:szCs w:val="24"/>
          <w:rPrChange w:id="237" w:author="Daniel Lougen [2]" w:date="2025-03-24T11:53:00Z" w16du:dateUtc="2025-03-24T18:53:00Z">
            <w:rPr>
              <w:rFonts w:ascii="Times New Roman" w:hAnsi="Times New Roman" w:cs="Times New Roman"/>
              <w:sz w:val="24"/>
              <w:szCs w:val="24"/>
            </w:rPr>
          </w:rPrChange>
        </w:rPr>
        <w:t xml:space="preserve">(STATS – is the benefit alone significant?) </w:t>
      </w:r>
      <w:r w:rsidR="002D3E1C">
        <w:rPr>
          <w:rFonts w:ascii="Times New Roman" w:hAnsi="Times New Roman" w:cs="Times New Roman"/>
          <w:sz w:val="24"/>
          <w:szCs w:val="24"/>
        </w:rPr>
        <w:t xml:space="preserve">when it is congruent with the local information, or slowing RTs by 2 </w:t>
      </w:r>
      <w:proofErr w:type="spellStart"/>
      <w:r w:rsidR="002D3E1C">
        <w:rPr>
          <w:rFonts w:ascii="Times New Roman" w:hAnsi="Times New Roman" w:cs="Times New Roman"/>
          <w:sz w:val="24"/>
          <w:szCs w:val="24"/>
        </w:rPr>
        <w:t>ms</w:t>
      </w:r>
      <w:proofErr w:type="spellEnd"/>
      <w:r w:rsidR="002D3E1C">
        <w:rPr>
          <w:rFonts w:ascii="Times New Roman" w:hAnsi="Times New Roman" w:cs="Times New Roman"/>
          <w:sz w:val="24"/>
          <w:szCs w:val="24"/>
        </w:rPr>
        <w:t xml:space="preserve"> </w:t>
      </w:r>
      <w:r w:rsidR="002D3E1C" w:rsidRPr="00CE0D05">
        <w:rPr>
          <w:rFonts w:ascii="Times New Roman" w:hAnsi="Times New Roman" w:cs="Times New Roman"/>
          <w:color w:val="FF0000"/>
          <w:sz w:val="24"/>
          <w:szCs w:val="24"/>
          <w:rPrChange w:id="238" w:author="Daniel Lougen [2]" w:date="2025-03-24T11:56:00Z" w16du:dateUtc="2025-03-24T18:56:00Z">
            <w:rPr>
              <w:rFonts w:ascii="Times New Roman" w:hAnsi="Times New Roman" w:cs="Times New Roman"/>
              <w:sz w:val="24"/>
              <w:szCs w:val="24"/>
            </w:rPr>
          </w:rPrChange>
        </w:rPr>
        <w:t xml:space="preserve">(STATS – is the </w:t>
      </w:r>
      <w:r w:rsidR="007F0895" w:rsidRPr="00CE0D05">
        <w:rPr>
          <w:rFonts w:ascii="Times New Roman" w:hAnsi="Times New Roman" w:cs="Times New Roman"/>
          <w:color w:val="FF0000"/>
          <w:sz w:val="24"/>
          <w:szCs w:val="24"/>
          <w:rPrChange w:id="239" w:author="Daniel Lougen [2]" w:date="2025-03-24T11:56:00Z" w16du:dateUtc="2025-03-24T18:56:00Z">
            <w:rPr>
              <w:rFonts w:ascii="Times New Roman" w:hAnsi="Times New Roman" w:cs="Times New Roman"/>
              <w:sz w:val="24"/>
              <w:szCs w:val="24"/>
            </w:rPr>
          </w:rPrChange>
        </w:rPr>
        <w:t>cost</w:t>
      </w:r>
      <w:r w:rsidR="002D3E1C" w:rsidRPr="00CE0D05">
        <w:rPr>
          <w:rFonts w:ascii="Times New Roman" w:hAnsi="Times New Roman" w:cs="Times New Roman"/>
          <w:color w:val="FF0000"/>
          <w:sz w:val="24"/>
          <w:szCs w:val="24"/>
          <w:rPrChange w:id="240" w:author="Daniel Lougen [2]" w:date="2025-03-24T11:56:00Z" w16du:dateUtc="2025-03-24T18:56:00Z">
            <w:rPr>
              <w:rFonts w:ascii="Times New Roman" w:hAnsi="Times New Roman" w:cs="Times New Roman"/>
              <w:sz w:val="24"/>
              <w:szCs w:val="24"/>
            </w:rPr>
          </w:rPrChange>
        </w:rPr>
        <w:t xml:space="preserve"> alone significant?) </w:t>
      </w:r>
      <w:r w:rsidR="002D3E1C">
        <w:rPr>
          <w:rFonts w:ascii="Times New Roman" w:hAnsi="Times New Roman" w:cs="Times New Roman"/>
          <w:sz w:val="24"/>
          <w:szCs w:val="24"/>
        </w:rPr>
        <w:t xml:space="preserve">when it is incongruent, resulting in a difference of </w:t>
      </w:r>
      <w:r w:rsidRPr="00C33708">
        <w:rPr>
          <w:rFonts w:ascii="Times New Roman" w:hAnsi="Times New Roman" w:cs="Times New Roman"/>
          <w:sz w:val="24"/>
          <w:szCs w:val="24"/>
        </w:rPr>
        <w:t xml:space="preserve">9 </w:t>
      </w:r>
      <w:proofErr w:type="spellStart"/>
      <w:r w:rsidRPr="00C33708">
        <w:rPr>
          <w:rFonts w:ascii="Times New Roman" w:hAnsi="Times New Roman" w:cs="Times New Roman"/>
          <w:sz w:val="24"/>
          <w:szCs w:val="24"/>
        </w:rPr>
        <w:t>ms.</w:t>
      </w:r>
      <w:proofErr w:type="spellEnd"/>
      <w:r w:rsidRPr="00C33708">
        <w:rPr>
          <w:rFonts w:ascii="Times New Roman" w:hAnsi="Times New Roman" w:cs="Times New Roman"/>
          <w:sz w:val="24"/>
          <w:szCs w:val="24"/>
        </w:rPr>
        <w:t xml:space="preserve"> </w:t>
      </w:r>
      <w:r w:rsidR="002D3E1C">
        <w:rPr>
          <w:rFonts w:ascii="Times New Roman" w:hAnsi="Times New Roman" w:cs="Times New Roman"/>
          <w:sz w:val="24"/>
          <w:szCs w:val="24"/>
        </w:rPr>
        <w:t>T</w:t>
      </w:r>
      <w:r w:rsidRPr="00C33708">
        <w:rPr>
          <w:rFonts w:ascii="Times New Roman" w:hAnsi="Times New Roman" w:cs="Times New Roman"/>
          <w:sz w:val="24"/>
          <w:szCs w:val="24"/>
        </w:rPr>
        <w:t xml:space="preserve">he 14 </w:t>
      </w:r>
      <w:proofErr w:type="spellStart"/>
      <w:r w:rsidRPr="00C33708">
        <w:rPr>
          <w:rFonts w:ascii="Times New Roman" w:hAnsi="Times New Roman" w:cs="Times New Roman"/>
          <w:sz w:val="24"/>
          <w:szCs w:val="24"/>
        </w:rPr>
        <w:t>ms</w:t>
      </w:r>
      <w:proofErr w:type="spellEnd"/>
      <w:r w:rsidRPr="00C33708">
        <w:rPr>
          <w:rFonts w:ascii="Times New Roman" w:hAnsi="Times New Roman" w:cs="Times New Roman"/>
          <w:sz w:val="24"/>
          <w:szCs w:val="24"/>
        </w:rPr>
        <w:t xml:space="preserve"> difference between these values</w:t>
      </w:r>
      <w:r w:rsidR="00295259">
        <w:rPr>
          <w:rFonts w:ascii="Times New Roman" w:hAnsi="Times New Roman" w:cs="Times New Roman"/>
          <w:sz w:val="24"/>
          <w:szCs w:val="24"/>
        </w:rPr>
        <w:t>, the GIE,</w:t>
      </w:r>
      <w:r w:rsidRPr="00C33708">
        <w:rPr>
          <w:rFonts w:ascii="Times New Roman" w:hAnsi="Times New Roman" w:cs="Times New Roman"/>
          <w:sz w:val="24"/>
          <w:szCs w:val="24"/>
        </w:rPr>
        <w:t xml:space="preserve"> </w:t>
      </w:r>
      <w:r w:rsidR="00586E19">
        <w:rPr>
          <w:rFonts w:ascii="Times New Roman" w:hAnsi="Times New Roman" w:cs="Times New Roman"/>
          <w:sz w:val="24"/>
          <w:szCs w:val="24"/>
        </w:rPr>
        <w:t>is</w:t>
      </w:r>
      <w:r w:rsidRPr="00C33708">
        <w:rPr>
          <w:rFonts w:ascii="Times New Roman" w:hAnsi="Times New Roman" w:cs="Times New Roman"/>
          <w:sz w:val="24"/>
          <w:szCs w:val="24"/>
        </w:rPr>
        <w:t xml:space="preserve"> statistically significant, as assessed with a </w:t>
      </w:r>
      <w:r w:rsidR="00432081" w:rsidRPr="00C33708">
        <w:rPr>
          <w:rFonts w:ascii="Times New Roman" w:hAnsi="Times New Roman" w:cs="Times New Roman"/>
          <w:sz w:val="24"/>
          <w:szCs w:val="24"/>
        </w:rPr>
        <w:t>Welch</w:t>
      </w:r>
      <w:r w:rsidR="00432081">
        <w:rPr>
          <w:rFonts w:ascii="Times New Roman" w:hAnsi="Times New Roman" w:cs="Times New Roman"/>
          <w:sz w:val="24"/>
          <w:szCs w:val="24"/>
        </w:rPr>
        <w:t>’s</w:t>
      </w:r>
      <w:r w:rsidRPr="00C33708">
        <w:rPr>
          <w:rFonts w:ascii="Times New Roman" w:hAnsi="Times New Roman" w:cs="Times New Roman"/>
          <w:sz w:val="24"/>
          <w:szCs w:val="24"/>
        </w:rPr>
        <w:t xml:space="preserve"> t-test </w:t>
      </w:r>
      <w:proofErr w:type="gramStart"/>
      <w:r w:rsidRPr="00C33708">
        <w:rPr>
          <w:rFonts w:ascii="Times New Roman" w:hAnsi="Times New Roman" w:cs="Times New Roman"/>
          <w:sz w:val="24"/>
          <w:szCs w:val="24"/>
        </w:rPr>
        <w:t>t(</w:t>
      </w:r>
      <w:proofErr w:type="gramEnd"/>
      <w:r w:rsidRPr="00C33708">
        <w:rPr>
          <w:rFonts w:ascii="Times New Roman" w:hAnsi="Times New Roman" w:cs="Times New Roman"/>
          <w:sz w:val="24"/>
          <w:szCs w:val="24"/>
        </w:rPr>
        <w:t xml:space="preserve">112.61) = -5.45, p &lt; 0.000001, with an effect size of Cohen’s d = -1.03 (95% CI: [-1.42, -0.63]). </w:t>
      </w:r>
    </w:p>
    <w:p w14:paraId="1F54EDD7" w14:textId="32E3B851" w:rsidR="00EA0AC1" w:rsidRPr="00155C59" w:rsidRDefault="00295259" w:rsidP="00DF3105">
      <w:pPr>
        <w:spacing w:line="480" w:lineRule="auto"/>
        <w:ind w:left="360" w:firstLine="360"/>
        <w:rPr>
          <w:rFonts w:ascii="Times New Roman" w:eastAsiaTheme="minorEastAsia" w:hAnsi="Times New Roman" w:cs="Times New Roman"/>
          <w:sz w:val="24"/>
          <w:szCs w:val="24"/>
        </w:rPr>
      </w:pPr>
      <w:r>
        <w:rPr>
          <w:rFonts w:ascii="Times New Roman" w:hAnsi="Times New Roman" w:cs="Times New Roman"/>
          <w:sz w:val="24"/>
          <w:szCs w:val="24"/>
        </w:rPr>
        <w:t>The GPE and GIE measured in the present study</w:t>
      </w:r>
      <w:r w:rsidRPr="00C33708">
        <w:rPr>
          <w:rFonts w:ascii="Times New Roman" w:hAnsi="Times New Roman" w:cs="Times New Roman"/>
          <w:sz w:val="24"/>
          <w:szCs w:val="24"/>
        </w:rPr>
        <w:t xml:space="preserve"> </w:t>
      </w:r>
      <w:r w:rsidR="00C33708" w:rsidRPr="00C33708">
        <w:rPr>
          <w:rFonts w:ascii="Times New Roman" w:hAnsi="Times New Roman" w:cs="Times New Roman"/>
          <w:sz w:val="24"/>
          <w:szCs w:val="24"/>
        </w:rPr>
        <w:t>are smaller than those reported by Navon</w:t>
      </w:r>
      <w:r>
        <w:rPr>
          <w:rFonts w:ascii="Times New Roman" w:hAnsi="Times New Roman" w:cs="Times New Roman"/>
          <w:sz w:val="24"/>
          <w:szCs w:val="24"/>
        </w:rPr>
        <w:t xml:space="preserve"> (1977), </w:t>
      </w:r>
      <w:r w:rsidR="00C33708" w:rsidRPr="00C33708">
        <w:rPr>
          <w:rFonts w:ascii="Times New Roman" w:hAnsi="Times New Roman" w:cs="Times New Roman"/>
          <w:sz w:val="24"/>
          <w:szCs w:val="24"/>
        </w:rPr>
        <w:t xml:space="preserve">who found a GPE of 110 </w:t>
      </w:r>
      <w:proofErr w:type="spellStart"/>
      <w:r w:rsidR="00C33708" w:rsidRPr="00C33708">
        <w:rPr>
          <w:rFonts w:ascii="Times New Roman" w:hAnsi="Times New Roman" w:cs="Times New Roman"/>
          <w:sz w:val="24"/>
          <w:szCs w:val="24"/>
        </w:rPr>
        <w:t>ms</w:t>
      </w:r>
      <w:proofErr w:type="spellEnd"/>
      <w:r w:rsidR="00C33708" w:rsidRPr="00C33708">
        <w:rPr>
          <w:rFonts w:ascii="Times New Roman" w:hAnsi="Times New Roman" w:cs="Times New Roman"/>
          <w:sz w:val="24"/>
          <w:szCs w:val="24"/>
        </w:rPr>
        <w:t xml:space="preserve"> and GIE of 76 </w:t>
      </w:r>
      <w:proofErr w:type="spellStart"/>
      <w:r w:rsidR="00C33708" w:rsidRPr="00C33708">
        <w:rPr>
          <w:rFonts w:ascii="Times New Roman" w:hAnsi="Times New Roman" w:cs="Times New Roman"/>
          <w:sz w:val="24"/>
          <w:szCs w:val="24"/>
        </w:rPr>
        <w:t>ms</w:t>
      </w:r>
      <w:proofErr w:type="spellEnd"/>
      <w:r w:rsidR="00C33708" w:rsidRPr="00C33708">
        <w:rPr>
          <w:rFonts w:ascii="Times New Roman" w:hAnsi="Times New Roman" w:cs="Times New Roman"/>
          <w:sz w:val="24"/>
          <w:szCs w:val="24"/>
        </w:rPr>
        <w:t xml:space="preserve">, </w:t>
      </w:r>
      <w:r>
        <w:rPr>
          <w:rFonts w:ascii="Times New Roman" w:hAnsi="Times New Roman" w:cs="Times New Roman"/>
          <w:sz w:val="24"/>
          <w:szCs w:val="24"/>
        </w:rPr>
        <w:t>they were nonetheless significant</w:t>
      </w:r>
      <w:r w:rsidR="00C33708" w:rsidRPr="00C33708">
        <w:rPr>
          <w:rFonts w:ascii="Times New Roman" w:hAnsi="Times New Roman" w:cs="Times New Roman"/>
          <w:sz w:val="24"/>
          <w:szCs w:val="24"/>
        </w:rPr>
        <w:t>. This discrepancy may be attributable to methodological differences, such as the letters used</w:t>
      </w:r>
      <w:r>
        <w:rPr>
          <w:rFonts w:ascii="Times New Roman" w:hAnsi="Times New Roman" w:cs="Times New Roman"/>
          <w:sz w:val="24"/>
          <w:szCs w:val="24"/>
        </w:rPr>
        <w:t xml:space="preserve">, </w:t>
      </w:r>
      <w:r w:rsidR="00C33708" w:rsidRPr="00C33708">
        <w:rPr>
          <w:rFonts w:ascii="Times New Roman" w:hAnsi="Times New Roman" w:cs="Times New Roman"/>
          <w:sz w:val="24"/>
          <w:szCs w:val="24"/>
        </w:rPr>
        <w:t>stimulus size</w:t>
      </w:r>
      <w:r>
        <w:rPr>
          <w:rFonts w:ascii="Times New Roman" w:hAnsi="Times New Roman" w:cs="Times New Roman"/>
          <w:sz w:val="24"/>
          <w:szCs w:val="24"/>
        </w:rPr>
        <w:t xml:space="preserve"> or retinal eccentricity</w:t>
      </w:r>
      <w:r w:rsidR="00C33708" w:rsidRPr="00C33708">
        <w:rPr>
          <w:rFonts w:ascii="Times New Roman" w:hAnsi="Times New Roman" w:cs="Times New Roman"/>
          <w:sz w:val="24"/>
          <w:szCs w:val="24"/>
        </w:rPr>
        <w:t xml:space="preserve">. </w:t>
      </w:r>
    </w:p>
    <w:p w14:paraId="4F7CEC0F" w14:textId="2B1B4198" w:rsidR="00C72FC3" w:rsidRPr="00F908C4" w:rsidRDefault="00795266" w:rsidP="00DF3105">
      <w:pPr>
        <w:pStyle w:val="Heading2"/>
        <w:spacing w:line="480" w:lineRule="auto"/>
        <w:rPr>
          <w:rFonts w:ascii="Times New Roman" w:hAnsi="Times New Roman" w:cs="Times New Roman"/>
          <w:b/>
          <w:bCs/>
        </w:rPr>
      </w:pPr>
      <w:bookmarkStart w:id="241" w:name="_Toc193807074"/>
      <w:bookmarkStart w:id="242" w:name="_Toc193807137"/>
      <w:r>
        <w:rPr>
          <w:rFonts w:ascii="Times New Roman" w:hAnsi="Times New Roman" w:cs="Times New Roman"/>
          <w:b/>
          <w:bCs/>
        </w:rPr>
        <w:lastRenderedPageBreak/>
        <w:t>Compelled Response Task</w:t>
      </w:r>
      <w:bookmarkEnd w:id="241"/>
      <w:bookmarkEnd w:id="242"/>
    </w:p>
    <w:p w14:paraId="40A561FD" w14:textId="0DA62D5D" w:rsidR="00DC3F7B" w:rsidRDefault="002F2543" w:rsidP="00F908C4">
      <w:pPr>
        <w:spacing w:line="480" w:lineRule="auto"/>
        <w:rPr>
          <w:rFonts w:ascii="Times New Roman"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3360" behindDoc="0" locked="0" layoutInCell="1" allowOverlap="1" wp14:anchorId="41CB8B51" wp14:editId="14477BCF">
                <wp:simplePos x="0" y="0"/>
                <wp:positionH relativeFrom="margin">
                  <wp:posOffset>0</wp:posOffset>
                </wp:positionH>
                <wp:positionV relativeFrom="paragraph">
                  <wp:posOffset>1407160</wp:posOffset>
                </wp:positionV>
                <wp:extent cx="6553200" cy="4452620"/>
                <wp:effectExtent l="0" t="0" r="0" b="5080"/>
                <wp:wrapTopAndBottom/>
                <wp:docPr id="85910986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53200" cy="4452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DA70B1" w14:textId="77777777" w:rsidR="00521F41" w:rsidRDefault="006F2DA7" w:rsidP="00521F41">
                            <w:pPr>
                              <w:pStyle w:val="Caption"/>
                              <w:jc w:val="both"/>
                              <w:rPr>
                                <w:rFonts w:ascii="Times New Roman" w:hAnsi="Times New Roman" w:cs="Times New Roman"/>
                              </w:rPr>
                            </w:pPr>
                            <w:r>
                              <w:rPr>
                                <w:rFonts w:ascii="Times New Roman" w:hAnsi="Times New Roman" w:cs="Times New Roman"/>
                                <w:noProof/>
                                <w:color w:val="4472C4" w:themeColor="accent1"/>
                                <w:sz w:val="20"/>
                                <w:szCs w:val="20"/>
                              </w:rPr>
                              <w:drawing>
                                <wp:inline distT="0" distB="0" distL="0" distR="0" wp14:anchorId="35D1C7E9" wp14:editId="36151064">
                                  <wp:extent cx="6171116" cy="3471253"/>
                                  <wp:effectExtent l="0" t="0" r="1270" b="0"/>
                                  <wp:docPr id="513444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28319"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6171116" cy="3471253"/>
                                          </a:xfrm>
                                          <a:prstGeom prst="rect">
                                            <a:avLst/>
                                          </a:prstGeom>
                                        </pic:spPr>
                                      </pic:pic>
                                    </a:graphicData>
                                  </a:graphic>
                                </wp:inline>
                              </w:drawing>
                            </w:r>
                          </w:p>
                          <w:p w14:paraId="04EB24C3" w14:textId="2014266F" w:rsidR="00C72FDB" w:rsidRPr="003A2D04" w:rsidRDefault="00C72FDB" w:rsidP="00521F41">
                            <w:pPr>
                              <w:pStyle w:val="Caption"/>
                              <w:jc w:val="both"/>
                              <w:rPr>
                                <w:rFonts w:ascii="Times New Roman" w:hAnsi="Times New Roman" w:cs="Times New Roman"/>
                              </w:rPr>
                            </w:pPr>
                            <w:r w:rsidRPr="003A2D04">
                              <w:rPr>
                                <w:rFonts w:ascii="Times New Roman" w:hAnsi="Times New Roman" w:cs="Times New Roman"/>
                              </w:rPr>
                              <w:t xml:space="preserve">Figure </w:t>
                            </w:r>
                            <w:r w:rsidR="00C66394">
                              <w:rPr>
                                <w:rFonts w:ascii="Times New Roman" w:hAnsi="Times New Roman" w:cs="Times New Roman"/>
                              </w:rPr>
                              <w:t>7.</w:t>
                            </w:r>
                            <w:r w:rsidR="00C66394" w:rsidRPr="003A2D04">
                              <w:rPr>
                                <w:rFonts w:ascii="Times New Roman" w:hAnsi="Times New Roman" w:cs="Times New Roman"/>
                              </w:rPr>
                              <w:t xml:space="preserve"> </w:t>
                            </w:r>
                            <w:r w:rsidRPr="003A2D04">
                              <w:rPr>
                                <w:rFonts w:ascii="Times New Roman" w:hAnsi="Times New Roman" w:cs="Times New Roman"/>
                              </w:rPr>
                              <w:t xml:space="preserve">Tachometric Curves and Observed Data </w:t>
                            </w:r>
                            <w:r w:rsidR="00BC3FED">
                              <w:rPr>
                                <w:rFonts w:ascii="Times New Roman" w:hAnsi="Times New Roman" w:cs="Times New Roman"/>
                              </w:rPr>
                              <w:t>Across</w:t>
                            </w:r>
                            <w:r w:rsidR="00BB1EB5">
                              <w:rPr>
                                <w:rFonts w:ascii="Times New Roman" w:hAnsi="Times New Roman" w:cs="Times New Roman"/>
                              </w:rPr>
                              <w:t xml:space="preserve"> </w:t>
                            </w:r>
                            <w:r w:rsidR="00BC3FED">
                              <w:rPr>
                                <w:rFonts w:ascii="Times New Roman" w:hAnsi="Times New Roman" w:cs="Times New Roman"/>
                              </w:rPr>
                              <w:t>Subjects</w:t>
                            </w:r>
                          </w:p>
                          <w:p w14:paraId="4BEDF347" w14:textId="3BA440C0" w:rsidR="00C72FDB" w:rsidRPr="003A2D04" w:rsidRDefault="00BC3FED" w:rsidP="00C72FDB">
                            <w:pPr>
                              <w:pStyle w:val="Caption"/>
                              <w:rPr>
                                <w:rFonts w:ascii="Times New Roman" w:hAnsi="Times New Roman" w:cs="Times New Roman"/>
                              </w:rPr>
                            </w:pPr>
                            <w:r>
                              <w:rPr>
                                <w:rFonts w:ascii="Times New Roman" w:hAnsi="Times New Roman" w:cs="Times New Roman"/>
                              </w:rPr>
                              <w:t>A)</w:t>
                            </w:r>
                            <w:r w:rsidR="00C72FDB" w:rsidRPr="003A2D04">
                              <w:rPr>
                                <w:rFonts w:ascii="Times New Roman" w:hAnsi="Times New Roman" w:cs="Times New Roman"/>
                              </w:rPr>
                              <w:t xml:space="preserve"> </w:t>
                            </w:r>
                            <w:r w:rsidR="00BC1C51">
                              <w:rPr>
                                <w:rFonts w:ascii="Times New Roman" w:hAnsi="Times New Roman" w:cs="Times New Roman"/>
                              </w:rPr>
                              <w:t>Average tachometric c</w:t>
                            </w:r>
                            <w:r w:rsidR="00C72FDB" w:rsidRPr="003A2D04">
                              <w:rPr>
                                <w:rFonts w:ascii="Times New Roman" w:hAnsi="Times New Roman" w:cs="Times New Roman"/>
                              </w:rPr>
                              <w:t>urves</w:t>
                            </w:r>
                            <w:r w:rsidR="00BC1C51">
                              <w:rPr>
                                <w:rFonts w:ascii="Times New Roman" w:hAnsi="Times New Roman" w:cs="Times New Roman"/>
                              </w:rPr>
                              <w:t xml:space="preserve"> for</w:t>
                            </w:r>
                            <w:r w:rsidR="00C72FDB" w:rsidRPr="003A2D04">
                              <w:rPr>
                                <w:rFonts w:ascii="Times New Roman" w:hAnsi="Times New Roman" w:cs="Times New Roman"/>
                              </w:rPr>
                              <w:t xml:space="preserve"> the</w:t>
                            </w:r>
                            <w:r w:rsidR="00BC1C51">
                              <w:rPr>
                                <w:rFonts w:ascii="Times New Roman" w:hAnsi="Times New Roman" w:cs="Times New Roman"/>
                              </w:rPr>
                              <w:t xml:space="preserve"> global and local</w:t>
                            </w:r>
                            <w:r w:rsidR="00C72FDB" w:rsidRPr="003A2D04">
                              <w:rPr>
                                <w:rFonts w:ascii="Times New Roman" w:hAnsi="Times New Roman" w:cs="Times New Roman"/>
                              </w:rPr>
                              <w:t xml:space="preserve"> control conditio</w:t>
                            </w:r>
                            <w:r w:rsidR="00BC1C51">
                              <w:rPr>
                                <w:rFonts w:ascii="Times New Roman" w:hAnsi="Times New Roman" w:cs="Times New Roman"/>
                              </w:rPr>
                              <w:t xml:space="preserve">ns, using Start, Tau and </w:t>
                            </w:r>
                            <w:proofErr w:type="spellStart"/>
                            <w:r w:rsidR="00BC1C51">
                              <w:rPr>
                                <w:rFonts w:ascii="Times New Roman" w:hAnsi="Times New Roman" w:cs="Times New Roman"/>
                              </w:rPr>
                              <w:t>Acc</w:t>
                            </w:r>
                            <w:r w:rsidR="00BC1C51" w:rsidRPr="00DF3105">
                              <w:rPr>
                                <w:rFonts w:ascii="Times New Roman" w:hAnsi="Times New Roman" w:cs="Times New Roman"/>
                                <w:vertAlign w:val="subscript"/>
                              </w:rPr>
                              <w:t>meanRT</w:t>
                            </w:r>
                            <w:proofErr w:type="spellEnd"/>
                            <w:r w:rsidR="00BC1C51">
                              <w:rPr>
                                <w:rFonts w:ascii="Times New Roman" w:hAnsi="Times New Roman" w:cs="Times New Roman"/>
                              </w:rPr>
                              <w:t xml:space="preserve"> parameters averaged across participants</w:t>
                            </w:r>
                            <w:r w:rsidR="00C72FDB" w:rsidRPr="003A2D04">
                              <w:rPr>
                                <w:rFonts w:ascii="Times New Roman" w:hAnsi="Times New Roman" w:cs="Times New Roman"/>
                              </w:rPr>
                              <w:t>.</w:t>
                            </w:r>
                            <w:r w:rsidR="00BC1C51">
                              <w:rPr>
                                <w:rFonts w:ascii="Times New Roman" w:hAnsi="Times New Roman" w:cs="Times New Roman"/>
                              </w:rPr>
                              <w:t xml:space="preserve"> D</w:t>
                            </w:r>
                            <w:r w:rsidR="00BC1C51" w:rsidRPr="003A2D04">
                              <w:rPr>
                                <w:rFonts w:ascii="Times New Roman" w:hAnsi="Times New Roman" w:cs="Times New Roman"/>
                              </w:rPr>
                              <w:t>ata point sizes represent number of trials contained within each</w:t>
                            </w:r>
                            <w:r w:rsidR="00B86403">
                              <w:rPr>
                                <w:rFonts w:ascii="Times New Roman" w:hAnsi="Times New Roman" w:cs="Times New Roman"/>
                              </w:rPr>
                              <w:t xml:space="preserve"> 15 </w:t>
                            </w:r>
                            <w:proofErr w:type="spellStart"/>
                            <w:r w:rsidR="00B86403">
                              <w:rPr>
                                <w:rFonts w:ascii="Times New Roman" w:hAnsi="Times New Roman" w:cs="Times New Roman"/>
                              </w:rPr>
                              <w:t>ms</w:t>
                            </w:r>
                            <w:proofErr w:type="spellEnd"/>
                            <w:r w:rsidR="00B86403">
                              <w:rPr>
                                <w:rFonts w:ascii="Times New Roman" w:hAnsi="Times New Roman" w:cs="Times New Roman"/>
                              </w:rPr>
                              <w:t xml:space="preserve"> bin</w:t>
                            </w:r>
                            <w:r w:rsidR="00BC1C51" w:rsidRPr="003A2D04">
                              <w:rPr>
                                <w:rFonts w:ascii="Times New Roman" w:hAnsi="Times New Roman" w:cs="Times New Roman"/>
                              </w:rPr>
                              <w:t>.</w:t>
                            </w:r>
                            <w:r w:rsidR="00C72FDB" w:rsidRPr="003A2D04">
                              <w:rPr>
                                <w:rFonts w:ascii="Times New Roman" w:hAnsi="Times New Roman" w:cs="Times New Roman"/>
                              </w:rPr>
                              <w:t xml:space="preserve"> B</w:t>
                            </w:r>
                            <w:r>
                              <w:rPr>
                                <w:rFonts w:ascii="Times New Roman" w:hAnsi="Times New Roman" w:cs="Times New Roman"/>
                              </w:rPr>
                              <w:t>)</w:t>
                            </w:r>
                            <w:r w:rsidR="00374DA7">
                              <w:rPr>
                                <w:rFonts w:ascii="Times New Roman" w:hAnsi="Times New Roman" w:cs="Times New Roman"/>
                              </w:rPr>
                              <w:t xml:space="preserve"> </w:t>
                            </w:r>
                            <w:r w:rsidR="00BC1C51">
                              <w:rPr>
                                <w:rFonts w:ascii="Times New Roman" w:hAnsi="Times New Roman" w:cs="Times New Roman"/>
                              </w:rPr>
                              <w:t>Average tachometric</w:t>
                            </w:r>
                            <w:r w:rsidR="00C72FDB" w:rsidRPr="003A2D04">
                              <w:rPr>
                                <w:rFonts w:ascii="Times New Roman" w:hAnsi="Times New Roman" w:cs="Times New Roman"/>
                              </w:rPr>
                              <w:t xml:space="preserve"> </w:t>
                            </w:r>
                            <w:r w:rsidR="006F2DA7" w:rsidRPr="003A2D04">
                              <w:rPr>
                                <w:rFonts w:ascii="Times New Roman" w:hAnsi="Times New Roman" w:cs="Times New Roman"/>
                              </w:rPr>
                              <w:t>curv</w:t>
                            </w:r>
                            <w:r w:rsidR="006F2DA7">
                              <w:rPr>
                                <w:rFonts w:ascii="Times New Roman" w:hAnsi="Times New Roman" w:cs="Times New Roman"/>
                              </w:rPr>
                              <w:t>e</w:t>
                            </w:r>
                            <w:r w:rsidR="006F2DA7" w:rsidRPr="003A2D04">
                              <w:rPr>
                                <w:rFonts w:ascii="Times New Roman" w:hAnsi="Times New Roman" w:cs="Times New Roman"/>
                              </w:rPr>
                              <w:t>s</w:t>
                            </w:r>
                            <w:r w:rsidR="00C72FDB" w:rsidRPr="003A2D04">
                              <w:rPr>
                                <w:rFonts w:ascii="Times New Roman" w:hAnsi="Times New Roman" w:cs="Times New Roman"/>
                              </w:rPr>
                              <w:t xml:space="preserve"> corresponding to the global congruent, global incongruent, local congruent, and local incongruent</w:t>
                            </w:r>
                            <w:r w:rsidR="00F25E19">
                              <w:rPr>
                                <w:rFonts w:ascii="Times New Roman" w:hAnsi="Times New Roman" w:cs="Times New Roman"/>
                              </w:rPr>
                              <w:t xml:space="preserve"> </w:t>
                            </w:r>
                            <w:r w:rsidR="00C72FDB" w:rsidRPr="003A2D04">
                              <w:rPr>
                                <w:rFonts w:ascii="Times New Roman" w:hAnsi="Times New Roman" w:cs="Times New Roman"/>
                              </w:rPr>
                              <w:t xml:space="preserve">conditions.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B8B51" id="Text Box 7" o:spid="_x0000_s1031" type="#_x0000_t202" style="position:absolute;margin-left:0;margin-top:110.8pt;width:516pt;height:350.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" stroked="f">
                <v:path arrowok="t"/>
                <v:textbox inset="0,0,0,0">
                  <w:txbxContent>
                    <w:p w14:paraId="6DDA70B1" w14:textId="77777777" w:rsidR="00521F41" w:rsidRDefault="006F2DA7" w:rsidP="00521F41">
                      <w:pPr>
                        <w:pStyle w:val="Caption"/>
                        <w:jc w:val="both"/>
                        <w:rPr>
                          <w:rFonts w:ascii="Times New Roman" w:hAnsi="Times New Roman" w:cs="Times New Roman"/>
                        </w:rPr>
                      </w:pPr>
                      <w:r>
                        <w:rPr>
                          <w:rFonts w:ascii="Times New Roman" w:hAnsi="Times New Roman" w:cs="Times New Roman"/>
                          <w:noProof/>
                          <w:color w:val="4472C4" w:themeColor="accent1"/>
                          <w:sz w:val="20"/>
                          <w:szCs w:val="20"/>
                        </w:rPr>
                        <w:drawing>
                          <wp:inline distT="0" distB="0" distL="0" distR="0" wp14:anchorId="35D1C7E9" wp14:editId="36151064">
                            <wp:extent cx="6171116" cy="3471253"/>
                            <wp:effectExtent l="0" t="0" r="1270" b="0"/>
                            <wp:docPr id="513444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28319"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6171116" cy="3471253"/>
                                    </a:xfrm>
                                    <a:prstGeom prst="rect">
                                      <a:avLst/>
                                    </a:prstGeom>
                                  </pic:spPr>
                                </pic:pic>
                              </a:graphicData>
                            </a:graphic>
                          </wp:inline>
                        </w:drawing>
                      </w:r>
                    </w:p>
                    <w:p w14:paraId="04EB24C3" w14:textId="2014266F" w:rsidR="00C72FDB" w:rsidRPr="003A2D04" w:rsidRDefault="00C72FDB" w:rsidP="00521F41">
                      <w:pPr>
                        <w:pStyle w:val="Caption"/>
                        <w:jc w:val="both"/>
                        <w:rPr>
                          <w:rFonts w:ascii="Times New Roman" w:hAnsi="Times New Roman" w:cs="Times New Roman"/>
                        </w:rPr>
                      </w:pPr>
                      <w:r w:rsidRPr="003A2D04">
                        <w:rPr>
                          <w:rFonts w:ascii="Times New Roman" w:hAnsi="Times New Roman" w:cs="Times New Roman"/>
                        </w:rPr>
                        <w:t xml:space="preserve">Figure </w:t>
                      </w:r>
                      <w:r w:rsidR="00C66394">
                        <w:rPr>
                          <w:rFonts w:ascii="Times New Roman" w:hAnsi="Times New Roman" w:cs="Times New Roman"/>
                        </w:rPr>
                        <w:t>7.</w:t>
                      </w:r>
                      <w:r w:rsidR="00C66394" w:rsidRPr="003A2D04">
                        <w:rPr>
                          <w:rFonts w:ascii="Times New Roman" w:hAnsi="Times New Roman" w:cs="Times New Roman"/>
                        </w:rPr>
                        <w:t xml:space="preserve"> </w:t>
                      </w:r>
                      <w:r w:rsidRPr="003A2D04">
                        <w:rPr>
                          <w:rFonts w:ascii="Times New Roman" w:hAnsi="Times New Roman" w:cs="Times New Roman"/>
                        </w:rPr>
                        <w:t xml:space="preserve">Tachometric Curves and Observed Data </w:t>
                      </w:r>
                      <w:r w:rsidR="00BC3FED">
                        <w:rPr>
                          <w:rFonts w:ascii="Times New Roman" w:hAnsi="Times New Roman" w:cs="Times New Roman"/>
                        </w:rPr>
                        <w:t>Across</w:t>
                      </w:r>
                      <w:r w:rsidR="00BB1EB5">
                        <w:rPr>
                          <w:rFonts w:ascii="Times New Roman" w:hAnsi="Times New Roman" w:cs="Times New Roman"/>
                        </w:rPr>
                        <w:t xml:space="preserve"> </w:t>
                      </w:r>
                      <w:r w:rsidR="00BC3FED">
                        <w:rPr>
                          <w:rFonts w:ascii="Times New Roman" w:hAnsi="Times New Roman" w:cs="Times New Roman"/>
                        </w:rPr>
                        <w:t>Subjects</w:t>
                      </w:r>
                    </w:p>
                    <w:p w14:paraId="4BEDF347" w14:textId="3BA440C0" w:rsidR="00C72FDB" w:rsidRPr="003A2D04" w:rsidRDefault="00BC3FED" w:rsidP="00C72FDB">
                      <w:pPr>
                        <w:pStyle w:val="Caption"/>
                        <w:rPr>
                          <w:rFonts w:ascii="Times New Roman" w:hAnsi="Times New Roman" w:cs="Times New Roman"/>
                        </w:rPr>
                      </w:pPr>
                      <w:r>
                        <w:rPr>
                          <w:rFonts w:ascii="Times New Roman" w:hAnsi="Times New Roman" w:cs="Times New Roman"/>
                        </w:rPr>
                        <w:t>A)</w:t>
                      </w:r>
                      <w:r w:rsidR="00C72FDB" w:rsidRPr="003A2D04">
                        <w:rPr>
                          <w:rFonts w:ascii="Times New Roman" w:hAnsi="Times New Roman" w:cs="Times New Roman"/>
                        </w:rPr>
                        <w:t xml:space="preserve"> </w:t>
                      </w:r>
                      <w:r w:rsidR="00BC1C51">
                        <w:rPr>
                          <w:rFonts w:ascii="Times New Roman" w:hAnsi="Times New Roman" w:cs="Times New Roman"/>
                        </w:rPr>
                        <w:t>Average tachometric c</w:t>
                      </w:r>
                      <w:r w:rsidR="00C72FDB" w:rsidRPr="003A2D04">
                        <w:rPr>
                          <w:rFonts w:ascii="Times New Roman" w:hAnsi="Times New Roman" w:cs="Times New Roman"/>
                        </w:rPr>
                        <w:t>urves</w:t>
                      </w:r>
                      <w:r w:rsidR="00BC1C51">
                        <w:rPr>
                          <w:rFonts w:ascii="Times New Roman" w:hAnsi="Times New Roman" w:cs="Times New Roman"/>
                        </w:rPr>
                        <w:t xml:space="preserve"> for</w:t>
                      </w:r>
                      <w:r w:rsidR="00C72FDB" w:rsidRPr="003A2D04">
                        <w:rPr>
                          <w:rFonts w:ascii="Times New Roman" w:hAnsi="Times New Roman" w:cs="Times New Roman"/>
                        </w:rPr>
                        <w:t xml:space="preserve"> the</w:t>
                      </w:r>
                      <w:r w:rsidR="00BC1C51">
                        <w:rPr>
                          <w:rFonts w:ascii="Times New Roman" w:hAnsi="Times New Roman" w:cs="Times New Roman"/>
                        </w:rPr>
                        <w:t xml:space="preserve"> global and local</w:t>
                      </w:r>
                      <w:r w:rsidR="00C72FDB" w:rsidRPr="003A2D04">
                        <w:rPr>
                          <w:rFonts w:ascii="Times New Roman" w:hAnsi="Times New Roman" w:cs="Times New Roman"/>
                        </w:rPr>
                        <w:t xml:space="preserve"> control conditio</w:t>
                      </w:r>
                      <w:r w:rsidR="00BC1C51">
                        <w:rPr>
                          <w:rFonts w:ascii="Times New Roman" w:hAnsi="Times New Roman" w:cs="Times New Roman"/>
                        </w:rPr>
                        <w:t xml:space="preserve">ns, using Start, Tau and </w:t>
                      </w:r>
                      <w:proofErr w:type="spellStart"/>
                      <w:r w:rsidR="00BC1C51">
                        <w:rPr>
                          <w:rFonts w:ascii="Times New Roman" w:hAnsi="Times New Roman" w:cs="Times New Roman"/>
                        </w:rPr>
                        <w:t>Acc</w:t>
                      </w:r>
                      <w:r w:rsidR="00BC1C51" w:rsidRPr="00DF3105">
                        <w:rPr>
                          <w:rFonts w:ascii="Times New Roman" w:hAnsi="Times New Roman" w:cs="Times New Roman"/>
                          <w:vertAlign w:val="subscript"/>
                        </w:rPr>
                        <w:t>meanRT</w:t>
                      </w:r>
                      <w:proofErr w:type="spellEnd"/>
                      <w:r w:rsidR="00BC1C51">
                        <w:rPr>
                          <w:rFonts w:ascii="Times New Roman" w:hAnsi="Times New Roman" w:cs="Times New Roman"/>
                        </w:rPr>
                        <w:t xml:space="preserve"> parameters averaged across participants</w:t>
                      </w:r>
                      <w:r w:rsidR="00C72FDB" w:rsidRPr="003A2D04">
                        <w:rPr>
                          <w:rFonts w:ascii="Times New Roman" w:hAnsi="Times New Roman" w:cs="Times New Roman"/>
                        </w:rPr>
                        <w:t>.</w:t>
                      </w:r>
                      <w:r w:rsidR="00BC1C51">
                        <w:rPr>
                          <w:rFonts w:ascii="Times New Roman" w:hAnsi="Times New Roman" w:cs="Times New Roman"/>
                        </w:rPr>
                        <w:t xml:space="preserve"> D</w:t>
                      </w:r>
                      <w:r w:rsidR="00BC1C51" w:rsidRPr="003A2D04">
                        <w:rPr>
                          <w:rFonts w:ascii="Times New Roman" w:hAnsi="Times New Roman" w:cs="Times New Roman"/>
                        </w:rPr>
                        <w:t>ata point sizes represent number of trials contained within each</w:t>
                      </w:r>
                      <w:r w:rsidR="00B86403">
                        <w:rPr>
                          <w:rFonts w:ascii="Times New Roman" w:hAnsi="Times New Roman" w:cs="Times New Roman"/>
                        </w:rPr>
                        <w:t xml:space="preserve"> 15 </w:t>
                      </w:r>
                      <w:proofErr w:type="spellStart"/>
                      <w:r w:rsidR="00B86403">
                        <w:rPr>
                          <w:rFonts w:ascii="Times New Roman" w:hAnsi="Times New Roman" w:cs="Times New Roman"/>
                        </w:rPr>
                        <w:t>ms</w:t>
                      </w:r>
                      <w:proofErr w:type="spellEnd"/>
                      <w:r w:rsidR="00B86403">
                        <w:rPr>
                          <w:rFonts w:ascii="Times New Roman" w:hAnsi="Times New Roman" w:cs="Times New Roman"/>
                        </w:rPr>
                        <w:t xml:space="preserve"> bin</w:t>
                      </w:r>
                      <w:r w:rsidR="00BC1C51" w:rsidRPr="003A2D04">
                        <w:rPr>
                          <w:rFonts w:ascii="Times New Roman" w:hAnsi="Times New Roman" w:cs="Times New Roman"/>
                        </w:rPr>
                        <w:t>.</w:t>
                      </w:r>
                      <w:r w:rsidR="00C72FDB" w:rsidRPr="003A2D04">
                        <w:rPr>
                          <w:rFonts w:ascii="Times New Roman" w:hAnsi="Times New Roman" w:cs="Times New Roman"/>
                        </w:rPr>
                        <w:t xml:space="preserve"> B</w:t>
                      </w:r>
                      <w:r>
                        <w:rPr>
                          <w:rFonts w:ascii="Times New Roman" w:hAnsi="Times New Roman" w:cs="Times New Roman"/>
                        </w:rPr>
                        <w:t>)</w:t>
                      </w:r>
                      <w:r w:rsidR="00374DA7">
                        <w:rPr>
                          <w:rFonts w:ascii="Times New Roman" w:hAnsi="Times New Roman" w:cs="Times New Roman"/>
                        </w:rPr>
                        <w:t xml:space="preserve"> </w:t>
                      </w:r>
                      <w:r w:rsidR="00BC1C51">
                        <w:rPr>
                          <w:rFonts w:ascii="Times New Roman" w:hAnsi="Times New Roman" w:cs="Times New Roman"/>
                        </w:rPr>
                        <w:t>Average tachometric</w:t>
                      </w:r>
                      <w:r w:rsidR="00C72FDB" w:rsidRPr="003A2D04">
                        <w:rPr>
                          <w:rFonts w:ascii="Times New Roman" w:hAnsi="Times New Roman" w:cs="Times New Roman"/>
                        </w:rPr>
                        <w:t xml:space="preserve"> </w:t>
                      </w:r>
                      <w:r w:rsidR="006F2DA7" w:rsidRPr="003A2D04">
                        <w:rPr>
                          <w:rFonts w:ascii="Times New Roman" w:hAnsi="Times New Roman" w:cs="Times New Roman"/>
                        </w:rPr>
                        <w:t>curv</w:t>
                      </w:r>
                      <w:r w:rsidR="006F2DA7">
                        <w:rPr>
                          <w:rFonts w:ascii="Times New Roman" w:hAnsi="Times New Roman" w:cs="Times New Roman"/>
                        </w:rPr>
                        <w:t>e</w:t>
                      </w:r>
                      <w:r w:rsidR="006F2DA7" w:rsidRPr="003A2D04">
                        <w:rPr>
                          <w:rFonts w:ascii="Times New Roman" w:hAnsi="Times New Roman" w:cs="Times New Roman"/>
                        </w:rPr>
                        <w:t>s</w:t>
                      </w:r>
                      <w:r w:rsidR="00C72FDB" w:rsidRPr="003A2D04">
                        <w:rPr>
                          <w:rFonts w:ascii="Times New Roman" w:hAnsi="Times New Roman" w:cs="Times New Roman"/>
                        </w:rPr>
                        <w:t xml:space="preserve"> corresponding to the global congruent, global incongruent, local congruent, and local incongruent</w:t>
                      </w:r>
                      <w:r w:rsidR="00F25E19">
                        <w:rPr>
                          <w:rFonts w:ascii="Times New Roman" w:hAnsi="Times New Roman" w:cs="Times New Roman"/>
                        </w:rPr>
                        <w:t xml:space="preserve"> </w:t>
                      </w:r>
                      <w:r w:rsidR="00C72FDB" w:rsidRPr="003A2D04">
                        <w:rPr>
                          <w:rFonts w:ascii="Times New Roman" w:hAnsi="Times New Roman" w:cs="Times New Roman"/>
                        </w:rPr>
                        <w:t xml:space="preserve">conditions. </w:t>
                      </w:r>
                    </w:p>
                  </w:txbxContent>
                </v:textbox>
                <w10:wrap type="topAndBottom" anchorx="margin"/>
              </v:shape>
            </w:pict>
          </mc:Fallback>
        </mc:AlternateContent>
      </w:r>
      <w:r w:rsidR="00A74750" w:rsidRPr="00A06ADE">
        <w:rPr>
          <w:rFonts w:ascii="Times New Roman" w:hAnsi="Times New Roman" w:cs="Times New Roman"/>
        </w:rPr>
        <w:tab/>
      </w:r>
      <w:r w:rsidR="00155C59">
        <w:rPr>
          <w:rFonts w:ascii="Times New Roman" w:hAnsi="Times New Roman" w:cs="Times New Roman"/>
          <w:sz w:val="24"/>
          <w:szCs w:val="24"/>
        </w:rPr>
        <w:t>Overall,</w:t>
      </w:r>
      <w:r w:rsidR="00A74750" w:rsidRPr="00A06ADE">
        <w:rPr>
          <w:rFonts w:ascii="Times New Roman" w:hAnsi="Times New Roman" w:cs="Times New Roman"/>
          <w:sz w:val="24"/>
          <w:szCs w:val="24"/>
        </w:rPr>
        <w:t xml:space="preserve"> our </w:t>
      </w:r>
      <w:r w:rsidR="00155C59">
        <w:rPr>
          <w:rFonts w:ascii="Times New Roman" w:hAnsi="Times New Roman" w:cs="Times New Roman"/>
          <w:sz w:val="24"/>
          <w:szCs w:val="24"/>
        </w:rPr>
        <w:t xml:space="preserve">primary </w:t>
      </w:r>
      <w:r w:rsidR="00A74750" w:rsidRPr="00A06ADE">
        <w:rPr>
          <w:rFonts w:ascii="Times New Roman" w:hAnsi="Times New Roman" w:cs="Times New Roman"/>
          <w:sz w:val="24"/>
          <w:szCs w:val="24"/>
        </w:rPr>
        <w:t xml:space="preserve">goal is to evaluate the </w:t>
      </w:r>
      <w:r w:rsidR="009908FE">
        <w:rPr>
          <w:rFonts w:ascii="Times New Roman" w:hAnsi="Times New Roman" w:cs="Times New Roman"/>
          <w:sz w:val="24"/>
          <w:szCs w:val="24"/>
        </w:rPr>
        <w:t>CR</w:t>
      </w:r>
      <w:r w:rsidR="009908FE" w:rsidRPr="000825AD">
        <w:rPr>
          <w:rFonts w:ascii="Times New Roman" w:hAnsi="Times New Roman" w:cs="Times New Roman"/>
          <w:sz w:val="24"/>
          <w:szCs w:val="24"/>
        </w:rPr>
        <w:t xml:space="preserve"> </w:t>
      </w:r>
      <w:r w:rsidR="00ED6555">
        <w:rPr>
          <w:rFonts w:ascii="Times New Roman" w:hAnsi="Times New Roman" w:cs="Times New Roman"/>
          <w:sz w:val="24"/>
          <w:szCs w:val="24"/>
        </w:rPr>
        <w:t>paradigm</w:t>
      </w:r>
      <w:r w:rsidR="00ED6555" w:rsidRPr="00A06ADE">
        <w:rPr>
          <w:rFonts w:ascii="Times New Roman" w:hAnsi="Times New Roman" w:cs="Times New Roman"/>
          <w:sz w:val="24"/>
          <w:szCs w:val="24"/>
        </w:rPr>
        <w:t xml:space="preserve"> </w:t>
      </w:r>
      <w:r w:rsidR="00A74750" w:rsidRPr="00A06ADE">
        <w:rPr>
          <w:rFonts w:ascii="Times New Roman" w:hAnsi="Times New Roman" w:cs="Times New Roman"/>
          <w:sz w:val="24"/>
          <w:szCs w:val="24"/>
        </w:rPr>
        <w:fldChar w:fldCharType="begin"/>
      </w:r>
      <w:r w:rsidR="004F5A0E">
        <w:rPr>
          <w:rFonts w:ascii="Times New Roman" w:hAnsi="Times New Roman" w:cs="Times New Roman"/>
          <w:sz w:val="24"/>
          <w:szCs w:val="24"/>
        </w:rPr>
        <w:instrText xml:space="preserve"> ADDIN ZOTERO_ITEM CSL_CITATION {"citationID":"rD4uq3Ju","properties":{"formattedCitation":"(T. R. Stanford et al., 2010)","plainCitation":"(T. R. Stanford et al., 2010)","dontUpdate":true,"noteIndex":0},"citationItems":[{"id":247,"uris":["http://zotero.org/users/10600458/items/2C79QZ2H"],"itemData":{"id":247,"type":"article-journal","abstract":"It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00A74750" w:rsidRPr="00A06ADE">
        <w:rPr>
          <w:rFonts w:ascii="Times New Roman" w:hAnsi="Times New Roman" w:cs="Times New Roman"/>
          <w:sz w:val="24"/>
          <w:szCs w:val="24"/>
        </w:rPr>
        <w:fldChar w:fldCharType="separate"/>
      </w:r>
      <w:r w:rsidR="00EA762A" w:rsidRPr="00EA762A">
        <w:rPr>
          <w:rFonts w:ascii="Times New Roman" w:hAnsi="Times New Roman" w:cs="Times New Roman"/>
          <w:sz w:val="24"/>
        </w:rPr>
        <w:t>(Stanford et al., 2010)</w:t>
      </w:r>
      <w:r w:rsidR="00A74750" w:rsidRPr="00A06ADE">
        <w:rPr>
          <w:rFonts w:ascii="Times New Roman" w:hAnsi="Times New Roman" w:cs="Times New Roman"/>
          <w:sz w:val="24"/>
          <w:szCs w:val="24"/>
        </w:rPr>
        <w:fldChar w:fldCharType="end"/>
      </w:r>
      <w:r w:rsidR="00A74750" w:rsidRPr="00A06ADE">
        <w:rPr>
          <w:rFonts w:ascii="Times New Roman" w:hAnsi="Times New Roman" w:cs="Times New Roman"/>
          <w:sz w:val="24"/>
          <w:szCs w:val="24"/>
        </w:rPr>
        <w:t xml:space="preserve"> as a viable method for </w:t>
      </w:r>
      <w:r w:rsidR="007F0895">
        <w:rPr>
          <w:rFonts w:ascii="Times New Roman" w:hAnsi="Times New Roman" w:cs="Times New Roman"/>
          <w:sz w:val="24"/>
          <w:szCs w:val="24"/>
        </w:rPr>
        <w:t xml:space="preserve">separately quantifying </w:t>
      </w:r>
      <w:r w:rsidR="00ED6555">
        <w:rPr>
          <w:rFonts w:ascii="Times New Roman" w:hAnsi="Times New Roman" w:cs="Times New Roman"/>
          <w:sz w:val="24"/>
          <w:szCs w:val="24"/>
        </w:rPr>
        <w:t xml:space="preserve">the decision and non-decision processes </w:t>
      </w:r>
      <w:r w:rsidR="00A74750" w:rsidRPr="00A06ADE">
        <w:rPr>
          <w:rFonts w:ascii="Times New Roman" w:hAnsi="Times New Roman" w:cs="Times New Roman"/>
          <w:sz w:val="24"/>
          <w:szCs w:val="24"/>
        </w:rPr>
        <w:t xml:space="preserve">of RT. </w:t>
      </w:r>
      <w:r w:rsidR="003C0181">
        <w:rPr>
          <w:rFonts w:ascii="Times New Roman" w:hAnsi="Times New Roman" w:cs="Times New Roman"/>
          <w:sz w:val="24"/>
          <w:szCs w:val="24"/>
        </w:rPr>
        <w:t xml:space="preserve">Within each participant, we </w:t>
      </w:r>
      <w:r w:rsidR="002229C6" w:rsidRPr="00A06ADE">
        <w:rPr>
          <w:rFonts w:ascii="Times New Roman" w:hAnsi="Times New Roman" w:cs="Times New Roman"/>
          <w:sz w:val="24"/>
          <w:szCs w:val="24"/>
        </w:rPr>
        <w:t xml:space="preserve">derived </w:t>
      </w:r>
      <w:r w:rsidR="00C66394">
        <w:rPr>
          <w:rFonts w:ascii="Times New Roman" w:hAnsi="Times New Roman" w:cs="Times New Roman"/>
          <w:sz w:val="24"/>
          <w:szCs w:val="24"/>
        </w:rPr>
        <w:t xml:space="preserve">(as in Figure </w:t>
      </w:r>
      <w:r w:rsidR="007F0895">
        <w:rPr>
          <w:rFonts w:ascii="Times New Roman" w:hAnsi="Times New Roman" w:cs="Times New Roman"/>
          <w:sz w:val="24"/>
          <w:szCs w:val="24"/>
        </w:rPr>
        <w:t>4</w:t>
      </w:r>
      <w:r w:rsidR="00C66394">
        <w:rPr>
          <w:rFonts w:ascii="Times New Roman" w:hAnsi="Times New Roman" w:cs="Times New Roman"/>
          <w:sz w:val="24"/>
          <w:szCs w:val="24"/>
        </w:rPr>
        <w:t>)</w:t>
      </w:r>
      <w:r w:rsidR="00BC1C51">
        <w:rPr>
          <w:rFonts w:ascii="Times New Roman" w:hAnsi="Times New Roman" w:cs="Times New Roman"/>
          <w:sz w:val="24"/>
          <w:szCs w:val="24"/>
        </w:rPr>
        <w:t xml:space="preserve"> the tachometric curve for each trial type, quantifying the best-fit </w:t>
      </w:r>
      <w:proofErr w:type="spellStart"/>
      <w:r w:rsidR="00BF4151">
        <w:rPr>
          <w:rFonts w:ascii="Times New Roman" w:hAnsi="Times New Roman" w:cs="Times New Roman"/>
          <w:i/>
          <w:iCs/>
          <w:sz w:val="24"/>
          <w:szCs w:val="24"/>
        </w:rPr>
        <w:t>T</w:t>
      </w:r>
      <w:r w:rsidR="00BF4151" w:rsidRPr="00DF3105">
        <w:rPr>
          <w:rFonts w:ascii="Times New Roman" w:hAnsi="Times New Roman" w:cs="Times New Roman"/>
          <w:i/>
          <w:iCs/>
          <w:sz w:val="24"/>
          <w:szCs w:val="24"/>
          <w:vertAlign w:val="subscript"/>
        </w:rPr>
        <w:t>Non</w:t>
      </w:r>
      <w:proofErr w:type="spellEnd"/>
      <w:r w:rsidR="00BF4151" w:rsidRPr="00DF3105">
        <w:rPr>
          <w:rFonts w:ascii="Times New Roman" w:hAnsi="Times New Roman" w:cs="Times New Roman"/>
          <w:i/>
          <w:iCs/>
          <w:sz w:val="24"/>
          <w:szCs w:val="24"/>
          <w:vertAlign w:val="subscript"/>
        </w:rPr>
        <w:t>-Decision</w:t>
      </w:r>
      <w:r w:rsidR="00BC1C51">
        <w:rPr>
          <w:rFonts w:ascii="Times New Roman" w:hAnsi="Times New Roman" w:cs="Times New Roman"/>
          <w:sz w:val="24"/>
          <w:szCs w:val="24"/>
        </w:rPr>
        <w:t xml:space="preserve"> (</w:t>
      </w:r>
      <w:r w:rsidR="00DA6E0B">
        <w:rPr>
          <w:rFonts w:ascii="Times New Roman" w:hAnsi="Times New Roman" w:cs="Times New Roman"/>
          <w:sz w:val="24"/>
          <w:szCs w:val="24"/>
        </w:rPr>
        <w:t xml:space="preserve">the sum of the afferent and efferent delays, and </w:t>
      </w:r>
      <w:r w:rsidR="0057568B">
        <w:rPr>
          <w:rFonts w:ascii="Times New Roman" w:hAnsi="Times New Roman" w:cs="Times New Roman"/>
          <w:sz w:val="24"/>
          <w:szCs w:val="24"/>
        </w:rPr>
        <w:t xml:space="preserve">depicted here as </w:t>
      </w:r>
      <w:r w:rsidR="00BC1C51">
        <w:rPr>
          <w:rFonts w:ascii="Times New Roman" w:hAnsi="Times New Roman" w:cs="Times New Roman"/>
          <w:sz w:val="24"/>
          <w:szCs w:val="24"/>
        </w:rPr>
        <w:t xml:space="preserve">the processing time at the inflection point where </w:t>
      </w:r>
      <w:r w:rsidR="0057568B">
        <w:rPr>
          <w:rFonts w:ascii="Times New Roman" w:hAnsi="Times New Roman" w:cs="Times New Roman"/>
          <w:sz w:val="24"/>
          <w:szCs w:val="24"/>
        </w:rPr>
        <w:t>a</w:t>
      </w:r>
      <w:r w:rsidR="00BC1C51">
        <w:rPr>
          <w:rFonts w:ascii="Times New Roman" w:hAnsi="Times New Roman" w:cs="Times New Roman"/>
          <w:sz w:val="24"/>
          <w:szCs w:val="24"/>
        </w:rPr>
        <w:t xml:space="preserve">ccuracy rates </w:t>
      </w:r>
      <w:r w:rsidR="0057568B">
        <w:rPr>
          <w:rFonts w:ascii="Times New Roman" w:hAnsi="Times New Roman" w:cs="Times New Roman"/>
          <w:sz w:val="24"/>
          <w:szCs w:val="24"/>
        </w:rPr>
        <w:t xml:space="preserve">first </w:t>
      </w:r>
      <w:r w:rsidR="00BC1C51">
        <w:rPr>
          <w:rFonts w:ascii="Times New Roman" w:hAnsi="Times New Roman" w:cs="Times New Roman"/>
          <w:sz w:val="24"/>
          <w:szCs w:val="24"/>
        </w:rPr>
        <w:t xml:space="preserve">deviate from chance) and </w:t>
      </w:r>
      <w:r w:rsidR="00BC1C51" w:rsidRPr="00DF3105">
        <w:rPr>
          <w:rFonts w:ascii="Times New Roman" w:hAnsi="Times New Roman" w:cs="Times New Roman"/>
          <w:i/>
          <w:iCs/>
          <w:sz w:val="24"/>
          <w:szCs w:val="24"/>
        </w:rPr>
        <w:t>Tau</w:t>
      </w:r>
      <w:r w:rsidR="00BC1C51">
        <w:rPr>
          <w:rFonts w:ascii="Times New Roman" w:hAnsi="Times New Roman" w:cs="Times New Roman"/>
          <w:sz w:val="24"/>
          <w:szCs w:val="24"/>
        </w:rPr>
        <w:t xml:space="preserve"> </w:t>
      </w:r>
      <w:r w:rsidR="0057568B">
        <w:rPr>
          <w:rFonts w:ascii="Times New Roman" w:hAnsi="Times New Roman" w:cs="Times New Roman"/>
          <w:sz w:val="24"/>
          <w:szCs w:val="24"/>
        </w:rPr>
        <w:t>(the time constant that quantifies the rate of change in the exponential rise in accuracy).</w:t>
      </w:r>
      <w:r w:rsidR="00C66394">
        <w:rPr>
          <w:rFonts w:ascii="Times New Roman" w:hAnsi="Times New Roman" w:cs="Times New Roman"/>
          <w:sz w:val="24"/>
          <w:szCs w:val="24"/>
        </w:rPr>
        <w:t xml:space="preserve"> </w:t>
      </w:r>
      <w:r w:rsidR="00BF4151">
        <w:rPr>
          <w:rFonts w:ascii="Times New Roman" w:hAnsi="Times New Roman" w:cs="Times New Roman"/>
          <w:sz w:val="24"/>
          <w:szCs w:val="24"/>
        </w:rPr>
        <w:t>T</w:t>
      </w:r>
      <w:r w:rsidR="00C66394">
        <w:rPr>
          <w:rFonts w:ascii="Times New Roman" w:hAnsi="Times New Roman" w:cs="Times New Roman"/>
          <w:sz w:val="24"/>
          <w:szCs w:val="24"/>
        </w:rPr>
        <w:t>he</w:t>
      </w:r>
      <w:r w:rsidR="00DA6E0B">
        <w:rPr>
          <w:rFonts w:ascii="Times New Roman" w:hAnsi="Times New Roman" w:cs="Times New Roman"/>
          <w:sz w:val="24"/>
          <w:szCs w:val="24"/>
        </w:rPr>
        <w:t xml:space="preserve">se values were then used to calculate </w:t>
      </w:r>
      <w:bookmarkStart w:id="243" w:name="OLE_LINK7"/>
      <w:proofErr w:type="spellStart"/>
      <w:r w:rsidR="00DA6E0B" w:rsidRPr="00DF3105">
        <w:rPr>
          <w:rFonts w:ascii="Times New Roman" w:hAnsi="Times New Roman" w:cs="Times New Roman"/>
          <w:i/>
          <w:iCs/>
          <w:sz w:val="24"/>
          <w:szCs w:val="24"/>
        </w:rPr>
        <w:t>T</w:t>
      </w:r>
      <w:r w:rsidR="00DA6E0B" w:rsidRPr="00DF3105">
        <w:rPr>
          <w:rFonts w:ascii="Times New Roman" w:hAnsi="Times New Roman" w:cs="Times New Roman"/>
          <w:i/>
          <w:iCs/>
          <w:sz w:val="24"/>
          <w:szCs w:val="24"/>
          <w:vertAlign w:val="subscript"/>
        </w:rPr>
        <w:t>Decision</w:t>
      </w:r>
      <w:proofErr w:type="spellEnd"/>
      <w:r w:rsidR="00C66394">
        <w:rPr>
          <w:rFonts w:ascii="Times New Roman" w:hAnsi="Times New Roman" w:cs="Times New Roman"/>
          <w:sz w:val="24"/>
          <w:szCs w:val="24"/>
        </w:rPr>
        <w:t xml:space="preserve"> </w:t>
      </w:r>
      <w:bookmarkEnd w:id="243"/>
      <w:r w:rsidR="002229C6" w:rsidRPr="00A06ADE">
        <w:rPr>
          <w:rFonts w:ascii="Times New Roman" w:hAnsi="Times New Roman" w:cs="Times New Roman"/>
          <w:sz w:val="24"/>
          <w:szCs w:val="24"/>
        </w:rPr>
        <w:t>(</w:t>
      </w:r>
      <w:r w:rsidR="00DA6E0B" w:rsidRPr="00DF3105">
        <w:rPr>
          <w:rFonts w:ascii="Times New Roman" w:hAnsi="Times New Roman" w:cs="Times New Roman"/>
          <w:i/>
          <w:iCs/>
          <w:sz w:val="24"/>
          <w:szCs w:val="24"/>
        </w:rPr>
        <w:t>Tau</w:t>
      </w:r>
      <w:r w:rsidR="00DA6E0B">
        <w:rPr>
          <w:rFonts w:ascii="Times New Roman" w:hAnsi="Times New Roman" w:cs="Times New Roman"/>
          <w:sz w:val="24"/>
          <w:szCs w:val="24"/>
        </w:rPr>
        <w:t xml:space="preserve"> *</w:t>
      </w:r>
      <w:ins w:id="244" w:author="Daniel Lougen [2]" w:date="2025-03-24T13:26:00Z" w16du:dateUtc="2025-03-24T20:26:00Z">
        <w:r w:rsidR="006E6E9A">
          <w:rPr>
            <w:rFonts w:ascii="Times New Roman" w:hAnsi="Times New Roman" w:cs="Times New Roman"/>
            <w:sz w:val="24"/>
            <w:szCs w:val="24"/>
          </w:rPr>
          <w:t>1.61</w:t>
        </w:r>
      </w:ins>
      <w:del w:id="245" w:author="Daniel Lougen [2]" w:date="2025-03-24T13:26:00Z" w16du:dateUtc="2025-03-24T20:26:00Z">
        <w:r w:rsidR="00DA6E0B" w:rsidDel="006E6E9A">
          <w:rPr>
            <w:rFonts w:ascii="Times New Roman" w:hAnsi="Times New Roman" w:cs="Times New Roman"/>
            <w:sz w:val="24"/>
            <w:szCs w:val="24"/>
          </w:rPr>
          <w:delText xml:space="preserve"> </w:delText>
        </w:r>
        <w:r w:rsidR="00DA6E0B" w:rsidRPr="00DF3105" w:rsidDel="006E6E9A">
          <w:rPr>
            <w:rFonts w:ascii="Times New Roman" w:hAnsi="Times New Roman" w:cs="Times New Roman"/>
            <w:sz w:val="24"/>
            <w:szCs w:val="24"/>
            <w:highlight w:val="yellow"/>
          </w:rPr>
          <w:delText>##</w:delText>
        </w:r>
      </w:del>
      <w:r w:rsidR="00DA6E0B">
        <w:rPr>
          <w:rFonts w:ascii="Times New Roman" w:hAnsi="Times New Roman" w:cs="Times New Roman"/>
          <w:sz w:val="24"/>
          <w:szCs w:val="24"/>
        </w:rPr>
        <w:t xml:space="preserve">, </w:t>
      </w:r>
      <w:r w:rsidR="002229C6" w:rsidRPr="00A06ADE">
        <w:rPr>
          <w:rFonts w:ascii="Times New Roman" w:hAnsi="Times New Roman" w:cs="Times New Roman"/>
          <w:sz w:val="24"/>
          <w:szCs w:val="24"/>
        </w:rPr>
        <w:t xml:space="preserve">the </w:t>
      </w:r>
      <w:r w:rsidR="003C0181">
        <w:rPr>
          <w:rFonts w:ascii="Times New Roman" w:hAnsi="Times New Roman" w:cs="Times New Roman"/>
          <w:sz w:val="24"/>
          <w:szCs w:val="24"/>
        </w:rPr>
        <w:t xml:space="preserve">rise time of the tachometric curve, measured from the onset of the rise above chance performance until performance reached 90% of the plateau in </w:t>
      </w:r>
      <w:r w:rsidR="00DA6E0B">
        <w:rPr>
          <w:rFonts w:ascii="Times New Roman" w:hAnsi="Times New Roman" w:cs="Times New Roman"/>
          <w:sz w:val="24"/>
          <w:szCs w:val="24"/>
        </w:rPr>
        <w:t>accuracy</w:t>
      </w:r>
      <w:r w:rsidR="003C0181">
        <w:rPr>
          <w:rFonts w:ascii="Times New Roman" w:hAnsi="Times New Roman" w:cs="Times New Roman"/>
          <w:sz w:val="24"/>
          <w:szCs w:val="24"/>
        </w:rPr>
        <w:t>)</w:t>
      </w:r>
      <w:r w:rsidR="00DA6E0B">
        <w:rPr>
          <w:rFonts w:ascii="Times New Roman" w:hAnsi="Times New Roman" w:cs="Times New Roman"/>
          <w:sz w:val="24"/>
          <w:szCs w:val="24"/>
        </w:rPr>
        <w:t xml:space="preserve"> and </w:t>
      </w:r>
      <w:r w:rsidR="00DA6E0B" w:rsidRPr="00DF3105">
        <w:rPr>
          <w:rFonts w:ascii="Times New Roman" w:hAnsi="Times New Roman" w:cs="Times New Roman"/>
          <w:i/>
          <w:iCs/>
          <w:sz w:val="24"/>
          <w:szCs w:val="24"/>
        </w:rPr>
        <w:t>T</w:t>
      </w:r>
      <w:r w:rsidR="00DA6E0B" w:rsidRPr="00DF3105">
        <w:rPr>
          <w:rFonts w:ascii="Times New Roman" w:hAnsi="Times New Roman" w:cs="Times New Roman"/>
          <w:i/>
          <w:iCs/>
          <w:sz w:val="24"/>
          <w:szCs w:val="24"/>
          <w:vertAlign w:val="subscript"/>
        </w:rPr>
        <w:t>FIR</w:t>
      </w:r>
      <w:r w:rsidR="003C0181">
        <w:rPr>
          <w:rFonts w:ascii="Times New Roman" w:hAnsi="Times New Roman" w:cs="Times New Roman"/>
          <w:sz w:val="24"/>
          <w:szCs w:val="24"/>
        </w:rPr>
        <w:t xml:space="preserve"> </w:t>
      </w:r>
      <w:r w:rsidR="00DA6E0B">
        <w:rPr>
          <w:rFonts w:ascii="Times New Roman" w:hAnsi="Times New Roman" w:cs="Times New Roman"/>
          <w:sz w:val="24"/>
          <w:szCs w:val="24"/>
        </w:rPr>
        <w:t>(</w:t>
      </w:r>
      <w:proofErr w:type="spellStart"/>
      <w:r w:rsidR="00DA6E0B" w:rsidRPr="00285537">
        <w:rPr>
          <w:rFonts w:ascii="Times New Roman" w:hAnsi="Times New Roman" w:cs="Times New Roman"/>
          <w:i/>
          <w:iCs/>
          <w:sz w:val="24"/>
          <w:szCs w:val="24"/>
        </w:rPr>
        <w:t>T</w:t>
      </w:r>
      <w:r w:rsidR="00B86403" w:rsidRPr="00DF3105">
        <w:rPr>
          <w:rFonts w:ascii="Times New Roman" w:hAnsi="Times New Roman" w:cs="Times New Roman"/>
          <w:i/>
          <w:iCs/>
          <w:sz w:val="24"/>
          <w:szCs w:val="24"/>
          <w:vertAlign w:val="subscript"/>
        </w:rPr>
        <w:t>Non</w:t>
      </w:r>
      <w:proofErr w:type="spellEnd"/>
      <w:r w:rsidR="00B86403" w:rsidRPr="00DF3105">
        <w:rPr>
          <w:rFonts w:ascii="Times New Roman" w:hAnsi="Times New Roman" w:cs="Times New Roman"/>
          <w:i/>
          <w:iCs/>
          <w:sz w:val="24"/>
          <w:szCs w:val="24"/>
          <w:vertAlign w:val="subscript"/>
        </w:rPr>
        <w:t>-</w:t>
      </w:r>
      <w:r w:rsidR="00DA6E0B" w:rsidRPr="00285537">
        <w:rPr>
          <w:rFonts w:ascii="Times New Roman" w:hAnsi="Times New Roman" w:cs="Times New Roman"/>
          <w:i/>
          <w:iCs/>
          <w:sz w:val="24"/>
          <w:szCs w:val="24"/>
          <w:vertAlign w:val="subscript"/>
        </w:rPr>
        <w:t>Decision</w:t>
      </w:r>
      <w:r w:rsidR="00DA6E0B">
        <w:rPr>
          <w:rFonts w:ascii="Times New Roman" w:hAnsi="Times New Roman" w:cs="Times New Roman"/>
          <w:sz w:val="24"/>
          <w:szCs w:val="24"/>
        </w:rPr>
        <w:t xml:space="preserve"> + </w:t>
      </w:r>
      <w:proofErr w:type="spellStart"/>
      <w:r w:rsidR="00DA6E0B" w:rsidRPr="00285537">
        <w:rPr>
          <w:rFonts w:ascii="Times New Roman" w:hAnsi="Times New Roman" w:cs="Times New Roman"/>
          <w:i/>
          <w:iCs/>
          <w:sz w:val="24"/>
          <w:szCs w:val="24"/>
        </w:rPr>
        <w:t>T</w:t>
      </w:r>
      <w:r w:rsidR="00DA6E0B" w:rsidRPr="00285537">
        <w:rPr>
          <w:rFonts w:ascii="Times New Roman" w:hAnsi="Times New Roman" w:cs="Times New Roman"/>
          <w:i/>
          <w:iCs/>
          <w:sz w:val="24"/>
          <w:szCs w:val="24"/>
          <w:vertAlign w:val="subscript"/>
        </w:rPr>
        <w:t>Decision</w:t>
      </w:r>
      <w:proofErr w:type="spellEnd"/>
      <w:r w:rsidR="00DA6E0B">
        <w:rPr>
          <w:rFonts w:ascii="Times New Roman" w:hAnsi="Times New Roman" w:cs="Times New Roman"/>
          <w:sz w:val="24"/>
          <w:szCs w:val="24"/>
        </w:rPr>
        <w:t xml:space="preserve">, the processing time required for </w:t>
      </w:r>
      <w:r w:rsidR="00DA6E0B">
        <w:rPr>
          <w:rFonts w:ascii="Times New Roman" w:hAnsi="Times New Roman" w:cs="Times New Roman"/>
          <w:sz w:val="24"/>
          <w:szCs w:val="24"/>
        </w:rPr>
        <w:lastRenderedPageBreak/>
        <w:t>a fully informed response)</w:t>
      </w:r>
      <w:r w:rsidR="003C0181">
        <w:rPr>
          <w:rFonts w:ascii="Times New Roman" w:hAnsi="Times New Roman" w:cs="Times New Roman"/>
          <w:sz w:val="24"/>
          <w:szCs w:val="24"/>
        </w:rPr>
        <w:t>.</w:t>
      </w:r>
      <w:r w:rsidR="00C66394">
        <w:rPr>
          <w:rFonts w:ascii="Times New Roman" w:hAnsi="Times New Roman" w:cs="Times New Roman"/>
          <w:sz w:val="24"/>
          <w:szCs w:val="24"/>
        </w:rPr>
        <w:t xml:space="preserve"> </w:t>
      </w:r>
      <w:r w:rsidR="00BB1EB5">
        <w:rPr>
          <w:rFonts w:ascii="Times New Roman" w:hAnsi="Times New Roman" w:cs="Times New Roman"/>
          <w:sz w:val="24"/>
          <w:szCs w:val="24"/>
        </w:rPr>
        <w:t>Figure 7 shows tach</w:t>
      </w:r>
      <w:r w:rsidR="00B86403">
        <w:rPr>
          <w:rFonts w:ascii="Times New Roman" w:hAnsi="Times New Roman" w:cs="Times New Roman"/>
          <w:sz w:val="24"/>
          <w:szCs w:val="24"/>
        </w:rPr>
        <w:t>ometric curves</w:t>
      </w:r>
      <w:r w:rsidR="00D070D3">
        <w:rPr>
          <w:rFonts w:ascii="Times New Roman" w:hAnsi="Times New Roman" w:cs="Times New Roman"/>
          <w:sz w:val="24"/>
          <w:szCs w:val="24"/>
        </w:rPr>
        <w:t xml:space="preserve"> for the individual trial types, </w:t>
      </w:r>
      <w:r w:rsidR="00486354">
        <w:rPr>
          <w:rFonts w:ascii="Times New Roman" w:hAnsi="Times New Roman" w:cs="Times New Roman"/>
          <w:sz w:val="24"/>
          <w:szCs w:val="24"/>
        </w:rPr>
        <w:t>created with the mean best-fit parameters from all subjects</w:t>
      </w:r>
      <w:r w:rsidR="005C3BA3">
        <w:rPr>
          <w:rFonts w:ascii="Times New Roman" w:hAnsi="Times New Roman" w:cs="Times New Roman"/>
          <w:sz w:val="24"/>
          <w:szCs w:val="24"/>
        </w:rPr>
        <w:t>,</w:t>
      </w:r>
      <w:r w:rsidR="00D070D3">
        <w:rPr>
          <w:rFonts w:ascii="Times New Roman" w:hAnsi="Times New Roman" w:cs="Times New Roman"/>
          <w:sz w:val="24"/>
          <w:szCs w:val="24"/>
        </w:rPr>
        <w:t xml:space="preserve"> superimposed on the data from all subjects (with PT segregated into 15ms bins, and data point size depicting the number of trials included in each bin</w:t>
      </w:r>
      <w:r w:rsidR="00486354">
        <w:rPr>
          <w:rFonts w:ascii="Times New Roman" w:hAnsi="Times New Roman" w:cs="Times New Roman"/>
          <w:sz w:val="24"/>
          <w:szCs w:val="24"/>
        </w:rPr>
        <w:t>)</w:t>
      </w:r>
      <w:r w:rsidR="00D070D3">
        <w:rPr>
          <w:rFonts w:ascii="Times New Roman" w:hAnsi="Times New Roman" w:cs="Times New Roman"/>
          <w:sz w:val="24"/>
          <w:szCs w:val="24"/>
        </w:rPr>
        <w:t>.</w:t>
      </w:r>
      <w:r w:rsidR="00B86403">
        <w:rPr>
          <w:rFonts w:ascii="Times New Roman" w:hAnsi="Times New Roman" w:cs="Times New Roman"/>
          <w:sz w:val="24"/>
          <w:szCs w:val="24"/>
        </w:rPr>
        <w:t xml:space="preserve"> </w:t>
      </w:r>
      <w:r w:rsidR="00C66394">
        <w:rPr>
          <w:rFonts w:ascii="Times New Roman" w:hAnsi="Times New Roman" w:cs="Times New Roman"/>
          <w:sz w:val="24"/>
          <w:szCs w:val="24"/>
        </w:rPr>
        <w:t>Table 2</w:t>
      </w:r>
      <w:r w:rsidR="007F0895">
        <w:rPr>
          <w:rFonts w:ascii="Times New Roman" w:hAnsi="Times New Roman" w:cs="Times New Roman"/>
          <w:sz w:val="24"/>
          <w:szCs w:val="24"/>
        </w:rPr>
        <w:t xml:space="preserve"> and Figure </w:t>
      </w:r>
      <w:r w:rsidR="006F1B70">
        <w:rPr>
          <w:rFonts w:ascii="Times New Roman" w:hAnsi="Times New Roman" w:cs="Times New Roman"/>
          <w:sz w:val="24"/>
          <w:szCs w:val="24"/>
        </w:rPr>
        <w:t>8</w:t>
      </w:r>
      <w:r w:rsidR="00C66394">
        <w:rPr>
          <w:rFonts w:ascii="Times New Roman" w:hAnsi="Times New Roman" w:cs="Times New Roman"/>
          <w:sz w:val="24"/>
          <w:szCs w:val="24"/>
        </w:rPr>
        <w:t xml:space="preserve"> depict the values for the </w:t>
      </w:r>
      <w:r w:rsidR="00B86403">
        <w:rPr>
          <w:rFonts w:ascii="Times New Roman" w:hAnsi="Times New Roman" w:cs="Times New Roman"/>
          <w:sz w:val="24"/>
          <w:szCs w:val="24"/>
        </w:rPr>
        <w:t>best-fit parameters</w:t>
      </w:r>
      <w:r w:rsidR="00C66394">
        <w:rPr>
          <w:rFonts w:ascii="Times New Roman" w:hAnsi="Times New Roman" w:cs="Times New Roman"/>
          <w:sz w:val="24"/>
          <w:szCs w:val="24"/>
        </w:rPr>
        <w:t xml:space="preserve"> </w:t>
      </w:r>
      <w:r w:rsidR="006F1B70">
        <w:rPr>
          <w:rFonts w:ascii="Times New Roman" w:hAnsi="Times New Roman" w:cs="Times New Roman"/>
          <w:sz w:val="24"/>
          <w:szCs w:val="24"/>
        </w:rPr>
        <w:t xml:space="preserve">averaged </w:t>
      </w:r>
      <w:r w:rsidR="00C66394">
        <w:rPr>
          <w:rFonts w:ascii="Times New Roman" w:hAnsi="Times New Roman" w:cs="Times New Roman"/>
          <w:sz w:val="24"/>
          <w:szCs w:val="24"/>
        </w:rPr>
        <w:t>across participants</w:t>
      </w:r>
      <w:r w:rsidR="007F0895">
        <w:rPr>
          <w:rFonts w:ascii="Times New Roman" w:hAnsi="Times New Roman" w:cs="Times New Roman"/>
          <w:sz w:val="24"/>
          <w:szCs w:val="24"/>
        </w:rPr>
        <w:t>.</w:t>
      </w:r>
      <w:r w:rsidR="003C0181">
        <w:rPr>
          <w:rFonts w:ascii="Times New Roman" w:hAnsi="Times New Roman" w:cs="Times New Roman"/>
          <w:sz w:val="24"/>
          <w:szCs w:val="24"/>
        </w:rPr>
        <w:t xml:space="preserve"> </w:t>
      </w:r>
      <w:r w:rsidR="00486354">
        <w:rPr>
          <w:rFonts w:ascii="Times New Roman" w:hAnsi="Times New Roman" w:cs="Times New Roman"/>
          <w:sz w:val="24"/>
          <w:szCs w:val="24"/>
        </w:rPr>
        <w:t xml:space="preserve">Figure 7A allows a comparison of the </w:t>
      </w:r>
      <w:r w:rsidR="009178F6">
        <w:rPr>
          <w:rFonts w:ascii="Times New Roman" w:hAnsi="Times New Roman" w:cs="Times New Roman"/>
          <w:sz w:val="24"/>
          <w:szCs w:val="24"/>
        </w:rPr>
        <w:t>global control</w:t>
      </w:r>
      <w:r w:rsidR="00486354">
        <w:rPr>
          <w:rFonts w:ascii="Times New Roman" w:hAnsi="Times New Roman" w:cs="Times New Roman"/>
          <w:sz w:val="24"/>
          <w:szCs w:val="24"/>
        </w:rPr>
        <w:t xml:space="preserve"> </w:t>
      </w:r>
      <w:r w:rsidR="009178F6">
        <w:rPr>
          <w:rFonts w:ascii="Times New Roman" w:hAnsi="Times New Roman" w:cs="Times New Roman"/>
          <w:sz w:val="24"/>
          <w:szCs w:val="24"/>
        </w:rPr>
        <w:t xml:space="preserve">(red) </w:t>
      </w:r>
      <w:r w:rsidR="00486354">
        <w:rPr>
          <w:rFonts w:ascii="Times New Roman" w:hAnsi="Times New Roman" w:cs="Times New Roman"/>
          <w:sz w:val="24"/>
          <w:szCs w:val="24"/>
        </w:rPr>
        <w:t xml:space="preserve">and global control </w:t>
      </w:r>
      <w:r w:rsidR="009178F6">
        <w:rPr>
          <w:rFonts w:ascii="Times New Roman" w:hAnsi="Times New Roman" w:cs="Times New Roman"/>
          <w:sz w:val="24"/>
          <w:szCs w:val="24"/>
        </w:rPr>
        <w:t xml:space="preserve">(blue) </w:t>
      </w:r>
      <w:r w:rsidR="00486354">
        <w:rPr>
          <w:rFonts w:ascii="Times New Roman" w:hAnsi="Times New Roman" w:cs="Times New Roman"/>
          <w:sz w:val="24"/>
          <w:szCs w:val="24"/>
        </w:rPr>
        <w:t xml:space="preserve">trials, with the mean </w:t>
      </w:r>
      <w:proofErr w:type="spellStart"/>
      <w:r w:rsidR="00486354" w:rsidRPr="00DF3105">
        <w:rPr>
          <w:rFonts w:ascii="Times New Roman" w:hAnsi="Times New Roman" w:cs="Times New Roman"/>
          <w:i/>
          <w:iCs/>
          <w:sz w:val="24"/>
          <w:szCs w:val="24"/>
        </w:rPr>
        <w:t>T</w:t>
      </w:r>
      <w:r w:rsidR="00486354" w:rsidRPr="00DF3105">
        <w:rPr>
          <w:rFonts w:ascii="Times New Roman" w:hAnsi="Times New Roman" w:cs="Times New Roman"/>
          <w:i/>
          <w:iCs/>
          <w:sz w:val="24"/>
          <w:szCs w:val="24"/>
          <w:vertAlign w:val="subscript"/>
        </w:rPr>
        <w:t>Non</w:t>
      </w:r>
      <w:proofErr w:type="spellEnd"/>
      <w:r w:rsidR="00486354" w:rsidRPr="00DF3105">
        <w:rPr>
          <w:rFonts w:ascii="Times New Roman" w:hAnsi="Times New Roman" w:cs="Times New Roman"/>
          <w:i/>
          <w:iCs/>
          <w:sz w:val="24"/>
          <w:szCs w:val="24"/>
          <w:vertAlign w:val="subscript"/>
        </w:rPr>
        <w:t>-Decision</w:t>
      </w:r>
      <w:r w:rsidR="00486354">
        <w:rPr>
          <w:rFonts w:ascii="Times New Roman" w:hAnsi="Times New Roman" w:cs="Times New Roman"/>
          <w:sz w:val="24"/>
          <w:szCs w:val="24"/>
        </w:rPr>
        <w:t xml:space="preserve"> slightly longer in the local task</w:t>
      </w:r>
      <w:r w:rsidR="005C3BA3">
        <w:rPr>
          <w:rFonts w:ascii="Times New Roman" w:hAnsi="Times New Roman" w:cs="Times New Roman"/>
          <w:sz w:val="24"/>
          <w:szCs w:val="24"/>
        </w:rPr>
        <w:t xml:space="preserve"> than in the global task, whereas the mean </w:t>
      </w:r>
      <w:proofErr w:type="spellStart"/>
      <w:r w:rsidR="005C3BA3" w:rsidRPr="00297EB3">
        <w:rPr>
          <w:rFonts w:ascii="Times New Roman" w:hAnsi="Times New Roman" w:cs="Times New Roman"/>
          <w:i/>
          <w:iCs/>
          <w:sz w:val="24"/>
          <w:szCs w:val="24"/>
        </w:rPr>
        <w:t>T</w:t>
      </w:r>
      <w:r w:rsidR="005C3BA3" w:rsidRPr="00297EB3">
        <w:rPr>
          <w:rFonts w:ascii="Times New Roman" w:hAnsi="Times New Roman" w:cs="Times New Roman"/>
          <w:i/>
          <w:iCs/>
          <w:sz w:val="24"/>
          <w:szCs w:val="24"/>
          <w:vertAlign w:val="subscript"/>
        </w:rPr>
        <w:t>Decision</w:t>
      </w:r>
      <w:proofErr w:type="spellEnd"/>
      <w:r w:rsidR="005C3BA3">
        <w:rPr>
          <w:rFonts w:ascii="Times New Roman" w:hAnsi="Times New Roman" w:cs="Times New Roman"/>
          <w:sz w:val="24"/>
          <w:szCs w:val="24"/>
        </w:rPr>
        <w:t xml:space="preserve"> is dramatically</w:t>
      </w:r>
      <w:r w:rsidR="009178F6">
        <w:rPr>
          <w:rFonts w:ascii="Times New Roman" w:hAnsi="Times New Roman" w:cs="Times New Roman"/>
          <w:sz w:val="24"/>
          <w:szCs w:val="24"/>
        </w:rPr>
        <w:t xml:space="preserve"> </w:t>
      </w:r>
      <w:r w:rsidR="005C3BA3">
        <w:rPr>
          <w:rFonts w:ascii="Times New Roman" w:hAnsi="Times New Roman" w:cs="Times New Roman"/>
          <w:sz w:val="24"/>
          <w:szCs w:val="24"/>
        </w:rPr>
        <w:t xml:space="preserve">longer in the local task (detailed statistics will be presented in the next section). </w:t>
      </w:r>
      <w:r w:rsidR="009178F6">
        <w:rPr>
          <w:rFonts w:ascii="Times New Roman" w:hAnsi="Times New Roman" w:cs="Times New Roman"/>
          <w:sz w:val="24"/>
          <w:szCs w:val="24"/>
        </w:rPr>
        <w:t>I</w:t>
      </w:r>
      <w:r w:rsidR="0019521A">
        <w:rPr>
          <w:rFonts w:ascii="Times New Roman" w:hAnsi="Times New Roman" w:cs="Times New Roman"/>
          <w:sz w:val="24"/>
          <w:szCs w:val="24"/>
        </w:rPr>
        <w:t>n F</w:t>
      </w:r>
      <w:r w:rsidR="0019521A" w:rsidRPr="00A06ADE">
        <w:rPr>
          <w:rFonts w:ascii="Times New Roman" w:hAnsi="Times New Roman" w:cs="Times New Roman"/>
          <w:sz w:val="24"/>
          <w:szCs w:val="24"/>
        </w:rPr>
        <w:t xml:space="preserve">igure </w:t>
      </w:r>
      <w:r w:rsidR="007F0895">
        <w:rPr>
          <w:rFonts w:ascii="Times New Roman" w:hAnsi="Times New Roman" w:cs="Times New Roman"/>
          <w:sz w:val="24"/>
          <w:szCs w:val="24"/>
        </w:rPr>
        <w:t>7</w:t>
      </w:r>
      <w:r w:rsidR="0019521A">
        <w:rPr>
          <w:rFonts w:ascii="Times New Roman" w:hAnsi="Times New Roman" w:cs="Times New Roman"/>
          <w:sz w:val="24"/>
          <w:szCs w:val="24"/>
        </w:rPr>
        <w:t>B,</w:t>
      </w:r>
      <w:r w:rsidR="00F5312B">
        <w:rPr>
          <w:rFonts w:ascii="Times New Roman" w:hAnsi="Times New Roman" w:cs="Times New Roman"/>
          <w:sz w:val="24"/>
          <w:szCs w:val="24"/>
        </w:rPr>
        <w:t xml:space="preserve"> </w:t>
      </w:r>
      <w:proofErr w:type="gramStart"/>
      <w:r w:rsidR="009178F6">
        <w:rPr>
          <w:rFonts w:ascii="Times New Roman" w:hAnsi="Times New Roman" w:cs="Times New Roman"/>
          <w:sz w:val="24"/>
          <w:szCs w:val="24"/>
        </w:rPr>
        <w:t>it can be seen that although</w:t>
      </w:r>
      <w:proofErr w:type="gramEnd"/>
      <w:r w:rsidR="009178F6">
        <w:rPr>
          <w:rFonts w:ascii="Times New Roman" w:hAnsi="Times New Roman" w:cs="Times New Roman"/>
          <w:sz w:val="24"/>
          <w:szCs w:val="24"/>
        </w:rPr>
        <w:t xml:space="preserve"> the </w:t>
      </w:r>
      <w:proofErr w:type="spellStart"/>
      <w:r w:rsidR="009178F6" w:rsidRPr="00297EB3">
        <w:rPr>
          <w:rFonts w:ascii="Times New Roman" w:hAnsi="Times New Roman" w:cs="Times New Roman"/>
          <w:i/>
          <w:iCs/>
          <w:sz w:val="24"/>
          <w:szCs w:val="24"/>
        </w:rPr>
        <w:t>T</w:t>
      </w:r>
      <w:r w:rsidR="009178F6" w:rsidRPr="00297EB3">
        <w:rPr>
          <w:rFonts w:ascii="Times New Roman" w:hAnsi="Times New Roman" w:cs="Times New Roman"/>
          <w:i/>
          <w:iCs/>
          <w:sz w:val="24"/>
          <w:szCs w:val="24"/>
          <w:vertAlign w:val="subscript"/>
        </w:rPr>
        <w:t>Non</w:t>
      </w:r>
      <w:proofErr w:type="spellEnd"/>
      <w:r w:rsidR="009178F6" w:rsidRPr="00297EB3">
        <w:rPr>
          <w:rFonts w:ascii="Times New Roman" w:hAnsi="Times New Roman" w:cs="Times New Roman"/>
          <w:i/>
          <w:iCs/>
          <w:sz w:val="24"/>
          <w:szCs w:val="24"/>
          <w:vertAlign w:val="subscript"/>
        </w:rPr>
        <w:t>-Decision</w:t>
      </w:r>
      <w:r w:rsidR="009178F6">
        <w:rPr>
          <w:rFonts w:ascii="Times New Roman" w:hAnsi="Times New Roman" w:cs="Times New Roman"/>
          <w:i/>
          <w:iCs/>
          <w:sz w:val="24"/>
          <w:szCs w:val="24"/>
          <w:vertAlign w:val="subscript"/>
        </w:rPr>
        <w:t xml:space="preserve"> </w:t>
      </w:r>
      <w:r w:rsidR="009178F6">
        <w:rPr>
          <w:rFonts w:ascii="Times New Roman" w:hAnsi="Times New Roman" w:cs="Times New Roman"/>
          <w:sz w:val="24"/>
          <w:szCs w:val="24"/>
        </w:rPr>
        <w:t xml:space="preserve">and </w:t>
      </w:r>
      <w:proofErr w:type="spellStart"/>
      <w:r w:rsidR="009178F6" w:rsidRPr="00297EB3">
        <w:rPr>
          <w:rFonts w:ascii="Times New Roman" w:hAnsi="Times New Roman" w:cs="Times New Roman"/>
          <w:i/>
          <w:iCs/>
          <w:sz w:val="24"/>
          <w:szCs w:val="24"/>
        </w:rPr>
        <w:t>T</w:t>
      </w:r>
      <w:r w:rsidR="009178F6" w:rsidRPr="00297EB3">
        <w:rPr>
          <w:rFonts w:ascii="Times New Roman" w:hAnsi="Times New Roman" w:cs="Times New Roman"/>
          <w:i/>
          <w:iCs/>
          <w:sz w:val="24"/>
          <w:szCs w:val="24"/>
          <w:vertAlign w:val="subscript"/>
        </w:rPr>
        <w:t>Non</w:t>
      </w:r>
      <w:proofErr w:type="spellEnd"/>
      <w:r w:rsidR="009178F6" w:rsidRPr="00297EB3">
        <w:rPr>
          <w:rFonts w:ascii="Times New Roman" w:hAnsi="Times New Roman" w:cs="Times New Roman"/>
          <w:i/>
          <w:iCs/>
          <w:sz w:val="24"/>
          <w:szCs w:val="24"/>
          <w:vertAlign w:val="subscript"/>
        </w:rPr>
        <w:t>-Decision</w:t>
      </w:r>
      <w:r w:rsidR="009178F6">
        <w:rPr>
          <w:rFonts w:ascii="Times New Roman" w:hAnsi="Times New Roman" w:cs="Times New Roman"/>
          <w:sz w:val="24"/>
          <w:szCs w:val="24"/>
        </w:rPr>
        <w:t xml:space="preserve"> times are roughly similar in the</w:t>
      </w:r>
      <w:r w:rsidR="00C12DC0">
        <w:rPr>
          <w:rFonts w:ascii="Times New Roman" w:hAnsi="Times New Roman" w:cs="Times New Roman"/>
          <w:sz w:val="24"/>
          <w:szCs w:val="24"/>
        </w:rPr>
        <w:t xml:space="preserve"> global congruent (dark red), global incongruent (pink)</w:t>
      </w:r>
      <w:r w:rsidR="009178F6">
        <w:rPr>
          <w:rFonts w:ascii="Times New Roman" w:hAnsi="Times New Roman" w:cs="Times New Roman"/>
          <w:sz w:val="24"/>
          <w:szCs w:val="24"/>
        </w:rPr>
        <w:t xml:space="preserve"> and </w:t>
      </w:r>
      <w:r w:rsidR="00C12DC0">
        <w:rPr>
          <w:rFonts w:ascii="Times New Roman" w:hAnsi="Times New Roman" w:cs="Times New Roman"/>
          <w:sz w:val="24"/>
          <w:szCs w:val="24"/>
        </w:rPr>
        <w:t>local congruent (blue)</w:t>
      </w:r>
      <w:r w:rsidR="009178F6">
        <w:rPr>
          <w:rFonts w:ascii="Times New Roman" w:hAnsi="Times New Roman" w:cs="Times New Roman"/>
          <w:sz w:val="24"/>
          <w:szCs w:val="24"/>
        </w:rPr>
        <w:t xml:space="preserve"> trials</w:t>
      </w:r>
      <w:r w:rsidR="00C12DC0">
        <w:rPr>
          <w:rFonts w:ascii="Times New Roman" w:hAnsi="Times New Roman" w:cs="Times New Roman"/>
          <w:sz w:val="24"/>
          <w:szCs w:val="24"/>
        </w:rPr>
        <w:t xml:space="preserve">, </w:t>
      </w:r>
      <w:r w:rsidR="009178F6">
        <w:rPr>
          <w:rFonts w:ascii="Times New Roman" w:hAnsi="Times New Roman" w:cs="Times New Roman"/>
          <w:sz w:val="24"/>
          <w:szCs w:val="24"/>
        </w:rPr>
        <w:t>both of these durations are extended for the</w:t>
      </w:r>
      <w:r w:rsidR="00C12DC0">
        <w:rPr>
          <w:rFonts w:ascii="Times New Roman" w:hAnsi="Times New Roman" w:cs="Times New Roman"/>
          <w:sz w:val="24"/>
          <w:szCs w:val="24"/>
        </w:rPr>
        <w:t xml:space="preserve"> local incongruent (light blue)</w:t>
      </w:r>
      <w:r w:rsidR="00F5312B">
        <w:rPr>
          <w:rFonts w:ascii="Times New Roman" w:hAnsi="Times New Roman" w:cs="Times New Roman"/>
          <w:sz w:val="24"/>
          <w:szCs w:val="24"/>
        </w:rPr>
        <w:t>.</w:t>
      </w:r>
    </w:p>
    <w:p w14:paraId="3790E640" w14:textId="286005CB" w:rsidR="00F12374" w:rsidRDefault="00F12374" w:rsidP="00DF3105">
      <w:pPr>
        <w:pStyle w:val="Heading2"/>
        <w:spacing w:line="480" w:lineRule="auto"/>
        <w:ind w:left="-90"/>
        <w:rPr>
          <w:rFonts w:ascii="Times New Roman" w:hAnsi="Times New Roman" w:cs="Times New Roman"/>
          <w:b/>
          <w:bCs/>
        </w:rPr>
      </w:pPr>
      <w:bookmarkStart w:id="246" w:name="_Toc193807075"/>
      <w:bookmarkStart w:id="247" w:name="_Toc193807138"/>
      <w:r>
        <w:rPr>
          <w:rFonts w:ascii="Times New Roman" w:hAnsi="Times New Roman" w:cs="Times New Roman"/>
          <w:b/>
          <w:bCs/>
        </w:rPr>
        <w:t>Ana</w:t>
      </w:r>
      <w:r w:rsidR="00A9509C">
        <w:rPr>
          <w:rFonts w:ascii="Times New Roman" w:hAnsi="Times New Roman" w:cs="Times New Roman"/>
          <w:b/>
          <w:bCs/>
        </w:rPr>
        <w:t>lysis of Parameters</w:t>
      </w:r>
      <w:bookmarkEnd w:id="246"/>
      <w:bookmarkEnd w:id="247"/>
    </w:p>
    <w:p w14:paraId="560416A9" w14:textId="67F02DBB" w:rsidR="00432081" w:rsidRPr="00432081" w:rsidRDefault="00432081" w:rsidP="00820B48">
      <w:pPr>
        <w:spacing w:line="480" w:lineRule="auto"/>
        <w:ind w:firstLine="360"/>
      </w:pPr>
      <w:r w:rsidRPr="0059091B">
        <w:rPr>
          <w:rFonts w:ascii="Times New Roman" w:hAnsi="Times New Roman" w:cs="Times New Roman"/>
          <w:sz w:val="24"/>
          <w:szCs w:val="24"/>
        </w:rPr>
        <w:t xml:space="preserve">A </w:t>
      </w:r>
      <w:r>
        <w:rPr>
          <w:rFonts w:ascii="Times New Roman" w:hAnsi="Times New Roman" w:cs="Times New Roman"/>
          <w:sz w:val="24"/>
          <w:szCs w:val="24"/>
        </w:rPr>
        <w:t>r</w:t>
      </w:r>
      <w:r w:rsidRPr="0059091B">
        <w:rPr>
          <w:rFonts w:ascii="Times New Roman" w:hAnsi="Times New Roman" w:cs="Times New Roman"/>
          <w:sz w:val="24"/>
          <w:szCs w:val="24"/>
        </w:rPr>
        <w:t>epeated-</w:t>
      </w:r>
      <w:r>
        <w:rPr>
          <w:rFonts w:ascii="Times New Roman" w:hAnsi="Times New Roman" w:cs="Times New Roman"/>
          <w:sz w:val="24"/>
          <w:szCs w:val="24"/>
        </w:rPr>
        <w:t>m</w:t>
      </w:r>
      <w:r w:rsidRPr="0059091B">
        <w:rPr>
          <w:rFonts w:ascii="Times New Roman" w:hAnsi="Times New Roman" w:cs="Times New Roman"/>
          <w:sz w:val="24"/>
          <w:szCs w:val="24"/>
        </w:rPr>
        <w:t xml:space="preserve">easures ANOVA was conducted to examine the main effects of Task and Congruency, as </w:t>
      </w:r>
      <w:bookmarkStart w:id="248" w:name="_Hlk186797620"/>
      <w:r w:rsidRPr="0059091B">
        <w:rPr>
          <w:rFonts w:ascii="Times New Roman" w:hAnsi="Times New Roman" w:cs="Times New Roman"/>
          <w:sz w:val="24"/>
          <w:szCs w:val="24"/>
        </w:rPr>
        <w:t xml:space="preserve">well as their interaction, on </w:t>
      </w:r>
      <w:bookmarkEnd w:id="248"/>
      <w:r>
        <w:rPr>
          <w:rFonts w:ascii="Times New Roman" w:hAnsi="Times New Roman" w:cs="Times New Roman"/>
          <w:sz w:val="24"/>
          <w:szCs w:val="24"/>
        </w:rPr>
        <w:t>each parameter</w:t>
      </w:r>
      <w:r w:rsidRPr="0059091B">
        <w:rPr>
          <w:rFonts w:ascii="Times New Roman" w:hAnsi="Times New Roman" w:cs="Times New Roman"/>
          <w:sz w:val="24"/>
          <w:szCs w:val="24"/>
        </w:rPr>
        <w:t>.</w:t>
      </w:r>
    </w:p>
    <w:p w14:paraId="155CDFED" w14:textId="347F6502" w:rsidR="00F12374" w:rsidRPr="00E94C69" w:rsidRDefault="00F12374" w:rsidP="009966A0">
      <w:pPr>
        <w:pStyle w:val="Heading3"/>
        <w:rPr>
          <w:rFonts w:ascii="Times New Roman" w:hAnsi="Times New Roman" w:cs="Times New Roman"/>
          <w:b/>
          <w:bCs/>
        </w:rPr>
        <w:pPrChange w:id="249" w:author="Daniel Lougen [2]" w:date="2025-03-25T14:56:00Z" w16du:dateUtc="2025-03-25T21:56:00Z">
          <w:pPr>
            <w:pStyle w:val="Heading3"/>
            <w:ind w:left="360"/>
          </w:pPr>
        </w:pPrChange>
      </w:pPr>
      <w:bookmarkStart w:id="250" w:name="_Toc193807076"/>
      <w:bookmarkStart w:id="251" w:name="_Toc193807139"/>
      <w:r w:rsidRPr="00E94C69">
        <w:rPr>
          <w:rFonts w:ascii="Times New Roman" w:hAnsi="Times New Roman" w:cs="Times New Roman"/>
          <w:b/>
          <w:bCs/>
        </w:rPr>
        <w:t>Non-Decision Time</w:t>
      </w:r>
      <w:r w:rsidR="004E6E5C">
        <w:rPr>
          <w:rFonts w:ascii="Times New Roman" w:hAnsi="Times New Roman" w:cs="Times New Roman"/>
          <w:b/>
          <w:bCs/>
        </w:rPr>
        <w:t xml:space="preserve"> (</w:t>
      </w:r>
      <w:proofErr w:type="spellStart"/>
      <w:r w:rsidR="004E6E5C" w:rsidRPr="00DF3105">
        <w:rPr>
          <w:rFonts w:ascii="Times New Roman" w:hAnsi="Times New Roman" w:cs="Times New Roman"/>
          <w:b/>
          <w:bCs/>
          <w:i/>
          <w:iCs/>
        </w:rPr>
        <w:t>T</w:t>
      </w:r>
      <w:r w:rsidR="004E6E5C" w:rsidRPr="00DF3105">
        <w:rPr>
          <w:rFonts w:ascii="Times New Roman" w:hAnsi="Times New Roman" w:cs="Times New Roman"/>
          <w:b/>
          <w:bCs/>
          <w:i/>
          <w:iCs/>
          <w:vertAlign w:val="subscript"/>
        </w:rPr>
        <w:t>Non</w:t>
      </w:r>
      <w:proofErr w:type="spellEnd"/>
      <w:r w:rsidR="004E6E5C" w:rsidRPr="00DF3105">
        <w:rPr>
          <w:rFonts w:ascii="Times New Roman" w:hAnsi="Times New Roman" w:cs="Times New Roman"/>
          <w:b/>
          <w:bCs/>
          <w:i/>
          <w:iCs/>
          <w:vertAlign w:val="subscript"/>
        </w:rPr>
        <w:t>-Decision</w:t>
      </w:r>
      <w:r w:rsidR="004E6E5C">
        <w:rPr>
          <w:rFonts w:ascii="Times New Roman" w:hAnsi="Times New Roman" w:cs="Times New Roman"/>
          <w:b/>
          <w:bCs/>
        </w:rPr>
        <w:t>) Analysis</w:t>
      </w:r>
      <w:bookmarkEnd w:id="250"/>
      <w:bookmarkEnd w:id="251"/>
    </w:p>
    <w:p w14:paraId="40381F4A" w14:textId="1652D22C" w:rsidR="00F12374" w:rsidRDefault="0059091B" w:rsidP="0059091B">
      <w:pPr>
        <w:spacing w:line="480" w:lineRule="auto"/>
        <w:ind w:firstLine="720"/>
        <w:rPr>
          <w:rFonts w:ascii="Times New Roman" w:hAnsi="Times New Roman" w:cs="Times New Roman"/>
          <w:sz w:val="24"/>
          <w:szCs w:val="24"/>
        </w:rPr>
      </w:pPr>
      <w:commentRangeStart w:id="252"/>
      <w:r w:rsidRPr="0059091B">
        <w:rPr>
          <w:rFonts w:ascii="Times New Roman" w:hAnsi="Times New Roman" w:cs="Times New Roman"/>
          <w:sz w:val="24"/>
          <w:szCs w:val="24"/>
        </w:rPr>
        <w:t>The analysis</w:t>
      </w:r>
      <w:r w:rsidR="00432081">
        <w:rPr>
          <w:rFonts w:ascii="Times New Roman" w:hAnsi="Times New Roman" w:cs="Times New Roman"/>
          <w:sz w:val="24"/>
          <w:szCs w:val="24"/>
        </w:rPr>
        <w:t xml:space="preserve"> of</w:t>
      </w:r>
      <w:r w:rsidR="00432081" w:rsidRPr="004924A4">
        <w:rPr>
          <w:rFonts w:ascii="Times New Roman" w:hAnsi="Times New Roman" w:cs="Times New Roman"/>
          <w:sz w:val="24"/>
          <w:szCs w:val="24"/>
        </w:rPr>
        <w:t xml:space="preserve"> </w:t>
      </w:r>
      <w:proofErr w:type="spellStart"/>
      <w:r w:rsidR="004924A4" w:rsidRPr="00DF3105">
        <w:rPr>
          <w:rFonts w:ascii="Times New Roman" w:hAnsi="Times New Roman" w:cs="Times New Roman"/>
          <w:i/>
          <w:iCs/>
        </w:rPr>
        <w:t>T</w:t>
      </w:r>
      <w:r w:rsidR="004924A4" w:rsidRPr="00DF3105">
        <w:rPr>
          <w:rFonts w:ascii="Times New Roman" w:hAnsi="Times New Roman" w:cs="Times New Roman"/>
          <w:i/>
          <w:iCs/>
          <w:vertAlign w:val="subscript"/>
        </w:rPr>
        <w:t>Non</w:t>
      </w:r>
      <w:proofErr w:type="spellEnd"/>
      <w:r w:rsidR="004924A4" w:rsidRPr="00DF3105">
        <w:rPr>
          <w:rFonts w:ascii="Times New Roman" w:hAnsi="Times New Roman" w:cs="Times New Roman"/>
          <w:i/>
          <w:iCs/>
          <w:vertAlign w:val="subscript"/>
        </w:rPr>
        <w:t>-Decision</w:t>
      </w:r>
      <w:r w:rsidR="00097DD2">
        <w:rPr>
          <w:rFonts w:ascii="Times New Roman" w:hAnsi="Times New Roman" w:cs="Times New Roman"/>
          <w:sz w:val="24"/>
          <w:szCs w:val="24"/>
        </w:rPr>
        <w:t xml:space="preserve"> (Figure 8B)</w:t>
      </w:r>
      <w:r w:rsidRPr="0059091B">
        <w:rPr>
          <w:rFonts w:ascii="Times New Roman" w:hAnsi="Times New Roman" w:cs="Times New Roman"/>
          <w:sz w:val="24"/>
          <w:szCs w:val="24"/>
        </w:rPr>
        <w:t xml:space="preserve"> revealed a statistically significant main effect of Task, </w:t>
      </w:r>
      <w:proofErr w:type="gramStart"/>
      <w:r w:rsidRPr="0059091B">
        <w:rPr>
          <w:rFonts w:ascii="Times New Roman" w:hAnsi="Times New Roman" w:cs="Times New Roman"/>
          <w:sz w:val="24"/>
          <w:szCs w:val="24"/>
        </w:rPr>
        <w:t>F(</w:t>
      </w:r>
      <w:proofErr w:type="gramEnd"/>
      <w:r w:rsidRPr="0059091B">
        <w:rPr>
          <w:rFonts w:ascii="Times New Roman" w:hAnsi="Times New Roman" w:cs="Times New Roman"/>
          <w:sz w:val="24"/>
          <w:szCs w:val="24"/>
        </w:rPr>
        <w:t>1,13)=10.54 , p=.006, partial η</w:t>
      </w:r>
      <w:r w:rsidRPr="0059091B">
        <w:rPr>
          <w:rFonts w:ascii="Times New Roman" w:hAnsi="Times New Roman" w:cs="Times New Roman"/>
          <w:sz w:val="24"/>
          <w:szCs w:val="24"/>
          <w:vertAlign w:val="superscript"/>
        </w:rPr>
        <w:t>2</w:t>
      </w:r>
      <w:r w:rsidRPr="0059091B">
        <w:rPr>
          <w:rFonts w:ascii="Times New Roman" w:hAnsi="Times New Roman" w:cs="Times New Roman"/>
          <w:sz w:val="24"/>
          <w:szCs w:val="24"/>
        </w:rPr>
        <w:t xml:space="preserve">=0.45, 95% CI [0.06,0.70], indicating that non-decision times differed significantly between global and local tasks. There was also a significant main effect of Congruency, </w:t>
      </w:r>
      <w:proofErr w:type="gramStart"/>
      <w:r w:rsidRPr="0059091B">
        <w:rPr>
          <w:rFonts w:ascii="Times New Roman" w:hAnsi="Times New Roman" w:cs="Times New Roman"/>
          <w:sz w:val="24"/>
          <w:szCs w:val="24"/>
        </w:rPr>
        <w:t>F(</w:t>
      </w:r>
      <w:proofErr w:type="gramEnd"/>
      <w:r w:rsidRPr="0059091B">
        <w:rPr>
          <w:rFonts w:ascii="Times New Roman" w:hAnsi="Times New Roman" w:cs="Times New Roman"/>
          <w:sz w:val="24"/>
          <w:szCs w:val="24"/>
        </w:rPr>
        <w:t>2,26)=7.44, p=.003, partial η</w:t>
      </w:r>
      <w:r w:rsidRPr="0059091B">
        <w:rPr>
          <w:rFonts w:ascii="Times New Roman" w:hAnsi="Times New Roman" w:cs="Times New Roman"/>
          <w:sz w:val="24"/>
          <w:szCs w:val="24"/>
          <w:vertAlign w:val="superscript"/>
        </w:rPr>
        <w:t>2</w:t>
      </w:r>
      <w:r w:rsidRPr="0059091B">
        <w:rPr>
          <w:rFonts w:ascii="Times New Roman" w:hAnsi="Times New Roman" w:cs="Times New Roman"/>
          <w:sz w:val="24"/>
          <w:szCs w:val="24"/>
        </w:rPr>
        <w:t xml:space="preserve">=0.36, 95% CI [0.07,0.58], suggesting that non-decision times varied across the congruent, control, and incongruent conditions. Additionally, a significant Task × Congruency interaction was found, </w:t>
      </w:r>
      <w:proofErr w:type="gramStart"/>
      <w:r w:rsidRPr="0059091B">
        <w:rPr>
          <w:rFonts w:ascii="Times New Roman" w:hAnsi="Times New Roman" w:cs="Times New Roman"/>
          <w:sz w:val="24"/>
          <w:szCs w:val="24"/>
        </w:rPr>
        <w:t>F(</w:t>
      </w:r>
      <w:proofErr w:type="gramEnd"/>
      <w:r w:rsidRPr="0059091B">
        <w:rPr>
          <w:rFonts w:ascii="Times New Roman" w:hAnsi="Times New Roman" w:cs="Times New Roman"/>
          <w:sz w:val="24"/>
          <w:szCs w:val="24"/>
        </w:rPr>
        <w:t>2,26)=10.18, p&lt;.001, partial η</w:t>
      </w:r>
      <w:r w:rsidRPr="0059091B">
        <w:rPr>
          <w:rFonts w:ascii="Times New Roman" w:hAnsi="Times New Roman" w:cs="Times New Roman"/>
          <w:sz w:val="24"/>
          <w:szCs w:val="24"/>
          <w:vertAlign w:val="superscript"/>
        </w:rPr>
        <w:t>2</w:t>
      </w:r>
      <w:r w:rsidRPr="0059091B">
        <w:rPr>
          <w:rFonts w:ascii="Times New Roman" w:hAnsi="Times New Roman" w:cs="Times New Roman"/>
          <w:sz w:val="24"/>
          <w:szCs w:val="24"/>
        </w:rPr>
        <w:t>=0.44, 95% CI [0.13,0.63], indicating that the effect of Congruency on non-decision time was moderated by the task type</w:t>
      </w:r>
      <w:r w:rsidR="00F12374" w:rsidRPr="0059091B">
        <w:rPr>
          <w:rFonts w:ascii="Times New Roman" w:hAnsi="Times New Roman" w:cs="Times New Roman"/>
          <w:sz w:val="24"/>
          <w:szCs w:val="24"/>
        </w:rPr>
        <w:t>.</w:t>
      </w:r>
      <w:r w:rsidR="00FB48B7">
        <w:rPr>
          <w:rFonts w:ascii="Times New Roman" w:hAnsi="Times New Roman" w:cs="Times New Roman"/>
          <w:sz w:val="24"/>
          <w:szCs w:val="24"/>
        </w:rPr>
        <w:t xml:space="preserve"> </w:t>
      </w:r>
      <w:commentRangeEnd w:id="252"/>
      <w:r w:rsidR="00735A95">
        <w:rPr>
          <w:rStyle w:val="CommentReference"/>
        </w:rPr>
        <w:commentReference w:id="252"/>
      </w:r>
    </w:p>
    <w:p w14:paraId="4C58609F" w14:textId="5C2DEB32" w:rsidR="00110C5B" w:rsidRPr="003F782E" w:rsidRDefault="00110C5B" w:rsidP="00DF3105">
      <w:pPr>
        <w:spacing w:line="480" w:lineRule="auto"/>
        <w:ind w:firstLine="720"/>
        <w:rPr>
          <w:rFonts w:ascii="Times New Roman" w:hAnsi="Times New Roman" w:cs="Times New Roman"/>
          <w:sz w:val="24"/>
          <w:szCs w:val="24"/>
        </w:rPr>
      </w:pPr>
      <w:commentRangeStart w:id="253"/>
      <w:r>
        <w:rPr>
          <w:noProof/>
        </w:rPr>
        <w:lastRenderedPageBreak/>
        <mc:AlternateContent>
          <mc:Choice Requires="wps">
            <w:drawing>
              <wp:anchor distT="0" distB="0" distL="114300" distR="114300" simplePos="0" relativeHeight="251678720" behindDoc="0" locked="0" layoutInCell="1" allowOverlap="1" wp14:anchorId="612DB345" wp14:editId="29C43520">
                <wp:simplePos x="0" y="0"/>
                <wp:positionH relativeFrom="page">
                  <wp:posOffset>2885303</wp:posOffset>
                </wp:positionH>
                <wp:positionV relativeFrom="page">
                  <wp:posOffset>1212249</wp:posOffset>
                </wp:positionV>
                <wp:extent cx="3924300" cy="4010025"/>
                <wp:effectExtent l="0" t="0" r="0" b="9525"/>
                <wp:wrapSquare wrapText="bothSides"/>
                <wp:docPr id="20089969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24300" cy="4010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8E325" w14:textId="77777777" w:rsidR="00110C5B" w:rsidRDefault="00110C5B" w:rsidP="00110C5B">
                            <w:pPr>
                              <w:pStyle w:val="Caption"/>
                            </w:pPr>
                            <w:r>
                              <w:rPr>
                                <w:noProof/>
                              </w:rPr>
                              <w:drawing>
                                <wp:inline distT="0" distB="0" distL="0" distR="0" wp14:anchorId="3076615C" wp14:editId="0BD4A672">
                                  <wp:extent cx="3924300" cy="3515189"/>
                                  <wp:effectExtent l="0" t="0" r="0" b="3175"/>
                                  <wp:docPr id="38292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5506" name="Picture 3"/>
                                          <pic:cNvPicPr>
                                            <a:picLocks noChangeAspect="1"/>
                                          </pic:cNvPicPr>
                                        </pic:nvPicPr>
                                        <pic:blipFill>
                                          <a:blip r:embed="rId19">
                                            <a:extLst>
                                              <a:ext uri="{28A0092B-C50C-407E-A947-70E740481C1C}">
                                                <a14:useLocalDpi xmlns:a14="http://schemas.microsoft.com/office/drawing/2010/main" val="0"/>
                                              </a:ext>
                                            </a:extLst>
                                          </a:blip>
                                          <a:srcRect l="18602" r="18602"/>
                                          <a:stretch>
                                            <a:fillRect/>
                                          </a:stretch>
                                        </pic:blipFill>
                                        <pic:spPr bwMode="auto">
                                          <a:xfrm>
                                            <a:off x="0" y="0"/>
                                            <a:ext cx="3931076" cy="3521259"/>
                                          </a:xfrm>
                                          <a:prstGeom prst="rect">
                                            <a:avLst/>
                                          </a:prstGeom>
                                          <a:ln>
                                            <a:noFill/>
                                          </a:ln>
                                          <a:extLst>
                                            <a:ext uri="{53640926-AAD7-44D8-BBD7-CCE9431645EC}">
                                              <a14:shadowObscured xmlns:a14="http://schemas.microsoft.com/office/drawing/2010/main"/>
                                            </a:ext>
                                          </a:extLst>
                                        </pic:spPr>
                                      </pic:pic>
                                    </a:graphicData>
                                  </a:graphic>
                                </wp:inline>
                              </w:drawing>
                            </w:r>
                          </w:p>
                          <w:p w14:paraId="1DBEBE29" w14:textId="7CF30275" w:rsidR="00110C5B" w:rsidRPr="003A2D04" w:rsidRDefault="00110C5B" w:rsidP="00110C5B">
                            <w:pPr>
                              <w:pStyle w:val="Caption"/>
                              <w:rPr>
                                <w:rFonts w:ascii="Times New Roman" w:hAnsi="Times New Roman" w:cs="Times New Roman"/>
                              </w:rPr>
                            </w:pPr>
                            <w:r w:rsidRPr="003A2D04">
                              <w:rPr>
                                <w:rFonts w:ascii="Times New Roman" w:hAnsi="Times New Roman" w:cs="Times New Roman"/>
                              </w:rPr>
                              <w:t xml:space="preserve">Figure </w:t>
                            </w:r>
                            <w:r>
                              <w:rPr>
                                <w:rFonts w:ascii="Times New Roman" w:hAnsi="Times New Roman" w:cs="Times New Roman"/>
                              </w:rPr>
                              <w:t xml:space="preserve">8. </w:t>
                            </w:r>
                            <w:r w:rsidRPr="003A2D04">
                              <w:rPr>
                                <w:rFonts w:ascii="Times New Roman" w:hAnsi="Times New Roman" w:cs="Times New Roman"/>
                              </w:rPr>
                              <w:t xml:space="preserve"> Mean Measure Comparison</w:t>
                            </w:r>
                            <w:r>
                              <w:rPr>
                                <w:rFonts w:ascii="Times New Roman" w:hAnsi="Times New Roman" w:cs="Times New Roman"/>
                              </w:rPr>
                              <w:t xml:space="preserve"> Between Subjects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DB345" id="_x0000_s1032" type="#_x0000_t202" style="position:absolute;left:0;text-align:left;margin-left:227.2pt;margin-top:95.45pt;width:309pt;height:315.7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" stroked="f">
                <v:path arrowok="t"/>
                <v:textbox inset="0,0,0,0">
                  <w:txbxContent>
                    <w:p w14:paraId="08C8E325" w14:textId="77777777" w:rsidR="00110C5B" w:rsidRDefault="00110C5B" w:rsidP="00110C5B">
                      <w:pPr>
                        <w:pStyle w:val="Caption"/>
                      </w:pPr>
                      <w:r>
                        <w:rPr>
                          <w:noProof/>
                        </w:rPr>
                        <w:drawing>
                          <wp:inline distT="0" distB="0" distL="0" distR="0" wp14:anchorId="3076615C" wp14:editId="0BD4A672">
                            <wp:extent cx="3924300" cy="3515189"/>
                            <wp:effectExtent l="0" t="0" r="0" b="3175"/>
                            <wp:docPr id="38292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5506" name="Picture 3"/>
                                    <pic:cNvPicPr>
                                      <a:picLocks noChangeAspect="1"/>
                                    </pic:cNvPicPr>
                                  </pic:nvPicPr>
                                  <pic:blipFill>
                                    <a:blip r:embed="rId19">
                                      <a:extLst>
                                        <a:ext uri="{28A0092B-C50C-407E-A947-70E740481C1C}">
                                          <a14:useLocalDpi xmlns:a14="http://schemas.microsoft.com/office/drawing/2010/main" val="0"/>
                                        </a:ext>
                                      </a:extLst>
                                    </a:blip>
                                    <a:srcRect l="18602" r="18602"/>
                                    <a:stretch>
                                      <a:fillRect/>
                                    </a:stretch>
                                  </pic:blipFill>
                                  <pic:spPr bwMode="auto">
                                    <a:xfrm>
                                      <a:off x="0" y="0"/>
                                      <a:ext cx="3931076" cy="3521259"/>
                                    </a:xfrm>
                                    <a:prstGeom prst="rect">
                                      <a:avLst/>
                                    </a:prstGeom>
                                    <a:ln>
                                      <a:noFill/>
                                    </a:ln>
                                    <a:extLst>
                                      <a:ext uri="{53640926-AAD7-44D8-BBD7-CCE9431645EC}">
                                        <a14:shadowObscured xmlns:a14="http://schemas.microsoft.com/office/drawing/2010/main"/>
                                      </a:ext>
                                    </a:extLst>
                                  </pic:spPr>
                                </pic:pic>
                              </a:graphicData>
                            </a:graphic>
                          </wp:inline>
                        </w:drawing>
                      </w:r>
                    </w:p>
                    <w:p w14:paraId="1DBEBE29" w14:textId="7CF30275" w:rsidR="00110C5B" w:rsidRPr="003A2D04" w:rsidRDefault="00110C5B" w:rsidP="00110C5B">
                      <w:pPr>
                        <w:pStyle w:val="Caption"/>
                        <w:rPr>
                          <w:rFonts w:ascii="Times New Roman" w:hAnsi="Times New Roman" w:cs="Times New Roman"/>
                        </w:rPr>
                      </w:pPr>
                      <w:r w:rsidRPr="003A2D04">
                        <w:rPr>
                          <w:rFonts w:ascii="Times New Roman" w:hAnsi="Times New Roman" w:cs="Times New Roman"/>
                        </w:rPr>
                        <w:t xml:space="preserve">Figure </w:t>
                      </w:r>
                      <w:r>
                        <w:rPr>
                          <w:rFonts w:ascii="Times New Roman" w:hAnsi="Times New Roman" w:cs="Times New Roman"/>
                        </w:rPr>
                        <w:t xml:space="preserve">8. </w:t>
                      </w:r>
                      <w:r w:rsidRPr="003A2D04">
                        <w:rPr>
                          <w:rFonts w:ascii="Times New Roman" w:hAnsi="Times New Roman" w:cs="Times New Roman"/>
                        </w:rPr>
                        <w:t xml:space="preserve"> Mean Measure Comparison</w:t>
                      </w:r>
                      <w:r>
                        <w:rPr>
                          <w:rFonts w:ascii="Times New Roman" w:hAnsi="Times New Roman" w:cs="Times New Roman"/>
                        </w:rPr>
                        <w:t xml:space="preserve"> Between Subjects</w:t>
                      </w:r>
                    </w:p>
                  </w:txbxContent>
                </v:textbox>
                <w10:wrap type="square" anchorx="page" anchory="page"/>
              </v:shape>
            </w:pict>
          </mc:Fallback>
        </mc:AlternateContent>
      </w:r>
      <w:r w:rsidRPr="003F782E">
        <w:rPr>
          <w:rFonts w:ascii="Times New Roman" w:hAnsi="Times New Roman" w:cs="Times New Roman"/>
          <w:sz w:val="24"/>
          <w:szCs w:val="24"/>
        </w:rPr>
        <w:t>Another aim of th</w:t>
      </w:r>
      <w:r>
        <w:rPr>
          <w:rFonts w:ascii="Times New Roman" w:hAnsi="Times New Roman" w:cs="Times New Roman"/>
          <w:sz w:val="24"/>
          <w:szCs w:val="24"/>
        </w:rPr>
        <w:t>is</w:t>
      </w:r>
      <w:r w:rsidRPr="003F782E">
        <w:rPr>
          <w:rFonts w:ascii="Times New Roman" w:hAnsi="Times New Roman" w:cs="Times New Roman"/>
          <w:sz w:val="24"/>
          <w:szCs w:val="24"/>
        </w:rPr>
        <w:t xml:space="preserve"> </w:t>
      </w:r>
      <w:r>
        <w:rPr>
          <w:rFonts w:ascii="Times New Roman" w:hAnsi="Times New Roman" w:cs="Times New Roman"/>
          <w:sz w:val="24"/>
          <w:szCs w:val="24"/>
        </w:rPr>
        <w:t>investigation</w:t>
      </w:r>
      <w:r w:rsidRPr="003F782E">
        <w:rPr>
          <w:rFonts w:ascii="Times New Roman" w:hAnsi="Times New Roman" w:cs="Times New Roman"/>
          <w:sz w:val="24"/>
          <w:szCs w:val="24"/>
        </w:rPr>
        <w:t xml:space="preserve"> was to </w:t>
      </w:r>
      <w:r>
        <w:rPr>
          <w:rFonts w:ascii="Times New Roman" w:hAnsi="Times New Roman" w:cs="Times New Roman"/>
          <w:sz w:val="24"/>
          <w:szCs w:val="24"/>
        </w:rPr>
        <w:t>quantify</w:t>
      </w:r>
      <w:r w:rsidRPr="003F782E">
        <w:rPr>
          <w:rFonts w:ascii="Times New Roman" w:hAnsi="Times New Roman" w:cs="Times New Roman"/>
          <w:sz w:val="24"/>
          <w:szCs w:val="24"/>
        </w:rPr>
        <w:t xml:space="preserve"> the precedence and interference effects </w:t>
      </w:r>
      <w:r>
        <w:rPr>
          <w:rFonts w:ascii="Times New Roman" w:hAnsi="Times New Roman" w:cs="Times New Roman"/>
          <w:sz w:val="24"/>
          <w:szCs w:val="24"/>
        </w:rPr>
        <w:t>within</w:t>
      </w:r>
      <w:r w:rsidRPr="003F782E">
        <w:rPr>
          <w:rFonts w:ascii="Times New Roman" w:hAnsi="Times New Roman" w:cs="Times New Roman"/>
          <w:sz w:val="24"/>
          <w:szCs w:val="24"/>
        </w:rPr>
        <w:t xml:space="preserve"> the parameters</w:t>
      </w:r>
      <w:r>
        <w:rPr>
          <w:rFonts w:ascii="Times New Roman" w:hAnsi="Times New Roman" w:cs="Times New Roman"/>
          <w:sz w:val="24"/>
          <w:szCs w:val="24"/>
        </w:rPr>
        <w:t xml:space="preserve"> of the tachometric curve</w:t>
      </w:r>
      <w:r w:rsidRPr="003F782E">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297EB3">
        <w:rPr>
          <w:rFonts w:ascii="Times New Roman" w:hAnsi="Times New Roman" w:cs="Times New Roman"/>
          <w:i/>
          <w:iCs/>
          <w:sz w:val="24"/>
          <w:szCs w:val="24"/>
        </w:rPr>
        <w:t>T</w:t>
      </w:r>
      <w:r w:rsidRPr="00297EB3">
        <w:rPr>
          <w:rFonts w:ascii="Times New Roman" w:hAnsi="Times New Roman" w:cs="Times New Roman"/>
          <w:i/>
          <w:iCs/>
          <w:sz w:val="24"/>
          <w:szCs w:val="24"/>
          <w:vertAlign w:val="subscript"/>
        </w:rPr>
        <w:t>Non</w:t>
      </w:r>
      <w:proofErr w:type="spellEnd"/>
      <w:r w:rsidRPr="00297EB3">
        <w:rPr>
          <w:rFonts w:ascii="Times New Roman" w:hAnsi="Times New Roman" w:cs="Times New Roman"/>
          <w:i/>
          <w:iCs/>
          <w:sz w:val="24"/>
          <w:szCs w:val="24"/>
          <w:vertAlign w:val="subscript"/>
        </w:rPr>
        <w:t>-Decision</w:t>
      </w:r>
      <w:r w:rsidRPr="003F782E">
        <w:rPr>
          <w:rFonts w:ascii="Times New Roman" w:hAnsi="Times New Roman" w:cs="Times New Roman"/>
          <w:sz w:val="24"/>
          <w:szCs w:val="24"/>
        </w:rPr>
        <w:t xml:space="preserve">, </w:t>
      </w:r>
      <w:proofErr w:type="spellStart"/>
      <w:r w:rsidRPr="00297EB3">
        <w:rPr>
          <w:rFonts w:ascii="Times New Roman" w:hAnsi="Times New Roman" w:cs="Times New Roman"/>
          <w:i/>
          <w:iCs/>
          <w:sz w:val="24"/>
          <w:szCs w:val="24"/>
        </w:rPr>
        <w:t>T</w:t>
      </w:r>
      <w:r w:rsidRPr="00297EB3">
        <w:rPr>
          <w:rFonts w:ascii="Times New Roman" w:hAnsi="Times New Roman" w:cs="Times New Roman"/>
          <w:i/>
          <w:iCs/>
          <w:sz w:val="24"/>
          <w:szCs w:val="24"/>
          <w:vertAlign w:val="subscript"/>
        </w:rPr>
        <w:t>Decision</w:t>
      </w:r>
      <w:proofErr w:type="spellEnd"/>
      <w:r w:rsidRPr="003F782E">
        <w:rPr>
          <w:rFonts w:ascii="Times New Roman" w:hAnsi="Times New Roman" w:cs="Times New Roman"/>
          <w:sz w:val="24"/>
          <w:szCs w:val="24"/>
        </w:rPr>
        <w:t xml:space="preserve">, and </w:t>
      </w:r>
      <w:r w:rsidRPr="00297EB3">
        <w:rPr>
          <w:rFonts w:ascii="Times New Roman" w:hAnsi="Times New Roman" w:cs="Times New Roman"/>
          <w:i/>
          <w:iCs/>
          <w:sz w:val="24"/>
          <w:szCs w:val="24"/>
        </w:rPr>
        <w:t>T</w:t>
      </w:r>
      <w:r w:rsidRPr="00297EB3">
        <w:rPr>
          <w:rFonts w:ascii="Times New Roman" w:hAnsi="Times New Roman" w:cs="Times New Roman"/>
          <w:i/>
          <w:iCs/>
          <w:sz w:val="24"/>
          <w:szCs w:val="24"/>
          <w:vertAlign w:val="subscript"/>
        </w:rPr>
        <w:t>FIR</w:t>
      </w:r>
      <w:r>
        <w:rPr>
          <w:rFonts w:ascii="Times New Roman" w:hAnsi="Times New Roman" w:cs="Times New Roman"/>
          <w:sz w:val="24"/>
          <w:szCs w:val="24"/>
        </w:rPr>
        <w:t>), and to provide a comparison with the same effects measured in the RT task, where both the GPE and GIE were found to be significant (</w:t>
      </w:r>
      <w:r w:rsidRPr="003F782E">
        <w:rPr>
          <w:rFonts w:ascii="Times New Roman" w:hAnsi="Times New Roman" w:cs="Times New Roman"/>
          <w:sz w:val="24"/>
          <w:szCs w:val="24"/>
        </w:rPr>
        <w:t xml:space="preserve">45 </w:t>
      </w:r>
      <w:proofErr w:type="spellStart"/>
      <w:r w:rsidRPr="003F782E">
        <w:rPr>
          <w:rFonts w:ascii="Times New Roman" w:hAnsi="Times New Roman" w:cs="Times New Roman"/>
          <w:sz w:val="24"/>
          <w:szCs w:val="24"/>
        </w:rPr>
        <w:t>ms</w:t>
      </w:r>
      <w:proofErr w:type="spellEnd"/>
      <w:r w:rsidRPr="003F782E">
        <w:rPr>
          <w:rFonts w:ascii="Times New Roman" w:hAnsi="Times New Roman" w:cs="Times New Roman"/>
          <w:sz w:val="24"/>
          <w:szCs w:val="24"/>
        </w:rPr>
        <w:t xml:space="preserve"> and 14 </w:t>
      </w:r>
      <w:proofErr w:type="spellStart"/>
      <w:r w:rsidRPr="003F782E">
        <w:rPr>
          <w:rFonts w:ascii="Times New Roman" w:hAnsi="Times New Roman" w:cs="Times New Roman"/>
          <w:sz w:val="24"/>
          <w:szCs w:val="24"/>
        </w:rPr>
        <w:t>ms</w:t>
      </w:r>
      <w:proofErr w:type="spellEnd"/>
      <w:r w:rsidRPr="003F782E">
        <w:rPr>
          <w:rFonts w:ascii="Times New Roman" w:hAnsi="Times New Roman" w:cs="Times New Roman"/>
          <w:sz w:val="24"/>
          <w:szCs w:val="24"/>
        </w:rPr>
        <w:t xml:space="preserve">, </w:t>
      </w:r>
      <w:r>
        <w:rPr>
          <w:rFonts w:ascii="Times New Roman" w:hAnsi="Times New Roman" w:cs="Times New Roman"/>
          <w:sz w:val="24"/>
          <w:szCs w:val="24"/>
        </w:rPr>
        <w:t>respectively; Figure 8A)</w:t>
      </w:r>
      <w:r w:rsidRPr="003F782E">
        <w:rPr>
          <w:rFonts w:ascii="Times New Roman" w:hAnsi="Times New Roman" w:cs="Times New Roman"/>
          <w:sz w:val="24"/>
          <w:szCs w:val="24"/>
        </w:rPr>
        <w:t>.</w:t>
      </w:r>
      <w:commentRangeEnd w:id="253"/>
      <w:r w:rsidR="00437A9A">
        <w:rPr>
          <w:rStyle w:val="CommentReference"/>
        </w:rPr>
        <w:commentReference w:id="253"/>
      </w:r>
    </w:p>
    <w:p w14:paraId="2AB40402" w14:textId="14C35C4C" w:rsidR="00110C5B" w:rsidRDefault="00110C5B" w:rsidP="00110C5B">
      <w:pPr>
        <w:spacing w:line="480" w:lineRule="auto"/>
        <w:ind w:firstLine="720"/>
        <w:rPr>
          <w:ins w:id="254" w:author="Daniel Lougen [2]" w:date="2025-03-24T12:45:00Z" w16du:dateUtc="2025-03-24T19:45:00Z"/>
          <w:rFonts w:ascii="Times New Roman" w:hAnsi="Times New Roman" w:cs="Times New Roman"/>
          <w:sz w:val="24"/>
          <w:szCs w:val="24"/>
        </w:rPr>
      </w:pPr>
      <w:r w:rsidRPr="00C5159C">
        <w:rPr>
          <w:rFonts w:ascii="Times New Roman" w:hAnsi="Times New Roman" w:cs="Times New Roman"/>
          <w:sz w:val="24"/>
          <w:szCs w:val="24"/>
        </w:rPr>
        <w:t xml:space="preserve">To </w:t>
      </w:r>
      <w:r>
        <w:rPr>
          <w:rFonts w:ascii="Times New Roman" w:hAnsi="Times New Roman" w:cs="Times New Roman"/>
          <w:sz w:val="24"/>
          <w:szCs w:val="24"/>
        </w:rPr>
        <w:t>test for the presence of a</w:t>
      </w:r>
      <w:r w:rsidRPr="00C5159C">
        <w:rPr>
          <w:rFonts w:ascii="Times New Roman" w:hAnsi="Times New Roman" w:cs="Times New Roman"/>
          <w:sz w:val="24"/>
          <w:szCs w:val="24"/>
        </w:rPr>
        <w:t xml:space="preserve"> </w:t>
      </w:r>
      <w:r>
        <w:rPr>
          <w:rFonts w:ascii="Times New Roman" w:hAnsi="Times New Roman" w:cs="Times New Roman"/>
          <w:sz w:val="24"/>
          <w:szCs w:val="24"/>
        </w:rPr>
        <w:t>GPE within the non-decision time</w:t>
      </w:r>
      <w:r w:rsidRPr="00C5159C">
        <w:rPr>
          <w:rFonts w:ascii="Times New Roman" w:hAnsi="Times New Roman" w:cs="Times New Roman"/>
          <w:sz w:val="24"/>
          <w:szCs w:val="24"/>
        </w:rPr>
        <w:t xml:space="preserve">, </w:t>
      </w:r>
      <w:proofErr w:type="spellStart"/>
      <w:r w:rsidRPr="00297EB3">
        <w:rPr>
          <w:rFonts w:ascii="Times New Roman" w:hAnsi="Times New Roman" w:cs="Times New Roman"/>
          <w:i/>
          <w:iCs/>
          <w:sz w:val="24"/>
          <w:szCs w:val="24"/>
        </w:rPr>
        <w:t>T</w:t>
      </w:r>
      <w:r w:rsidRPr="00297EB3">
        <w:rPr>
          <w:rFonts w:ascii="Times New Roman" w:hAnsi="Times New Roman" w:cs="Times New Roman"/>
          <w:i/>
          <w:iCs/>
          <w:sz w:val="24"/>
          <w:szCs w:val="24"/>
          <w:vertAlign w:val="subscript"/>
        </w:rPr>
        <w:t>Non</w:t>
      </w:r>
      <w:proofErr w:type="spellEnd"/>
      <w:r w:rsidRPr="00297EB3">
        <w:rPr>
          <w:rFonts w:ascii="Times New Roman" w:hAnsi="Times New Roman" w:cs="Times New Roman"/>
          <w:i/>
          <w:iCs/>
          <w:sz w:val="24"/>
          <w:szCs w:val="24"/>
          <w:vertAlign w:val="subscript"/>
        </w:rPr>
        <w:t>-Decision</w:t>
      </w:r>
      <w:r>
        <w:rPr>
          <w:rFonts w:ascii="Times New Roman" w:hAnsi="Times New Roman" w:cs="Times New Roman"/>
          <w:sz w:val="24"/>
          <w:szCs w:val="24"/>
        </w:rPr>
        <w:t xml:space="preserve"> in the global control task was subtracted from that of the local control task for each participant. The mean GPE across participants was found to be </w:t>
      </w:r>
      <w:ins w:id="255" w:author="Daniel Lougen [2]" w:date="2025-03-24T12:57:00Z" w16du:dateUtc="2025-03-24T19:57:00Z">
        <w:r w:rsidR="005A07AD">
          <w:rPr>
            <w:rFonts w:ascii="Times New Roman" w:hAnsi="Times New Roman" w:cs="Times New Roman"/>
            <w:sz w:val="24"/>
            <w:szCs w:val="24"/>
          </w:rPr>
          <w:t xml:space="preserve">11 </w:t>
        </w:r>
      </w:ins>
      <w:del w:id="256" w:author="Daniel Lougen [2]" w:date="2025-03-24T12:57:00Z" w16du:dateUtc="2025-03-24T19:57:00Z">
        <w:r w:rsidRPr="00297EB3" w:rsidDel="005A07AD">
          <w:rPr>
            <w:rFonts w:ascii="Times New Roman" w:hAnsi="Times New Roman" w:cs="Times New Roman"/>
            <w:sz w:val="24"/>
            <w:szCs w:val="24"/>
            <w:highlight w:val="yellow"/>
          </w:rPr>
          <w:delText>##</w:delText>
        </w:r>
        <w:r w:rsidDel="005A07AD">
          <w:rPr>
            <w:rFonts w:ascii="Times New Roman" w:hAnsi="Times New Roman" w:cs="Times New Roman"/>
            <w:sz w:val="24"/>
            <w:szCs w:val="24"/>
          </w:rPr>
          <w:delText xml:space="preserve"> </w:delText>
        </w:r>
      </w:del>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but a </w:t>
      </w:r>
      <w:r w:rsidRPr="00C5159C">
        <w:rPr>
          <w:rFonts w:ascii="Times New Roman" w:hAnsi="Times New Roman" w:cs="Times New Roman"/>
          <w:sz w:val="24"/>
          <w:szCs w:val="24"/>
        </w:rPr>
        <w:t xml:space="preserve">Welch’s </w:t>
      </w:r>
      <w:r w:rsidRPr="00C5159C">
        <w:rPr>
          <w:rFonts w:ascii="Times New Roman" w:hAnsi="Times New Roman" w:cs="Times New Roman"/>
          <w:i/>
          <w:iCs/>
          <w:sz w:val="24"/>
          <w:szCs w:val="24"/>
        </w:rPr>
        <w:t>t</w:t>
      </w:r>
      <w:r w:rsidRPr="00C5159C">
        <w:rPr>
          <w:rFonts w:ascii="Times New Roman" w:hAnsi="Times New Roman" w:cs="Times New Roman"/>
          <w:sz w:val="24"/>
          <w:szCs w:val="24"/>
        </w:rPr>
        <w:t xml:space="preserve"> test found </w:t>
      </w:r>
      <w:r>
        <w:rPr>
          <w:rFonts w:ascii="Times New Roman" w:hAnsi="Times New Roman" w:cs="Times New Roman"/>
          <w:sz w:val="24"/>
          <w:szCs w:val="24"/>
        </w:rPr>
        <w:t xml:space="preserve">the effect </w:t>
      </w:r>
      <w:r w:rsidRPr="00C5159C">
        <w:rPr>
          <w:rFonts w:ascii="Times New Roman" w:hAnsi="Times New Roman" w:cs="Times New Roman"/>
          <w:sz w:val="24"/>
          <w:szCs w:val="24"/>
        </w:rPr>
        <w:t>to be non-significant,</w:t>
      </w:r>
      <w:r>
        <w:rPr>
          <w:rFonts w:ascii="Times New Roman" w:hAnsi="Times New Roman" w:cs="Times New Roman"/>
          <w:sz w:val="24"/>
          <w:szCs w:val="24"/>
        </w:rPr>
        <w:t xml:space="preserve"> </w:t>
      </w:r>
      <w:proofErr w:type="gramStart"/>
      <w:r w:rsidRPr="00EA518B">
        <w:rPr>
          <w:rFonts w:ascii="Times New Roman" w:hAnsi="Times New Roman" w:cs="Times New Roman"/>
          <w:sz w:val="24"/>
          <w:szCs w:val="24"/>
        </w:rPr>
        <w:t>t(</w:t>
      </w:r>
      <w:proofErr w:type="gramEnd"/>
      <w:r w:rsidRPr="00EA518B">
        <w:rPr>
          <w:rFonts w:ascii="Times New Roman" w:hAnsi="Times New Roman" w:cs="Times New Roman"/>
          <w:sz w:val="24"/>
          <w:szCs w:val="24"/>
        </w:rPr>
        <w:t>20.39)=−1.63, p=.1195, d=−0.72, 95% CI [−1.61,0.18]</w:t>
      </w:r>
      <w:r>
        <w:rPr>
          <w:rFonts w:ascii="Times New Roman" w:hAnsi="Times New Roman" w:cs="Times New Roman"/>
          <w:sz w:val="24"/>
          <w:szCs w:val="24"/>
        </w:rPr>
        <w:t xml:space="preserve">. In contrast, the effect of congruency on </w:t>
      </w:r>
      <w:proofErr w:type="spellStart"/>
      <w:r w:rsidRPr="00297EB3">
        <w:rPr>
          <w:rFonts w:ascii="Times New Roman" w:hAnsi="Times New Roman" w:cs="Times New Roman"/>
          <w:i/>
          <w:iCs/>
          <w:sz w:val="24"/>
          <w:szCs w:val="24"/>
        </w:rPr>
        <w:t>T</w:t>
      </w:r>
      <w:r w:rsidRPr="00297EB3">
        <w:rPr>
          <w:rFonts w:ascii="Times New Roman" w:hAnsi="Times New Roman" w:cs="Times New Roman"/>
          <w:i/>
          <w:iCs/>
          <w:sz w:val="24"/>
          <w:szCs w:val="24"/>
          <w:vertAlign w:val="subscript"/>
        </w:rPr>
        <w:t>Non</w:t>
      </w:r>
      <w:proofErr w:type="spellEnd"/>
      <w:r w:rsidRPr="00297EB3">
        <w:rPr>
          <w:rFonts w:ascii="Times New Roman" w:hAnsi="Times New Roman" w:cs="Times New Roman"/>
          <w:i/>
          <w:iCs/>
          <w:sz w:val="24"/>
          <w:szCs w:val="24"/>
          <w:vertAlign w:val="subscript"/>
        </w:rPr>
        <w:t>-Decision</w:t>
      </w:r>
      <w:r>
        <w:rPr>
          <w:rFonts w:ascii="Times New Roman" w:hAnsi="Times New Roman" w:cs="Times New Roman"/>
          <w:sz w:val="24"/>
          <w:szCs w:val="24"/>
        </w:rPr>
        <w:t xml:space="preserve"> </w:t>
      </w:r>
      <w:r w:rsidRPr="00C5159C">
        <w:rPr>
          <w:rFonts w:ascii="Times New Roman" w:hAnsi="Times New Roman" w:cs="Times New Roman"/>
          <w:sz w:val="24"/>
          <w:szCs w:val="24"/>
        </w:rPr>
        <w:t xml:space="preserve">in the local task was substantially </w:t>
      </w:r>
      <w:r w:rsidR="00F23D7A">
        <w:rPr>
          <w:rFonts w:ascii="Times New Roman" w:hAnsi="Times New Roman" w:cs="Times New Roman"/>
          <w:sz w:val="24"/>
          <w:szCs w:val="24"/>
        </w:rPr>
        <w:t>greater</w:t>
      </w:r>
      <w:r w:rsidRPr="00C5159C">
        <w:rPr>
          <w:rFonts w:ascii="Times New Roman" w:hAnsi="Times New Roman" w:cs="Times New Roman"/>
          <w:sz w:val="24"/>
          <w:szCs w:val="24"/>
        </w:rPr>
        <w:t xml:space="preserve"> than in the global task, yielding </w:t>
      </w:r>
      <w:commentRangeStart w:id="257"/>
      <w:r w:rsidRPr="00C5159C">
        <w:rPr>
          <w:rFonts w:ascii="Times New Roman" w:hAnsi="Times New Roman" w:cs="Times New Roman"/>
          <w:sz w:val="24"/>
          <w:szCs w:val="24"/>
        </w:rPr>
        <w:t xml:space="preserve">a significant </w:t>
      </w:r>
      <w:r w:rsidR="00F23D7A">
        <w:rPr>
          <w:rFonts w:ascii="Times New Roman" w:hAnsi="Times New Roman" w:cs="Times New Roman"/>
          <w:sz w:val="24"/>
          <w:szCs w:val="24"/>
        </w:rPr>
        <w:t>GIE</w:t>
      </w:r>
      <w:r w:rsidRPr="00C5159C">
        <w:rPr>
          <w:rFonts w:ascii="Times New Roman" w:hAnsi="Times New Roman" w:cs="Times New Roman"/>
          <w:sz w:val="24"/>
          <w:szCs w:val="24"/>
        </w:rPr>
        <w:t xml:space="preserve"> of 4</w:t>
      </w:r>
      <w:ins w:id="258" w:author="Daniel Lougen [2]" w:date="2025-03-24T12:57:00Z" w16du:dateUtc="2025-03-24T19:57:00Z">
        <w:r w:rsidR="005A07AD">
          <w:rPr>
            <w:rFonts w:ascii="Times New Roman" w:hAnsi="Times New Roman" w:cs="Times New Roman"/>
            <w:sz w:val="24"/>
            <w:szCs w:val="24"/>
          </w:rPr>
          <w:t>8</w:t>
        </w:r>
      </w:ins>
      <w:del w:id="259" w:author="Daniel Lougen [2]" w:date="2025-03-24T12:57:00Z" w16du:dateUtc="2025-03-24T19:57:00Z">
        <w:r w:rsidRPr="00C5159C" w:rsidDel="005A07AD">
          <w:rPr>
            <w:rFonts w:ascii="Times New Roman" w:hAnsi="Times New Roman" w:cs="Times New Roman"/>
            <w:sz w:val="24"/>
            <w:szCs w:val="24"/>
          </w:rPr>
          <w:delText>9</w:delText>
        </w:r>
      </w:del>
      <w:r w:rsidRPr="00C5159C">
        <w:rPr>
          <w:rFonts w:ascii="Times New Roman" w:hAnsi="Times New Roman" w:cs="Times New Roman"/>
          <w:sz w:val="24"/>
          <w:szCs w:val="24"/>
        </w:rPr>
        <w:t xml:space="preserve"> </w:t>
      </w:r>
      <w:proofErr w:type="spellStart"/>
      <w:r w:rsidRPr="00C5159C">
        <w:rPr>
          <w:rFonts w:ascii="Times New Roman" w:hAnsi="Times New Roman" w:cs="Times New Roman"/>
          <w:sz w:val="24"/>
          <w:szCs w:val="24"/>
        </w:rPr>
        <w:t>ms</w:t>
      </w:r>
      <w:commentRangeEnd w:id="257"/>
      <w:proofErr w:type="spellEnd"/>
      <w:r w:rsidR="00235728">
        <w:rPr>
          <w:rStyle w:val="CommentReference"/>
        </w:rPr>
        <w:commentReference w:id="257"/>
      </w:r>
      <w:r w:rsidRPr="00C5159C">
        <w:rPr>
          <w:rFonts w:ascii="Times New Roman" w:hAnsi="Times New Roman" w:cs="Times New Roman"/>
          <w:sz w:val="24"/>
          <w:szCs w:val="24"/>
        </w:rPr>
        <w:t xml:space="preserve">, </w:t>
      </w:r>
      <w:proofErr w:type="gramStart"/>
      <w:r w:rsidRPr="00EA518B">
        <w:rPr>
          <w:rFonts w:ascii="Times New Roman" w:hAnsi="Times New Roman" w:cs="Times New Roman"/>
          <w:sz w:val="24"/>
          <w:szCs w:val="24"/>
        </w:rPr>
        <w:t>t(</w:t>
      </w:r>
      <w:proofErr w:type="gramEnd"/>
      <w:r w:rsidRPr="00EA518B">
        <w:rPr>
          <w:rFonts w:ascii="Times New Roman" w:hAnsi="Times New Roman" w:cs="Times New Roman"/>
          <w:sz w:val="24"/>
          <w:szCs w:val="24"/>
        </w:rPr>
        <w:t>57.06)</w:t>
      </w:r>
      <w:r>
        <w:rPr>
          <w:rFonts w:ascii="Times New Roman" w:hAnsi="Times New Roman" w:cs="Times New Roman"/>
          <w:sz w:val="24"/>
          <w:szCs w:val="24"/>
        </w:rPr>
        <w:t xml:space="preserve"> </w:t>
      </w:r>
      <w:r w:rsidRPr="00EA518B">
        <w:rPr>
          <w:rFonts w:ascii="Times New Roman" w:hAnsi="Times New Roman" w:cs="Times New Roman"/>
          <w:sz w:val="24"/>
          <w:szCs w:val="24"/>
        </w:rPr>
        <w:t>=</w:t>
      </w:r>
      <w:r>
        <w:rPr>
          <w:rFonts w:ascii="Times New Roman" w:hAnsi="Times New Roman" w:cs="Times New Roman"/>
          <w:sz w:val="24"/>
          <w:szCs w:val="24"/>
        </w:rPr>
        <w:t xml:space="preserve"> </w:t>
      </w:r>
      <w:r w:rsidRPr="00EA518B">
        <w:rPr>
          <w:rFonts w:ascii="Times New Roman" w:hAnsi="Times New Roman" w:cs="Times New Roman"/>
          <w:sz w:val="24"/>
          <w:szCs w:val="24"/>
        </w:rPr>
        <w:t xml:space="preserve">−2.98, p=.0043, d=−0.79, 95% CI [−1.32,−0.25]. </w:t>
      </w:r>
      <w:r w:rsidRPr="00C5159C">
        <w:rPr>
          <w:rFonts w:ascii="Times New Roman" w:hAnsi="Times New Roman" w:cs="Times New Roman"/>
          <w:sz w:val="24"/>
          <w:szCs w:val="24"/>
        </w:rPr>
        <w:t>These results indicate that</w:t>
      </w:r>
      <w:r>
        <w:rPr>
          <w:rFonts w:ascii="Times New Roman" w:hAnsi="Times New Roman" w:cs="Times New Roman"/>
          <w:sz w:val="24"/>
          <w:szCs w:val="24"/>
        </w:rPr>
        <w:t xml:space="preserve"> although the efferent and afferent delays of sensorimotor processing in the CR task do not differ between the local and global tasks, the impact of irrelevant global information in a local task is greater than that of irrelevant local information in a global task</w:t>
      </w:r>
      <w:r w:rsidRPr="00C5159C">
        <w:rPr>
          <w:rFonts w:ascii="Times New Roman" w:hAnsi="Times New Roman" w:cs="Times New Roman"/>
          <w:sz w:val="24"/>
          <w:szCs w:val="24"/>
        </w:rPr>
        <w:t xml:space="preserve">. </w:t>
      </w:r>
      <w:r w:rsidRPr="00C5159C">
        <w:rPr>
          <w:rFonts w:ascii="Times New Roman" w:hAnsi="Times New Roman" w:cs="Times New Roman"/>
          <w:sz w:val="24"/>
          <w:szCs w:val="24"/>
        </w:rPr>
        <w:lastRenderedPageBreak/>
        <w:t xml:space="preserve">This effect is particularly evident in the marked </w:t>
      </w:r>
      <w:r>
        <w:rPr>
          <w:rFonts w:ascii="Times New Roman" w:hAnsi="Times New Roman" w:cs="Times New Roman"/>
          <w:sz w:val="24"/>
          <w:szCs w:val="24"/>
        </w:rPr>
        <w:t>increase in non-decision time</w:t>
      </w:r>
      <w:r w:rsidRPr="00C5159C">
        <w:rPr>
          <w:rFonts w:ascii="Times New Roman" w:hAnsi="Times New Roman" w:cs="Times New Roman"/>
          <w:sz w:val="24"/>
          <w:szCs w:val="24"/>
        </w:rPr>
        <w:t xml:space="preserve"> in the local incongruent condition, as illustrated in Figure </w:t>
      </w:r>
      <w:r>
        <w:rPr>
          <w:rFonts w:ascii="Times New Roman" w:hAnsi="Times New Roman" w:cs="Times New Roman"/>
          <w:sz w:val="24"/>
          <w:szCs w:val="24"/>
        </w:rPr>
        <w:t>8B</w:t>
      </w:r>
      <w:r w:rsidRPr="00C5159C">
        <w:rPr>
          <w:rFonts w:ascii="Times New Roman" w:hAnsi="Times New Roman" w:cs="Times New Roman"/>
          <w:sz w:val="24"/>
          <w:szCs w:val="24"/>
        </w:rPr>
        <w:t>.</w:t>
      </w:r>
    </w:p>
    <w:p w14:paraId="26A4EF38" w14:textId="4616B36D" w:rsidR="00E763A1" w:rsidRDefault="00E763A1" w:rsidP="00E763A1">
      <w:pPr>
        <w:pStyle w:val="Caption"/>
        <w:keepNext/>
        <w:rPr>
          <w:ins w:id="260" w:author="Daniel Lougen [2]" w:date="2025-03-24T12:49:00Z" w16du:dateUtc="2025-03-24T19:49:00Z"/>
        </w:rPr>
      </w:pPr>
      <w:ins w:id="261" w:author="Daniel Lougen [2]" w:date="2025-03-24T12:49:00Z" w16du:dateUtc="2025-03-24T19:49:00Z">
        <w:r>
          <w:t xml:space="preserve">Table </w:t>
        </w:r>
        <w:r>
          <w:fldChar w:fldCharType="begin"/>
        </w:r>
        <w:r>
          <w:instrText xml:space="preserve"> SEQ Table \* ARABIC </w:instrText>
        </w:r>
      </w:ins>
      <w:r>
        <w:fldChar w:fldCharType="separate"/>
      </w:r>
      <w:ins w:id="262" w:author="Daniel Lougen [2]" w:date="2025-03-24T12:49:00Z" w16du:dateUtc="2025-03-24T19:49:00Z">
        <w:r>
          <w:rPr>
            <w:noProof/>
          </w:rPr>
          <w:t>2</w:t>
        </w:r>
        <w:r>
          <w:fldChar w:fldCharType="end"/>
        </w:r>
      </w:ins>
    </w:p>
    <w:p w14:paraId="6C8F37FF" w14:textId="7E49310E" w:rsidR="00E763A1" w:rsidRPr="00E763A1" w:rsidRDefault="00E763A1" w:rsidP="00E763A1">
      <w:pPr>
        <w:rPr>
          <w:ins w:id="263" w:author="Daniel Lougen [2]" w:date="2025-03-24T12:49:00Z" w16du:dateUtc="2025-03-24T19:49:00Z"/>
        </w:rPr>
        <w:pPrChange w:id="264" w:author="Daniel Lougen [2]" w:date="2025-03-24T12:49:00Z" w16du:dateUtc="2025-03-24T19:49:00Z">
          <w:pPr>
            <w:pStyle w:val="Caption"/>
          </w:pPr>
        </w:pPrChange>
      </w:pPr>
      <w:ins w:id="265" w:author="Daniel Lougen [2]" w:date="2025-03-24T12:49:00Z" w16du:dateUtc="2025-03-24T19:49:00Z">
        <w:r>
          <w:rPr>
            <w:rFonts w:ascii="Times New Roman" w:hAnsi="Times New Roman" w:cs="Times New Roman"/>
            <w:noProof/>
            <w:sz w:val="24"/>
            <w:szCs w:val="24"/>
          </w:rPr>
          <w:drawing>
            <wp:inline distT="0" distB="0" distL="0" distR="0" wp14:anchorId="58EBF20D" wp14:editId="53577111">
              <wp:extent cx="5688763" cy="2967317"/>
              <wp:effectExtent l="0" t="0" r="1270" b="5080"/>
              <wp:docPr id="509953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53435" name="Picture 9"/>
                      <pic:cNvPicPr/>
                    </pic:nvPicPr>
                    <pic:blipFill rotWithShape="1">
                      <a:blip r:embed="rId20" cstate="print">
                        <a:extLst>
                          <a:ext uri="{28A0092B-C50C-407E-A947-70E740481C1C}">
                            <a14:useLocalDpi xmlns:a14="http://schemas.microsoft.com/office/drawing/2010/main" val="0"/>
                          </a:ext>
                        </a:extLst>
                      </a:blip>
                      <a:srcRect l="2909" t="-116" r="11069" b="20349"/>
                      <a:stretch/>
                    </pic:blipFill>
                    <pic:spPr bwMode="auto">
                      <a:xfrm>
                        <a:off x="0" y="0"/>
                        <a:ext cx="5735750" cy="2991826"/>
                      </a:xfrm>
                      <a:prstGeom prst="rect">
                        <a:avLst/>
                      </a:prstGeom>
                      <a:ln>
                        <a:noFill/>
                      </a:ln>
                      <a:extLst>
                        <a:ext uri="{53640926-AAD7-44D8-BBD7-CCE9431645EC}">
                          <a14:shadowObscured xmlns:a14="http://schemas.microsoft.com/office/drawing/2010/main"/>
                        </a:ext>
                      </a:extLst>
                    </pic:spPr>
                  </pic:pic>
                </a:graphicData>
              </a:graphic>
            </wp:inline>
          </w:drawing>
        </w:r>
      </w:ins>
    </w:p>
    <w:p w14:paraId="736CF4C3" w14:textId="69429A52" w:rsidR="00971F8E" w:rsidRPr="0059091B" w:rsidRDefault="00971F8E" w:rsidP="00971F8E">
      <w:pPr>
        <w:spacing w:line="480" w:lineRule="auto"/>
        <w:rPr>
          <w:rFonts w:ascii="Times New Roman" w:hAnsi="Times New Roman" w:cs="Times New Roman"/>
          <w:sz w:val="24"/>
          <w:szCs w:val="24"/>
        </w:rPr>
        <w:pPrChange w:id="266" w:author="Daniel Lougen [2]" w:date="2025-03-24T12:45:00Z" w16du:dateUtc="2025-03-24T19:45:00Z">
          <w:pPr>
            <w:spacing w:line="480" w:lineRule="auto"/>
            <w:ind w:firstLine="720"/>
          </w:pPr>
        </w:pPrChange>
      </w:pPr>
    </w:p>
    <w:p w14:paraId="7940967A" w14:textId="4DBCED7B" w:rsidR="00F12374" w:rsidRPr="00363183" w:rsidRDefault="00F12374" w:rsidP="009966A0">
      <w:pPr>
        <w:pStyle w:val="Heading3"/>
        <w:rPr>
          <w:rFonts w:ascii="Times New Roman" w:hAnsi="Times New Roman" w:cs="Times New Roman"/>
          <w:b/>
          <w:bCs/>
        </w:rPr>
        <w:pPrChange w:id="267" w:author="Daniel Lougen [2]" w:date="2025-03-25T14:56:00Z" w16du:dateUtc="2025-03-25T21:56:00Z">
          <w:pPr>
            <w:pStyle w:val="Heading3"/>
            <w:ind w:left="360"/>
          </w:pPr>
        </w:pPrChange>
      </w:pPr>
      <w:bookmarkStart w:id="268" w:name="_Toc193807077"/>
      <w:bookmarkStart w:id="269" w:name="_Toc193807140"/>
      <w:r w:rsidRPr="00363183">
        <w:rPr>
          <w:rFonts w:ascii="Times New Roman" w:hAnsi="Times New Roman" w:cs="Times New Roman"/>
          <w:b/>
          <w:bCs/>
        </w:rPr>
        <w:t xml:space="preserve">Decision Time </w:t>
      </w:r>
      <w:r w:rsidR="004E6E5C">
        <w:rPr>
          <w:rFonts w:ascii="Times New Roman" w:hAnsi="Times New Roman" w:cs="Times New Roman"/>
          <w:b/>
          <w:bCs/>
        </w:rPr>
        <w:t>(</w:t>
      </w:r>
      <w:proofErr w:type="spellStart"/>
      <w:r w:rsidR="004E6E5C" w:rsidRPr="00285537">
        <w:rPr>
          <w:rFonts w:ascii="Times New Roman" w:hAnsi="Times New Roman" w:cs="Times New Roman"/>
          <w:b/>
          <w:bCs/>
          <w:i/>
          <w:iCs/>
        </w:rPr>
        <w:t>T</w:t>
      </w:r>
      <w:r w:rsidR="004E6E5C" w:rsidRPr="00285537">
        <w:rPr>
          <w:rFonts w:ascii="Times New Roman" w:hAnsi="Times New Roman" w:cs="Times New Roman"/>
          <w:b/>
          <w:bCs/>
          <w:i/>
          <w:iCs/>
          <w:vertAlign w:val="subscript"/>
        </w:rPr>
        <w:t>Decision</w:t>
      </w:r>
      <w:proofErr w:type="spellEnd"/>
      <w:r w:rsidR="004E6E5C">
        <w:rPr>
          <w:rFonts w:ascii="Times New Roman" w:hAnsi="Times New Roman" w:cs="Times New Roman"/>
          <w:b/>
          <w:bCs/>
        </w:rPr>
        <w:t xml:space="preserve">) </w:t>
      </w:r>
      <w:r w:rsidRPr="00363183">
        <w:rPr>
          <w:rFonts w:ascii="Times New Roman" w:hAnsi="Times New Roman" w:cs="Times New Roman"/>
          <w:b/>
          <w:bCs/>
        </w:rPr>
        <w:t>Analysis</w:t>
      </w:r>
      <w:bookmarkEnd w:id="268"/>
      <w:bookmarkEnd w:id="269"/>
    </w:p>
    <w:p w14:paraId="0357E85C" w14:textId="18DD2717" w:rsidR="00A15C12" w:rsidRDefault="00683ED6" w:rsidP="00744455">
      <w:pPr>
        <w:spacing w:line="480" w:lineRule="auto"/>
        <w:ind w:firstLine="720"/>
        <w:rPr>
          <w:rFonts w:ascii="Times New Roman" w:hAnsi="Times New Roman" w:cs="Times New Roman"/>
          <w:sz w:val="24"/>
          <w:szCs w:val="24"/>
        </w:rPr>
      </w:pPr>
      <w:r>
        <w:rPr>
          <w:rFonts w:ascii="Times New Roman" w:hAnsi="Times New Roman" w:cs="Times New Roman"/>
          <w:sz w:val="24"/>
          <w:szCs w:val="24"/>
        </w:rPr>
        <w:t>An</w:t>
      </w:r>
      <w:r w:rsidR="00A15C12" w:rsidRPr="00A15C12">
        <w:rPr>
          <w:rFonts w:ascii="Times New Roman" w:hAnsi="Times New Roman" w:cs="Times New Roman"/>
          <w:sz w:val="24"/>
          <w:szCs w:val="24"/>
        </w:rPr>
        <w:t xml:space="preserve"> analysis</w:t>
      </w:r>
      <w:r w:rsidR="00432081">
        <w:rPr>
          <w:rFonts w:ascii="Times New Roman" w:hAnsi="Times New Roman" w:cs="Times New Roman"/>
          <w:sz w:val="24"/>
          <w:szCs w:val="24"/>
        </w:rPr>
        <w:t xml:space="preserve"> of </w:t>
      </w:r>
      <w:proofErr w:type="spellStart"/>
      <w:r w:rsidR="004924A4" w:rsidRPr="00297EB3">
        <w:rPr>
          <w:rFonts w:ascii="Times New Roman" w:hAnsi="Times New Roman" w:cs="Times New Roman"/>
          <w:i/>
          <w:iCs/>
        </w:rPr>
        <w:t>T</w:t>
      </w:r>
      <w:r w:rsidR="004924A4" w:rsidRPr="00297EB3">
        <w:rPr>
          <w:rFonts w:ascii="Times New Roman" w:hAnsi="Times New Roman" w:cs="Times New Roman"/>
          <w:i/>
          <w:iCs/>
          <w:vertAlign w:val="subscript"/>
        </w:rPr>
        <w:t>Decision</w:t>
      </w:r>
      <w:proofErr w:type="spellEnd"/>
      <w:r w:rsidR="00A15C12" w:rsidRPr="00A15C12">
        <w:rPr>
          <w:rFonts w:ascii="Times New Roman" w:hAnsi="Times New Roman" w:cs="Times New Roman"/>
          <w:sz w:val="24"/>
          <w:szCs w:val="24"/>
        </w:rPr>
        <w:t xml:space="preserve"> </w:t>
      </w:r>
      <w:r w:rsidR="00097DD2">
        <w:rPr>
          <w:rFonts w:ascii="Times New Roman" w:hAnsi="Times New Roman" w:cs="Times New Roman"/>
          <w:sz w:val="24"/>
          <w:szCs w:val="24"/>
        </w:rPr>
        <w:t xml:space="preserve">(Figure 8C) </w:t>
      </w:r>
      <w:r w:rsidR="00A15C12" w:rsidRPr="00A15C12">
        <w:rPr>
          <w:rFonts w:ascii="Times New Roman" w:hAnsi="Times New Roman" w:cs="Times New Roman"/>
          <w:sz w:val="24"/>
          <w:szCs w:val="24"/>
        </w:rPr>
        <w:t xml:space="preserve">revealed a statistically significant main effect of Task, </w:t>
      </w:r>
      <w:proofErr w:type="gramStart"/>
      <w:r w:rsidR="00A15C12" w:rsidRPr="00A15C12">
        <w:rPr>
          <w:rFonts w:ascii="Times New Roman" w:hAnsi="Times New Roman" w:cs="Times New Roman"/>
          <w:sz w:val="24"/>
          <w:szCs w:val="24"/>
        </w:rPr>
        <w:t>F(</w:t>
      </w:r>
      <w:proofErr w:type="gramEnd"/>
      <w:r w:rsidR="00A15C12" w:rsidRPr="00A15C12">
        <w:rPr>
          <w:rFonts w:ascii="Times New Roman" w:hAnsi="Times New Roman" w:cs="Times New Roman"/>
          <w:sz w:val="24"/>
          <w:szCs w:val="24"/>
        </w:rPr>
        <w:t>1,13)=20.98, p=.0005, partial η</w:t>
      </w:r>
      <w:r w:rsidR="00A15C12" w:rsidRPr="00A15C12">
        <w:rPr>
          <w:rFonts w:ascii="Times New Roman" w:hAnsi="Times New Roman" w:cs="Times New Roman"/>
          <w:sz w:val="24"/>
          <w:szCs w:val="24"/>
          <w:vertAlign w:val="superscript"/>
        </w:rPr>
        <w:t>2</w:t>
      </w:r>
      <w:r w:rsidR="00A15C12" w:rsidRPr="00A15C12">
        <w:rPr>
          <w:rFonts w:ascii="Times New Roman" w:hAnsi="Times New Roman" w:cs="Times New Roman"/>
          <w:sz w:val="24"/>
          <w:szCs w:val="24"/>
        </w:rPr>
        <w:t xml:space="preserve">=0.62, 95% CI [0.22,0.80], indicating that decision times differed significantly between the global and local task conditions. There was also a significant main effect of Congruency, </w:t>
      </w:r>
      <w:proofErr w:type="gramStart"/>
      <w:r w:rsidR="00A15C12" w:rsidRPr="00A15C12">
        <w:rPr>
          <w:rFonts w:ascii="Times New Roman" w:hAnsi="Times New Roman" w:cs="Times New Roman"/>
          <w:sz w:val="24"/>
          <w:szCs w:val="24"/>
        </w:rPr>
        <w:t>F(</w:t>
      </w:r>
      <w:proofErr w:type="gramEnd"/>
      <w:r w:rsidR="00A15C12" w:rsidRPr="00A15C12">
        <w:rPr>
          <w:rFonts w:ascii="Times New Roman" w:hAnsi="Times New Roman" w:cs="Times New Roman"/>
          <w:sz w:val="24"/>
          <w:szCs w:val="24"/>
        </w:rPr>
        <w:t>2,26)=6.86 , p=.004, partial η</w:t>
      </w:r>
      <w:r w:rsidR="00A15C12" w:rsidRPr="00A15C12">
        <w:rPr>
          <w:rFonts w:ascii="Times New Roman" w:hAnsi="Times New Roman" w:cs="Times New Roman"/>
          <w:sz w:val="24"/>
          <w:szCs w:val="24"/>
          <w:vertAlign w:val="superscript"/>
        </w:rPr>
        <w:t>2</w:t>
      </w:r>
      <w:r w:rsidR="00A15C12" w:rsidRPr="00A15C12">
        <w:rPr>
          <w:rFonts w:ascii="Times New Roman" w:hAnsi="Times New Roman" w:cs="Times New Roman"/>
          <w:sz w:val="24"/>
          <w:szCs w:val="24"/>
        </w:rPr>
        <w:t>=0.</w:t>
      </w:r>
      <w:r w:rsidR="00A15C12">
        <w:rPr>
          <w:rFonts w:ascii="Times New Roman" w:hAnsi="Times New Roman" w:cs="Times New Roman"/>
          <w:sz w:val="24"/>
          <w:szCs w:val="24"/>
        </w:rPr>
        <w:t>35</w:t>
      </w:r>
      <w:r w:rsidR="00A15C12" w:rsidRPr="00A15C12">
        <w:rPr>
          <w:rFonts w:ascii="Times New Roman" w:hAnsi="Times New Roman" w:cs="Times New Roman"/>
          <w:sz w:val="24"/>
          <w:szCs w:val="24"/>
        </w:rPr>
        <w:t xml:space="preserve">, 95% CI [0.05,0.56], suggesting that decision times varied across the congruent, control, and incongruent conditions. The Task × Congruency interaction, however, was not statistically significant, </w:t>
      </w:r>
      <w:proofErr w:type="gramStart"/>
      <w:r w:rsidR="00A15C12" w:rsidRPr="00A15C12">
        <w:rPr>
          <w:rFonts w:ascii="Times New Roman" w:hAnsi="Times New Roman" w:cs="Times New Roman"/>
          <w:sz w:val="24"/>
          <w:szCs w:val="24"/>
        </w:rPr>
        <w:t>F(</w:t>
      </w:r>
      <w:proofErr w:type="gramEnd"/>
      <w:r w:rsidR="00A15C12" w:rsidRPr="00A15C12">
        <w:rPr>
          <w:rFonts w:ascii="Times New Roman" w:hAnsi="Times New Roman" w:cs="Times New Roman"/>
          <w:sz w:val="24"/>
          <w:szCs w:val="24"/>
        </w:rPr>
        <w:t xml:space="preserve">2,26)=2.56, </w:t>
      </w:r>
      <w:r>
        <w:rPr>
          <w:rFonts w:ascii="Times New Roman" w:hAnsi="Times New Roman" w:cs="Times New Roman"/>
          <w:sz w:val="24"/>
          <w:szCs w:val="24"/>
        </w:rPr>
        <w:t>p</w:t>
      </w:r>
      <w:r w:rsidR="00A15C12" w:rsidRPr="00A15C12">
        <w:rPr>
          <w:rFonts w:ascii="Times New Roman" w:hAnsi="Times New Roman" w:cs="Times New Roman"/>
          <w:sz w:val="24"/>
          <w:szCs w:val="24"/>
        </w:rPr>
        <w:t>=.097, partial η</w:t>
      </w:r>
      <w:r w:rsidR="00A15C12" w:rsidRPr="00A15C12">
        <w:rPr>
          <w:rFonts w:ascii="Times New Roman" w:hAnsi="Times New Roman" w:cs="Times New Roman"/>
          <w:sz w:val="24"/>
          <w:szCs w:val="24"/>
          <w:vertAlign w:val="superscript"/>
        </w:rPr>
        <w:t>2</w:t>
      </w:r>
      <w:r w:rsidR="00A15C12" w:rsidRPr="00A15C12">
        <w:rPr>
          <w:rFonts w:ascii="Times New Roman" w:hAnsi="Times New Roman" w:cs="Times New Roman"/>
          <w:sz w:val="24"/>
          <w:szCs w:val="24"/>
        </w:rPr>
        <w:t>=0.16</w:t>
      </w:r>
      <w:r w:rsidR="00A15C12">
        <w:rPr>
          <w:rFonts w:ascii="Times New Roman" w:hAnsi="Times New Roman" w:cs="Times New Roman"/>
          <w:sz w:val="24"/>
          <w:szCs w:val="24"/>
        </w:rPr>
        <w:t>,</w:t>
      </w:r>
      <w:r w:rsidR="00A15C12" w:rsidRPr="00A15C12">
        <w:rPr>
          <w:rFonts w:ascii="Times New Roman" w:hAnsi="Times New Roman" w:cs="Times New Roman"/>
          <w:sz w:val="24"/>
          <w:szCs w:val="24"/>
        </w:rPr>
        <w:t xml:space="preserve"> 95% CI [0.00,0.40]</w:t>
      </w:r>
      <w:r w:rsidR="004924A4">
        <w:rPr>
          <w:rFonts w:ascii="Times New Roman" w:hAnsi="Times New Roman" w:cs="Times New Roman"/>
          <w:sz w:val="24"/>
          <w:szCs w:val="24"/>
        </w:rPr>
        <w:t>, i</w:t>
      </w:r>
      <w:r>
        <w:rPr>
          <w:rFonts w:ascii="Times New Roman" w:hAnsi="Times New Roman" w:cs="Times New Roman"/>
          <w:sz w:val="24"/>
          <w:szCs w:val="24"/>
        </w:rPr>
        <w:t xml:space="preserve">ndicating that while there was some interference </w:t>
      </w:r>
      <w:r w:rsidR="004924A4">
        <w:rPr>
          <w:rFonts w:ascii="Times New Roman" w:hAnsi="Times New Roman" w:cs="Times New Roman"/>
          <w:sz w:val="24"/>
          <w:szCs w:val="24"/>
        </w:rPr>
        <w:t>caused by the unattended</w:t>
      </w:r>
      <w:r>
        <w:rPr>
          <w:rFonts w:ascii="Times New Roman" w:hAnsi="Times New Roman" w:cs="Times New Roman"/>
          <w:sz w:val="24"/>
          <w:szCs w:val="24"/>
        </w:rPr>
        <w:t xml:space="preserve"> elements</w:t>
      </w:r>
      <w:r w:rsidR="004924A4">
        <w:rPr>
          <w:rFonts w:ascii="Times New Roman" w:hAnsi="Times New Roman" w:cs="Times New Roman"/>
          <w:sz w:val="24"/>
          <w:szCs w:val="24"/>
        </w:rPr>
        <w:t xml:space="preserve"> in both tasks</w:t>
      </w:r>
      <w:r>
        <w:rPr>
          <w:rFonts w:ascii="Times New Roman" w:hAnsi="Times New Roman" w:cs="Times New Roman"/>
          <w:sz w:val="24"/>
          <w:szCs w:val="24"/>
        </w:rPr>
        <w:t xml:space="preserve">, </w:t>
      </w:r>
      <w:r w:rsidR="004924A4">
        <w:rPr>
          <w:rFonts w:ascii="Times New Roman" w:hAnsi="Times New Roman" w:cs="Times New Roman"/>
          <w:sz w:val="24"/>
          <w:szCs w:val="24"/>
        </w:rPr>
        <w:t>the magnitude of the interference</w:t>
      </w:r>
      <w:r>
        <w:rPr>
          <w:rFonts w:ascii="Times New Roman" w:hAnsi="Times New Roman" w:cs="Times New Roman"/>
          <w:sz w:val="24"/>
          <w:szCs w:val="24"/>
        </w:rPr>
        <w:t xml:space="preserve"> was </w:t>
      </w:r>
      <w:r w:rsidR="004924A4">
        <w:rPr>
          <w:rFonts w:ascii="Times New Roman" w:hAnsi="Times New Roman" w:cs="Times New Roman"/>
          <w:sz w:val="24"/>
          <w:szCs w:val="24"/>
        </w:rPr>
        <w:t>in</w:t>
      </w:r>
      <w:r>
        <w:rPr>
          <w:rFonts w:ascii="Times New Roman" w:hAnsi="Times New Roman" w:cs="Times New Roman"/>
          <w:sz w:val="24"/>
          <w:szCs w:val="24"/>
        </w:rPr>
        <w:t xml:space="preserve">dependent </w:t>
      </w:r>
      <w:r w:rsidR="00CE4267">
        <w:rPr>
          <w:rFonts w:ascii="Times New Roman" w:hAnsi="Times New Roman" w:cs="Times New Roman"/>
          <w:sz w:val="24"/>
          <w:szCs w:val="24"/>
        </w:rPr>
        <w:t xml:space="preserve">of </w:t>
      </w:r>
      <w:r w:rsidR="004924A4">
        <w:rPr>
          <w:rFonts w:ascii="Times New Roman" w:hAnsi="Times New Roman" w:cs="Times New Roman"/>
          <w:sz w:val="24"/>
          <w:szCs w:val="24"/>
        </w:rPr>
        <w:t xml:space="preserve">the </w:t>
      </w:r>
      <w:r>
        <w:rPr>
          <w:rFonts w:ascii="Times New Roman" w:hAnsi="Times New Roman" w:cs="Times New Roman"/>
          <w:sz w:val="24"/>
          <w:szCs w:val="24"/>
        </w:rPr>
        <w:t xml:space="preserve">attended level. </w:t>
      </w:r>
    </w:p>
    <w:p w14:paraId="552990F4" w14:textId="31D88FA4" w:rsidR="00110C5B" w:rsidRPr="00A15C12" w:rsidRDefault="00437A9A" w:rsidP="00F23D7A">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A more direct quantification of the GPE on decision time was made by directly comparing </w:t>
      </w:r>
      <w:proofErr w:type="spellStart"/>
      <w:r w:rsidRPr="00DF3105">
        <w:rPr>
          <w:rFonts w:ascii="Times New Roman" w:hAnsi="Times New Roman" w:cs="Times New Roman"/>
          <w:i/>
          <w:iCs/>
          <w:sz w:val="24"/>
          <w:szCs w:val="24"/>
        </w:rPr>
        <w:t>T</w:t>
      </w:r>
      <w:r w:rsidRPr="00DF3105">
        <w:rPr>
          <w:rFonts w:ascii="Times New Roman" w:hAnsi="Times New Roman" w:cs="Times New Roman"/>
          <w:i/>
          <w:iCs/>
          <w:sz w:val="24"/>
          <w:szCs w:val="24"/>
          <w:vertAlign w:val="subscript"/>
        </w:rPr>
        <w:t>Decision</w:t>
      </w:r>
      <w:proofErr w:type="spellEnd"/>
      <w:r>
        <w:rPr>
          <w:rFonts w:ascii="Times New Roman" w:hAnsi="Times New Roman" w:cs="Times New Roman"/>
          <w:sz w:val="24"/>
          <w:szCs w:val="24"/>
        </w:rPr>
        <w:t xml:space="preserve"> in the local</w:t>
      </w:r>
      <w:r w:rsidR="00714E5E">
        <w:rPr>
          <w:rFonts w:ascii="Times New Roman" w:hAnsi="Times New Roman" w:cs="Times New Roman"/>
          <w:sz w:val="24"/>
          <w:szCs w:val="24"/>
        </w:rPr>
        <w:t xml:space="preserve"> control</w:t>
      </w:r>
      <w:r>
        <w:rPr>
          <w:rFonts w:ascii="Times New Roman" w:hAnsi="Times New Roman" w:cs="Times New Roman"/>
          <w:sz w:val="24"/>
          <w:szCs w:val="24"/>
        </w:rPr>
        <w:t xml:space="preserve"> and global </w:t>
      </w:r>
      <w:r w:rsidR="00714E5E">
        <w:rPr>
          <w:rFonts w:ascii="Times New Roman" w:hAnsi="Times New Roman" w:cs="Times New Roman"/>
          <w:sz w:val="24"/>
          <w:szCs w:val="24"/>
        </w:rPr>
        <w:t xml:space="preserve">control </w:t>
      </w:r>
      <w:r>
        <w:rPr>
          <w:rFonts w:ascii="Times New Roman" w:hAnsi="Times New Roman" w:cs="Times New Roman"/>
          <w:sz w:val="24"/>
          <w:szCs w:val="24"/>
        </w:rPr>
        <w:t>tasks</w:t>
      </w:r>
      <w:r w:rsidR="00714E5E">
        <w:rPr>
          <w:rFonts w:ascii="Times New Roman" w:hAnsi="Times New Roman" w:cs="Times New Roman"/>
          <w:sz w:val="24"/>
          <w:szCs w:val="24"/>
        </w:rPr>
        <w:t>. Across participants, decision times were found to be 3</w:t>
      </w:r>
      <w:ins w:id="270" w:author="Daniel Lougen [2]" w:date="2025-03-24T12:57:00Z" w16du:dateUtc="2025-03-24T19:57:00Z">
        <w:r w:rsidR="005A07AD">
          <w:rPr>
            <w:rFonts w:ascii="Times New Roman" w:hAnsi="Times New Roman" w:cs="Times New Roman"/>
            <w:sz w:val="24"/>
            <w:szCs w:val="24"/>
          </w:rPr>
          <w:t>2</w:t>
        </w:r>
      </w:ins>
      <w:del w:id="271" w:author="Daniel Lougen [2]" w:date="2025-03-24T12:57:00Z" w16du:dateUtc="2025-03-24T19:57:00Z">
        <w:r w:rsidR="00714E5E" w:rsidDel="005A07AD">
          <w:rPr>
            <w:rFonts w:ascii="Times New Roman" w:hAnsi="Times New Roman" w:cs="Times New Roman"/>
            <w:sz w:val="24"/>
            <w:szCs w:val="24"/>
          </w:rPr>
          <w:delText>0</w:delText>
        </w:r>
      </w:del>
      <w:r w:rsidR="00714E5E">
        <w:rPr>
          <w:rFonts w:ascii="Times New Roman" w:hAnsi="Times New Roman" w:cs="Times New Roman"/>
          <w:sz w:val="24"/>
          <w:szCs w:val="24"/>
        </w:rPr>
        <w:t xml:space="preserve"> </w:t>
      </w:r>
      <w:proofErr w:type="spellStart"/>
      <w:r w:rsidR="00714E5E">
        <w:rPr>
          <w:rFonts w:ascii="Times New Roman" w:hAnsi="Times New Roman" w:cs="Times New Roman"/>
          <w:sz w:val="24"/>
          <w:szCs w:val="24"/>
        </w:rPr>
        <w:t>ms</w:t>
      </w:r>
      <w:proofErr w:type="spellEnd"/>
      <w:r w:rsidR="00714E5E">
        <w:rPr>
          <w:rFonts w:ascii="Times New Roman" w:hAnsi="Times New Roman" w:cs="Times New Roman"/>
          <w:sz w:val="24"/>
          <w:szCs w:val="24"/>
        </w:rPr>
        <w:t xml:space="preserve"> longer in the local control task than in the global control</w:t>
      </w:r>
      <w:r w:rsidR="00110C5B" w:rsidRPr="00C5159C">
        <w:rPr>
          <w:rFonts w:ascii="Times New Roman" w:hAnsi="Times New Roman" w:cs="Times New Roman"/>
          <w:sz w:val="24"/>
          <w:szCs w:val="24"/>
        </w:rPr>
        <w:t>,</w:t>
      </w:r>
      <w:r w:rsidR="00110C5B">
        <w:rPr>
          <w:rFonts w:ascii="Times New Roman" w:hAnsi="Times New Roman" w:cs="Times New Roman"/>
          <w:sz w:val="24"/>
          <w:szCs w:val="24"/>
        </w:rPr>
        <w:t xml:space="preserve"> </w:t>
      </w:r>
      <w:proofErr w:type="gramStart"/>
      <w:r w:rsidR="00110C5B" w:rsidRPr="00CF031F">
        <w:rPr>
          <w:rFonts w:ascii="Times New Roman" w:hAnsi="Times New Roman" w:cs="Times New Roman"/>
          <w:sz w:val="24"/>
          <w:szCs w:val="24"/>
        </w:rPr>
        <w:t>t(</w:t>
      </w:r>
      <w:proofErr w:type="gramEnd"/>
      <w:r w:rsidR="00110C5B" w:rsidRPr="00CF031F">
        <w:rPr>
          <w:rFonts w:ascii="Times New Roman" w:hAnsi="Times New Roman" w:cs="Times New Roman"/>
          <w:sz w:val="24"/>
          <w:szCs w:val="24"/>
        </w:rPr>
        <w:t>18.61) = -3.10, p = .00599, d = -1.44, 95% CI [-2.44, -0.40</w:t>
      </w:r>
      <w:r w:rsidR="00110C5B">
        <w:rPr>
          <w:rFonts w:ascii="Times New Roman" w:hAnsi="Times New Roman" w:cs="Times New Roman"/>
          <w:sz w:val="24"/>
          <w:szCs w:val="24"/>
        </w:rPr>
        <w:t>],</w:t>
      </w:r>
      <w:r w:rsidR="00110C5B" w:rsidRPr="00C5159C">
        <w:t xml:space="preserve"> </w:t>
      </w:r>
      <w:r w:rsidR="00110C5B" w:rsidRPr="00C5159C">
        <w:rPr>
          <w:rFonts w:ascii="Times New Roman" w:hAnsi="Times New Roman" w:cs="Times New Roman"/>
          <w:sz w:val="24"/>
          <w:szCs w:val="24"/>
        </w:rPr>
        <w:t xml:space="preserve">indicating a robust </w:t>
      </w:r>
      <w:r w:rsidR="00714E5E">
        <w:rPr>
          <w:rFonts w:ascii="Times New Roman" w:hAnsi="Times New Roman" w:cs="Times New Roman"/>
          <w:sz w:val="24"/>
          <w:szCs w:val="24"/>
        </w:rPr>
        <w:t>GPE</w:t>
      </w:r>
      <w:r w:rsidR="00110C5B" w:rsidRPr="00C5159C">
        <w:rPr>
          <w:rFonts w:ascii="Times New Roman" w:hAnsi="Times New Roman" w:cs="Times New Roman"/>
          <w:sz w:val="24"/>
          <w:szCs w:val="24"/>
        </w:rPr>
        <w:t xml:space="preserve">. Similarly, a pronounced </w:t>
      </w:r>
      <w:r w:rsidR="00714E5E">
        <w:rPr>
          <w:rFonts w:ascii="Times New Roman" w:hAnsi="Times New Roman" w:cs="Times New Roman"/>
          <w:sz w:val="24"/>
          <w:szCs w:val="24"/>
        </w:rPr>
        <w:t>GIE</w:t>
      </w:r>
      <w:r w:rsidR="00110C5B" w:rsidRPr="00C5159C">
        <w:rPr>
          <w:rFonts w:ascii="Times New Roman" w:hAnsi="Times New Roman" w:cs="Times New Roman"/>
          <w:sz w:val="24"/>
          <w:szCs w:val="24"/>
        </w:rPr>
        <w:t xml:space="preserve"> effect </w:t>
      </w:r>
      <w:r w:rsidR="00F23D7A">
        <w:rPr>
          <w:rFonts w:ascii="Times New Roman" w:hAnsi="Times New Roman" w:cs="Times New Roman"/>
          <w:sz w:val="24"/>
          <w:szCs w:val="24"/>
        </w:rPr>
        <w:t>of 2</w:t>
      </w:r>
      <w:ins w:id="272" w:author="Daniel Lougen [2]" w:date="2025-03-24T12:57:00Z" w16du:dateUtc="2025-03-24T19:57:00Z">
        <w:r w:rsidR="005A07AD">
          <w:rPr>
            <w:rFonts w:ascii="Times New Roman" w:hAnsi="Times New Roman" w:cs="Times New Roman"/>
            <w:sz w:val="24"/>
            <w:szCs w:val="24"/>
          </w:rPr>
          <w:t>2</w:t>
        </w:r>
      </w:ins>
      <w:del w:id="273" w:author="Daniel Lougen [2]" w:date="2025-03-24T12:57:00Z" w16du:dateUtc="2025-03-24T19:57:00Z">
        <w:r w:rsidR="00F23D7A" w:rsidDel="005A07AD">
          <w:rPr>
            <w:rFonts w:ascii="Times New Roman" w:hAnsi="Times New Roman" w:cs="Times New Roman"/>
            <w:sz w:val="24"/>
            <w:szCs w:val="24"/>
          </w:rPr>
          <w:delText>3</w:delText>
        </w:r>
      </w:del>
      <w:r w:rsidR="00F23D7A">
        <w:rPr>
          <w:rFonts w:ascii="Times New Roman" w:hAnsi="Times New Roman" w:cs="Times New Roman"/>
          <w:sz w:val="24"/>
          <w:szCs w:val="24"/>
        </w:rPr>
        <w:t xml:space="preserve"> </w:t>
      </w:r>
      <w:proofErr w:type="spellStart"/>
      <w:r w:rsidR="00F23D7A">
        <w:rPr>
          <w:rFonts w:ascii="Times New Roman" w:hAnsi="Times New Roman" w:cs="Times New Roman"/>
          <w:sz w:val="24"/>
          <w:szCs w:val="24"/>
        </w:rPr>
        <w:t>ms</w:t>
      </w:r>
      <w:proofErr w:type="spellEnd"/>
      <w:r w:rsidR="00F23D7A">
        <w:rPr>
          <w:rFonts w:ascii="Times New Roman" w:hAnsi="Times New Roman" w:cs="Times New Roman"/>
          <w:sz w:val="24"/>
          <w:szCs w:val="24"/>
        </w:rPr>
        <w:t xml:space="preserve"> </w:t>
      </w:r>
      <w:r w:rsidR="00110C5B" w:rsidRPr="00C5159C">
        <w:rPr>
          <w:rFonts w:ascii="Times New Roman" w:hAnsi="Times New Roman" w:cs="Times New Roman"/>
          <w:sz w:val="24"/>
          <w:szCs w:val="24"/>
        </w:rPr>
        <w:t>was observed</w:t>
      </w:r>
      <w:r w:rsidR="00F23D7A">
        <w:rPr>
          <w:rFonts w:ascii="Times New Roman" w:hAnsi="Times New Roman" w:cs="Times New Roman"/>
          <w:sz w:val="24"/>
          <w:szCs w:val="24"/>
        </w:rPr>
        <w:t xml:space="preserve"> (</w:t>
      </w:r>
      <w:proofErr w:type="gramStart"/>
      <w:r w:rsidR="00110C5B" w:rsidRPr="00CF031F">
        <w:rPr>
          <w:rFonts w:ascii="Times New Roman" w:hAnsi="Times New Roman" w:cs="Times New Roman"/>
          <w:sz w:val="24"/>
          <w:szCs w:val="24"/>
        </w:rPr>
        <w:t>t(</w:t>
      </w:r>
      <w:proofErr w:type="gramEnd"/>
      <w:r w:rsidR="00110C5B" w:rsidRPr="00CF031F">
        <w:rPr>
          <w:rFonts w:ascii="Times New Roman" w:hAnsi="Times New Roman" w:cs="Times New Roman"/>
          <w:sz w:val="24"/>
          <w:szCs w:val="24"/>
        </w:rPr>
        <w:t>54.89) = -4.62, p = .00002, d = -1.25, 95% CI [-1.82, -0.66]</w:t>
      </w:r>
      <w:r w:rsidR="00F23D7A">
        <w:rPr>
          <w:rFonts w:ascii="Times New Roman" w:hAnsi="Times New Roman" w:cs="Times New Roman"/>
          <w:sz w:val="24"/>
          <w:szCs w:val="24"/>
        </w:rPr>
        <w:t>), with a greater impact of the irrelevant global information on a local task than vice-versa</w:t>
      </w:r>
      <w:r w:rsidR="00110C5B" w:rsidRPr="00CF031F">
        <w:rPr>
          <w:rFonts w:ascii="Times New Roman" w:hAnsi="Times New Roman" w:cs="Times New Roman"/>
          <w:sz w:val="24"/>
          <w:szCs w:val="24"/>
        </w:rPr>
        <w:t>.</w:t>
      </w:r>
      <w:r w:rsidR="00F23D7A">
        <w:rPr>
          <w:rFonts w:ascii="Times New Roman" w:hAnsi="Times New Roman" w:cs="Times New Roman"/>
          <w:sz w:val="24"/>
          <w:szCs w:val="24"/>
        </w:rPr>
        <w:t xml:space="preserve"> </w:t>
      </w:r>
    </w:p>
    <w:p w14:paraId="56483DA0" w14:textId="77315373" w:rsidR="00F738ED" w:rsidRPr="00434536" w:rsidRDefault="004E6E5C" w:rsidP="009966A0">
      <w:pPr>
        <w:pStyle w:val="Heading3"/>
        <w:rPr>
          <w:rFonts w:ascii="Times New Roman" w:hAnsi="Times New Roman" w:cs="Times New Roman"/>
          <w:b/>
          <w:bCs/>
        </w:rPr>
        <w:pPrChange w:id="274" w:author="Daniel Lougen [2]" w:date="2025-03-25T14:56:00Z" w16du:dateUtc="2025-03-25T21:56:00Z">
          <w:pPr>
            <w:pStyle w:val="Heading3"/>
            <w:ind w:left="360"/>
          </w:pPr>
        </w:pPrChange>
      </w:pPr>
      <w:bookmarkStart w:id="275" w:name="_Toc193807078"/>
      <w:bookmarkStart w:id="276" w:name="_Toc193807141"/>
      <w:r>
        <w:rPr>
          <w:rFonts w:ascii="Times New Roman" w:hAnsi="Times New Roman" w:cs="Times New Roman"/>
          <w:b/>
          <w:bCs/>
        </w:rPr>
        <w:t>Time to a Fully Informed Response (</w:t>
      </w:r>
      <w:r w:rsidRPr="00DF3105">
        <w:rPr>
          <w:rFonts w:ascii="Times New Roman" w:hAnsi="Times New Roman" w:cs="Times New Roman"/>
          <w:b/>
          <w:bCs/>
          <w:i/>
          <w:iCs/>
        </w:rPr>
        <w:t>T</w:t>
      </w:r>
      <w:r w:rsidRPr="00DF3105">
        <w:rPr>
          <w:rFonts w:ascii="Times New Roman" w:hAnsi="Times New Roman" w:cs="Times New Roman"/>
          <w:b/>
          <w:bCs/>
          <w:i/>
          <w:iCs/>
          <w:vertAlign w:val="subscript"/>
        </w:rPr>
        <w:t>FIR</w:t>
      </w:r>
      <w:r>
        <w:rPr>
          <w:rFonts w:ascii="Times New Roman" w:hAnsi="Times New Roman" w:cs="Times New Roman"/>
          <w:b/>
          <w:bCs/>
        </w:rPr>
        <w:t>)</w:t>
      </w:r>
      <w:r w:rsidR="00F12374" w:rsidRPr="00991840">
        <w:rPr>
          <w:rFonts w:ascii="Times New Roman" w:hAnsi="Times New Roman" w:cs="Times New Roman"/>
          <w:b/>
          <w:bCs/>
        </w:rPr>
        <w:t xml:space="preserve"> Analysis</w:t>
      </w:r>
      <w:bookmarkEnd w:id="275"/>
      <w:bookmarkEnd w:id="276"/>
    </w:p>
    <w:p w14:paraId="0B110816" w14:textId="1F65AAF6" w:rsidR="00F12374" w:rsidRPr="0050107D" w:rsidRDefault="00683ED6" w:rsidP="00683ED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 analysis of </w:t>
      </w:r>
      <w:r w:rsidR="004924A4" w:rsidRPr="00DF3105">
        <w:rPr>
          <w:rFonts w:ascii="Times New Roman" w:hAnsi="Times New Roman" w:cs="Times New Roman"/>
          <w:i/>
          <w:iCs/>
          <w:sz w:val="24"/>
          <w:szCs w:val="24"/>
        </w:rPr>
        <w:t>T</w:t>
      </w:r>
      <w:r w:rsidR="004924A4" w:rsidRPr="00DF3105">
        <w:rPr>
          <w:rFonts w:ascii="Times New Roman" w:hAnsi="Times New Roman" w:cs="Times New Roman"/>
          <w:i/>
          <w:iCs/>
          <w:sz w:val="24"/>
          <w:szCs w:val="24"/>
          <w:vertAlign w:val="subscript"/>
        </w:rPr>
        <w:t>FIR</w:t>
      </w:r>
      <w:r w:rsidR="004924A4">
        <w:rPr>
          <w:rFonts w:ascii="Times New Roman" w:hAnsi="Times New Roman" w:cs="Times New Roman"/>
          <w:sz w:val="24"/>
          <w:szCs w:val="24"/>
        </w:rPr>
        <w:t xml:space="preserve"> </w:t>
      </w:r>
      <w:r w:rsidR="00097DD2">
        <w:rPr>
          <w:rFonts w:ascii="Times New Roman" w:hAnsi="Times New Roman" w:cs="Times New Roman"/>
          <w:sz w:val="24"/>
          <w:szCs w:val="24"/>
        </w:rPr>
        <w:t>(Figure 8D)</w:t>
      </w:r>
      <w:r>
        <w:rPr>
          <w:rFonts w:ascii="Times New Roman" w:hAnsi="Times New Roman" w:cs="Times New Roman"/>
          <w:sz w:val="24"/>
          <w:szCs w:val="24"/>
        </w:rPr>
        <w:t xml:space="preserve"> yielded</w:t>
      </w:r>
      <w:r w:rsidR="00F738ED" w:rsidRPr="00F738ED">
        <w:rPr>
          <w:rFonts w:ascii="Times New Roman" w:hAnsi="Times New Roman" w:cs="Times New Roman"/>
          <w:sz w:val="24"/>
          <w:szCs w:val="24"/>
        </w:rPr>
        <w:t xml:space="preserve"> a statistically significant main effect of Task, </w:t>
      </w:r>
      <w:proofErr w:type="gramStart"/>
      <w:r w:rsidR="00F738ED" w:rsidRPr="00F738ED">
        <w:rPr>
          <w:rFonts w:ascii="Times New Roman" w:hAnsi="Times New Roman" w:cs="Times New Roman"/>
          <w:sz w:val="24"/>
          <w:szCs w:val="24"/>
        </w:rPr>
        <w:t>F(</w:t>
      </w:r>
      <w:proofErr w:type="gramEnd"/>
      <w:r w:rsidR="00F738ED" w:rsidRPr="00F738ED">
        <w:rPr>
          <w:rFonts w:ascii="Times New Roman" w:hAnsi="Times New Roman" w:cs="Times New Roman"/>
          <w:sz w:val="24"/>
          <w:szCs w:val="24"/>
        </w:rPr>
        <w:t>1,13)=69.09, p&lt;.001, partial η</w:t>
      </w:r>
      <w:r w:rsidR="00F738ED" w:rsidRPr="00F738ED">
        <w:rPr>
          <w:rFonts w:ascii="Times New Roman" w:hAnsi="Times New Roman" w:cs="Times New Roman"/>
          <w:sz w:val="24"/>
          <w:szCs w:val="24"/>
          <w:vertAlign w:val="superscript"/>
        </w:rPr>
        <w:t>2</w:t>
      </w:r>
      <w:r w:rsidR="00F738ED" w:rsidRPr="00F738ED">
        <w:rPr>
          <w:rFonts w:ascii="Times New Roman" w:hAnsi="Times New Roman" w:cs="Times New Roman"/>
          <w:sz w:val="24"/>
          <w:szCs w:val="24"/>
        </w:rPr>
        <w:t xml:space="preserve">=0.84, 95% CI [0.61,0.92], indicating that </w:t>
      </w:r>
      <w:r w:rsidR="004924A4">
        <w:rPr>
          <w:rFonts w:ascii="Times New Roman" w:hAnsi="Times New Roman" w:cs="Times New Roman"/>
          <w:sz w:val="24"/>
          <w:szCs w:val="24"/>
        </w:rPr>
        <w:t>the time to form a fully informed response (the sum of the non-decision and decision times)</w:t>
      </w:r>
      <w:r w:rsidR="00F738ED" w:rsidRPr="00F738ED">
        <w:rPr>
          <w:rFonts w:ascii="Times New Roman" w:hAnsi="Times New Roman" w:cs="Times New Roman"/>
          <w:sz w:val="24"/>
          <w:szCs w:val="24"/>
        </w:rPr>
        <w:t xml:space="preserve"> differed significantly between </w:t>
      </w:r>
      <w:r w:rsidR="001521DA">
        <w:rPr>
          <w:rFonts w:ascii="Times New Roman" w:hAnsi="Times New Roman" w:cs="Times New Roman"/>
          <w:sz w:val="24"/>
          <w:szCs w:val="24"/>
        </w:rPr>
        <w:t>the global and local levels</w:t>
      </w:r>
      <w:r w:rsidR="00F738ED" w:rsidRPr="00F738ED">
        <w:rPr>
          <w:rFonts w:ascii="Times New Roman" w:hAnsi="Times New Roman" w:cs="Times New Roman"/>
          <w:sz w:val="24"/>
          <w:szCs w:val="24"/>
        </w:rPr>
        <w:t xml:space="preserve">. There was also a significant main effect of Congruency, </w:t>
      </w:r>
      <w:proofErr w:type="gramStart"/>
      <w:r w:rsidR="00F738ED" w:rsidRPr="00F738ED">
        <w:rPr>
          <w:rFonts w:ascii="Times New Roman" w:hAnsi="Times New Roman" w:cs="Times New Roman"/>
          <w:sz w:val="24"/>
          <w:szCs w:val="24"/>
        </w:rPr>
        <w:t>F(</w:t>
      </w:r>
      <w:proofErr w:type="gramEnd"/>
      <w:r w:rsidR="00F738ED" w:rsidRPr="00F738ED">
        <w:rPr>
          <w:rFonts w:ascii="Times New Roman" w:hAnsi="Times New Roman" w:cs="Times New Roman"/>
          <w:sz w:val="24"/>
          <w:szCs w:val="24"/>
        </w:rPr>
        <w:t>2,26)=40.21</w:t>
      </w:r>
      <w:r w:rsidR="00F738ED">
        <w:rPr>
          <w:rFonts w:ascii="Times New Roman" w:hAnsi="Times New Roman" w:cs="Times New Roman"/>
          <w:sz w:val="24"/>
          <w:szCs w:val="24"/>
        </w:rPr>
        <w:t xml:space="preserve">, </w:t>
      </w:r>
      <w:r w:rsidR="00F738ED" w:rsidRPr="00F738ED">
        <w:rPr>
          <w:rFonts w:ascii="Times New Roman" w:hAnsi="Times New Roman" w:cs="Times New Roman"/>
          <w:sz w:val="24"/>
          <w:szCs w:val="24"/>
        </w:rPr>
        <w:t>p&lt;.001, partial η</w:t>
      </w:r>
      <w:r w:rsidR="00F738ED" w:rsidRPr="00F738ED">
        <w:rPr>
          <w:rFonts w:ascii="Times New Roman" w:hAnsi="Times New Roman" w:cs="Times New Roman"/>
          <w:sz w:val="24"/>
          <w:szCs w:val="24"/>
          <w:vertAlign w:val="superscript"/>
        </w:rPr>
        <w:t>2</w:t>
      </w:r>
      <w:r w:rsidR="00F738ED" w:rsidRPr="00F738ED">
        <w:rPr>
          <w:rFonts w:ascii="Times New Roman" w:hAnsi="Times New Roman" w:cs="Times New Roman"/>
          <w:sz w:val="24"/>
          <w:szCs w:val="24"/>
        </w:rPr>
        <w:t>=0.76, 95%</w:t>
      </w:r>
      <w:r w:rsidR="00F738ED">
        <w:rPr>
          <w:rFonts w:ascii="Times New Roman" w:hAnsi="Times New Roman" w:cs="Times New Roman"/>
          <w:sz w:val="24"/>
          <w:szCs w:val="24"/>
        </w:rPr>
        <w:t xml:space="preserve"> </w:t>
      </w:r>
      <w:r w:rsidR="00F738ED" w:rsidRPr="00F738ED">
        <w:rPr>
          <w:rFonts w:ascii="Times New Roman" w:hAnsi="Times New Roman" w:cs="Times New Roman"/>
          <w:sz w:val="24"/>
          <w:szCs w:val="24"/>
        </w:rPr>
        <w:t>[0.56,0.85], suggesting that</w:t>
      </w:r>
      <w:bookmarkStart w:id="277" w:name="OLE_LINK20"/>
      <w:r w:rsidR="00F738ED" w:rsidRPr="00F738ED">
        <w:rPr>
          <w:rFonts w:ascii="Times New Roman" w:hAnsi="Times New Roman" w:cs="Times New Roman"/>
          <w:sz w:val="24"/>
          <w:szCs w:val="24"/>
        </w:rPr>
        <w:t xml:space="preserve"> </w:t>
      </w:r>
      <w:r w:rsidR="004924A4" w:rsidRPr="00297EB3">
        <w:rPr>
          <w:rFonts w:ascii="Times New Roman" w:hAnsi="Times New Roman" w:cs="Times New Roman"/>
          <w:i/>
          <w:iCs/>
          <w:sz w:val="24"/>
          <w:szCs w:val="24"/>
        </w:rPr>
        <w:t>T</w:t>
      </w:r>
      <w:r w:rsidR="004924A4" w:rsidRPr="00297EB3">
        <w:rPr>
          <w:rFonts w:ascii="Times New Roman" w:hAnsi="Times New Roman" w:cs="Times New Roman"/>
          <w:i/>
          <w:iCs/>
          <w:sz w:val="24"/>
          <w:szCs w:val="24"/>
          <w:vertAlign w:val="subscript"/>
        </w:rPr>
        <w:t>FIR</w:t>
      </w:r>
      <w:r w:rsidR="004924A4" w:rsidRPr="00DF3105">
        <w:rPr>
          <w:rFonts w:ascii="Times New Roman" w:hAnsi="Times New Roman" w:cs="Times New Roman"/>
          <w:sz w:val="24"/>
          <w:szCs w:val="24"/>
        </w:rPr>
        <w:t xml:space="preserve"> </w:t>
      </w:r>
      <w:bookmarkEnd w:id="277"/>
      <w:r w:rsidR="00F738ED" w:rsidRPr="00F738ED">
        <w:rPr>
          <w:rFonts w:ascii="Times New Roman" w:hAnsi="Times New Roman" w:cs="Times New Roman"/>
          <w:sz w:val="24"/>
          <w:szCs w:val="24"/>
        </w:rPr>
        <w:t xml:space="preserve">varied across congruent, control, and incongruent conditions. Additionally, a significant Task × Congruency interaction was found, </w:t>
      </w:r>
      <w:proofErr w:type="gramStart"/>
      <w:r w:rsidR="00F738ED" w:rsidRPr="00F738ED">
        <w:rPr>
          <w:rFonts w:ascii="Times New Roman" w:hAnsi="Times New Roman" w:cs="Times New Roman"/>
          <w:sz w:val="24"/>
          <w:szCs w:val="24"/>
        </w:rPr>
        <w:t>F(</w:t>
      </w:r>
      <w:proofErr w:type="gramEnd"/>
      <w:r w:rsidR="00F738ED" w:rsidRPr="00F738ED">
        <w:rPr>
          <w:rFonts w:ascii="Times New Roman" w:hAnsi="Times New Roman" w:cs="Times New Roman"/>
          <w:sz w:val="24"/>
          <w:szCs w:val="24"/>
        </w:rPr>
        <w:t>2,26)=31.</w:t>
      </w:r>
      <w:r w:rsidR="00F738ED">
        <w:rPr>
          <w:rFonts w:ascii="Times New Roman" w:hAnsi="Times New Roman" w:cs="Times New Roman"/>
          <w:sz w:val="24"/>
          <w:szCs w:val="24"/>
        </w:rPr>
        <w:t>37</w:t>
      </w:r>
      <w:r w:rsidR="00F738ED" w:rsidRPr="00F738ED">
        <w:rPr>
          <w:rFonts w:ascii="Times New Roman" w:hAnsi="Times New Roman" w:cs="Times New Roman"/>
          <w:sz w:val="24"/>
          <w:szCs w:val="24"/>
        </w:rPr>
        <w:t>, p&lt;.001, partial η</w:t>
      </w:r>
      <w:r w:rsidR="00F738ED" w:rsidRPr="00F738ED">
        <w:rPr>
          <w:rFonts w:ascii="Times New Roman" w:hAnsi="Times New Roman" w:cs="Times New Roman"/>
          <w:sz w:val="24"/>
          <w:szCs w:val="24"/>
          <w:vertAlign w:val="superscript"/>
        </w:rPr>
        <w:t>2</w:t>
      </w:r>
      <w:r w:rsidR="00F738ED" w:rsidRPr="00F738ED">
        <w:rPr>
          <w:rFonts w:ascii="Times New Roman" w:hAnsi="Times New Roman" w:cs="Times New Roman"/>
          <w:sz w:val="24"/>
          <w:szCs w:val="24"/>
        </w:rPr>
        <w:t xml:space="preserve">=0.71, 95% CI [0.48,0.82], indicating that the effect of Congruency on </w:t>
      </w:r>
      <w:r w:rsidR="004924A4" w:rsidRPr="00297EB3">
        <w:rPr>
          <w:rFonts w:ascii="Times New Roman" w:hAnsi="Times New Roman" w:cs="Times New Roman"/>
          <w:i/>
          <w:iCs/>
          <w:sz w:val="24"/>
          <w:szCs w:val="24"/>
        </w:rPr>
        <w:t>T</w:t>
      </w:r>
      <w:r w:rsidR="004924A4" w:rsidRPr="00297EB3">
        <w:rPr>
          <w:rFonts w:ascii="Times New Roman" w:hAnsi="Times New Roman" w:cs="Times New Roman"/>
          <w:i/>
          <w:iCs/>
          <w:sz w:val="24"/>
          <w:szCs w:val="24"/>
          <w:vertAlign w:val="subscript"/>
        </w:rPr>
        <w:t>FIR</w:t>
      </w:r>
      <w:r w:rsidR="004924A4" w:rsidRPr="00297EB3">
        <w:rPr>
          <w:rFonts w:ascii="Times New Roman" w:hAnsi="Times New Roman" w:cs="Times New Roman"/>
          <w:sz w:val="24"/>
          <w:szCs w:val="24"/>
        </w:rPr>
        <w:t xml:space="preserve"> </w:t>
      </w:r>
      <w:r w:rsidR="00F738ED" w:rsidRPr="00F738ED">
        <w:rPr>
          <w:rFonts w:ascii="Times New Roman" w:hAnsi="Times New Roman" w:cs="Times New Roman"/>
          <w:sz w:val="24"/>
          <w:szCs w:val="24"/>
        </w:rPr>
        <w:t>was moderated by the task type.</w:t>
      </w:r>
      <w:r w:rsidR="002E2D4F">
        <w:rPr>
          <w:rFonts w:ascii="Times New Roman" w:hAnsi="Times New Roman" w:cs="Times New Roman"/>
          <w:sz w:val="24"/>
          <w:szCs w:val="24"/>
        </w:rPr>
        <w:t xml:space="preserve"> </w:t>
      </w:r>
    </w:p>
    <w:p w14:paraId="60857336" w14:textId="02AD1CEA" w:rsidR="007479E2" w:rsidRDefault="00E35F5D" w:rsidP="007479E2">
      <w:pPr>
        <w:spacing w:line="480" w:lineRule="auto"/>
        <w:ind w:firstLine="720"/>
        <w:rPr>
          <w:rFonts w:ascii="Times New Roman" w:hAnsi="Times New Roman" w:cs="Times New Roman"/>
          <w:sz w:val="24"/>
          <w:szCs w:val="24"/>
        </w:rPr>
      </w:pPr>
      <w:commentRangeStart w:id="278"/>
      <w:r>
        <w:rPr>
          <w:rFonts w:ascii="Times New Roman" w:hAnsi="Times New Roman" w:cs="Times New Roman"/>
          <w:sz w:val="24"/>
          <w:szCs w:val="24"/>
        </w:rPr>
        <w:t>The</w:t>
      </w:r>
      <w:r w:rsidR="007479E2" w:rsidRPr="007479E2">
        <w:rPr>
          <w:rFonts w:ascii="Times New Roman" w:hAnsi="Times New Roman" w:cs="Times New Roman"/>
          <w:sz w:val="24"/>
          <w:szCs w:val="24"/>
        </w:rPr>
        <w:t xml:space="preserve"> analysis of </w:t>
      </w:r>
      <w:r w:rsidR="00634646" w:rsidRPr="00DF3105">
        <w:rPr>
          <w:rFonts w:ascii="Times New Roman" w:hAnsi="Times New Roman" w:cs="Times New Roman"/>
          <w:i/>
          <w:iCs/>
          <w:sz w:val="24"/>
          <w:szCs w:val="24"/>
        </w:rPr>
        <w:t>T</w:t>
      </w:r>
      <w:r w:rsidR="00634646" w:rsidRPr="00DF3105">
        <w:rPr>
          <w:rFonts w:ascii="Times New Roman" w:hAnsi="Times New Roman" w:cs="Times New Roman"/>
          <w:i/>
          <w:iCs/>
          <w:sz w:val="24"/>
          <w:szCs w:val="24"/>
          <w:vertAlign w:val="subscript"/>
        </w:rPr>
        <w:t>FIR</w:t>
      </w:r>
      <w:r w:rsidR="00634646" w:rsidRPr="007479E2">
        <w:rPr>
          <w:rFonts w:ascii="Times New Roman" w:hAnsi="Times New Roman" w:cs="Times New Roman"/>
          <w:sz w:val="24"/>
          <w:szCs w:val="24"/>
        </w:rPr>
        <w:t xml:space="preserve"> </w:t>
      </w:r>
      <w:r w:rsidR="00C5159C" w:rsidRPr="00C5159C">
        <w:rPr>
          <w:rFonts w:ascii="Times New Roman" w:hAnsi="Times New Roman" w:cs="Times New Roman"/>
          <w:sz w:val="24"/>
          <w:szCs w:val="24"/>
        </w:rPr>
        <w:t xml:space="preserve">revealed significant global precedence and interference effects. The </w:t>
      </w:r>
      <w:r w:rsidR="00634646">
        <w:rPr>
          <w:rFonts w:ascii="Times New Roman" w:hAnsi="Times New Roman" w:cs="Times New Roman"/>
          <w:sz w:val="24"/>
          <w:szCs w:val="24"/>
        </w:rPr>
        <w:t>robust GPE</w:t>
      </w:r>
      <w:r w:rsidR="00C5159C" w:rsidRPr="00C5159C">
        <w:rPr>
          <w:rFonts w:ascii="Times New Roman" w:hAnsi="Times New Roman" w:cs="Times New Roman"/>
          <w:sz w:val="24"/>
          <w:szCs w:val="24"/>
        </w:rPr>
        <w:t xml:space="preserve"> was evidenced by</w:t>
      </w:r>
      <w:r w:rsidR="00634646">
        <w:rPr>
          <w:rFonts w:ascii="Times New Roman" w:hAnsi="Times New Roman" w:cs="Times New Roman"/>
          <w:sz w:val="24"/>
          <w:szCs w:val="24"/>
        </w:rPr>
        <w:t xml:space="preserve"> the finding that the local control trials took</w:t>
      </w:r>
      <w:r w:rsidR="00C5159C" w:rsidRPr="00C5159C">
        <w:rPr>
          <w:rFonts w:ascii="Times New Roman" w:hAnsi="Times New Roman" w:cs="Times New Roman"/>
          <w:sz w:val="24"/>
          <w:szCs w:val="24"/>
        </w:rPr>
        <w:t xml:space="preserve"> </w:t>
      </w:r>
      <w:ins w:id="279" w:author="Daniel Lougen [2]" w:date="2025-03-24T12:58:00Z" w16du:dateUtc="2025-03-24T19:58:00Z">
        <w:r w:rsidR="005A07AD">
          <w:rPr>
            <w:rFonts w:ascii="Times New Roman" w:hAnsi="Times New Roman" w:cs="Times New Roman"/>
            <w:sz w:val="24"/>
            <w:szCs w:val="24"/>
          </w:rPr>
          <w:t>43</w:t>
        </w:r>
      </w:ins>
      <w:del w:id="280" w:author="Daniel Lougen [2]" w:date="2025-03-24T12:58:00Z" w16du:dateUtc="2025-03-24T19:58:00Z">
        <w:r w:rsidR="00C5159C" w:rsidRPr="00C5159C" w:rsidDel="005A07AD">
          <w:rPr>
            <w:rFonts w:ascii="Times New Roman" w:hAnsi="Times New Roman" w:cs="Times New Roman"/>
            <w:sz w:val="24"/>
            <w:szCs w:val="24"/>
          </w:rPr>
          <w:delText>61</w:delText>
        </w:r>
      </w:del>
      <w:r w:rsidR="00C5159C" w:rsidRPr="00C5159C">
        <w:rPr>
          <w:rFonts w:ascii="Times New Roman" w:hAnsi="Times New Roman" w:cs="Times New Roman"/>
          <w:sz w:val="24"/>
          <w:szCs w:val="24"/>
        </w:rPr>
        <w:t xml:space="preserve"> </w:t>
      </w:r>
      <w:proofErr w:type="spellStart"/>
      <w:r w:rsidR="00C5159C" w:rsidRPr="00C5159C">
        <w:rPr>
          <w:rFonts w:ascii="Times New Roman" w:hAnsi="Times New Roman" w:cs="Times New Roman"/>
          <w:sz w:val="24"/>
          <w:szCs w:val="24"/>
        </w:rPr>
        <w:t>ms</w:t>
      </w:r>
      <w:proofErr w:type="spellEnd"/>
      <w:r w:rsidR="00C5159C" w:rsidRPr="00C5159C">
        <w:rPr>
          <w:rFonts w:ascii="Times New Roman" w:hAnsi="Times New Roman" w:cs="Times New Roman"/>
          <w:sz w:val="24"/>
          <w:szCs w:val="24"/>
        </w:rPr>
        <w:t xml:space="preserve"> </w:t>
      </w:r>
      <w:r w:rsidR="00634646">
        <w:rPr>
          <w:rFonts w:ascii="Times New Roman" w:hAnsi="Times New Roman" w:cs="Times New Roman"/>
          <w:sz w:val="24"/>
          <w:szCs w:val="24"/>
        </w:rPr>
        <w:t>longer to reach an accuracy of 90% compared to the global control trials</w:t>
      </w:r>
      <w:r w:rsidR="00C5159C" w:rsidRPr="00C5159C">
        <w:rPr>
          <w:rFonts w:ascii="Times New Roman" w:hAnsi="Times New Roman" w:cs="Times New Roman"/>
          <w:sz w:val="24"/>
          <w:szCs w:val="24"/>
        </w:rPr>
        <w:t>,</w:t>
      </w:r>
      <w:r w:rsidR="00C5159C">
        <w:rPr>
          <w:rFonts w:ascii="Times New Roman" w:hAnsi="Times New Roman" w:cs="Times New Roman"/>
          <w:sz w:val="24"/>
          <w:szCs w:val="24"/>
        </w:rPr>
        <w:t xml:space="preserve"> </w:t>
      </w:r>
      <w:proofErr w:type="gramStart"/>
      <w:r w:rsidR="007479E2" w:rsidRPr="007479E2">
        <w:rPr>
          <w:rFonts w:ascii="Times New Roman" w:hAnsi="Times New Roman" w:cs="Times New Roman"/>
          <w:sz w:val="24"/>
          <w:szCs w:val="24"/>
        </w:rPr>
        <w:t>t(</w:t>
      </w:r>
      <w:proofErr w:type="gramEnd"/>
      <w:r w:rsidR="007479E2" w:rsidRPr="007479E2">
        <w:rPr>
          <w:rFonts w:ascii="Times New Roman" w:hAnsi="Times New Roman" w:cs="Times New Roman"/>
          <w:sz w:val="24"/>
          <w:szCs w:val="24"/>
        </w:rPr>
        <w:t>19.18) = -3.83, p = .00112, d = -1.44, 95% CI [-2.44, -0.40]</w:t>
      </w:r>
      <w:r w:rsidR="00103932">
        <w:rPr>
          <w:rFonts w:ascii="Times New Roman" w:hAnsi="Times New Roman" w:cs="Times New Roman"/>
          <w:sz w:val="24"/>
          <w:szCs w:val="24"/>
        </w:rPr>
        <w:t xml:space="preserve">. </w:t>
      </w:r>
      <w:r w:rsidR="00C5159C" w:rsidRPr="00C5159C">
        <w:rPr>
          <w:rFonts w:ascii="Times New Roman" w:hAnsi="Times New Roman" w:cs="Times New Roman"/>
          <w:sz w:val="24"/>
          <w:szCs w:val="24"/>
        </w:rPr>
        <w:t xml:space="preserve">Similarly, a substantial </w:t>
      </w:r>
      <w:r w:rsidR="00634646">
        <w:rPr>
          <w:rFonts w:ascii="Times New Roman" w:hAnsi="Times New Roman" w:cs="Times New Roman"/>
          <w:sz w:val="24"/>
          <w:szCs w:val="24"/>
        </w:rPr>
        <w:t>GIE</w:t>
      </w:r>
      <w:r w:rsidR="004338C7">
        <w:rPr>
          <w:rFonts w:ascii="Times New Roman" w:hAnsi="Times New Roman" w:cs="Times New Roman"/>
          <w:sz w:val="24"/>
          <w:szCs w:val="24"/>
        </w:rPr>
        <w:t xml:space="preserve"> </w:t>
      </w:r>
      <w:r w:rsidR="00C5159C" w:rsidRPr="00C5159C">
        <w:rPr>
          <w:rFonts w:ascii="Times New Roman" w:hAnsi="Times New Roman" w:cs="Times New Roman"/>
          <w:sz w:val="24"/>
          <w:szCs w:val="24"/>
        </w:rPr>
        <w:t xml:space="preserve">was observed, with </w:t>
      </w:r>
      <w:r w:rsidR="00634646">
        <w:rPr>
          <w:rFonts w:ascii="Times New Roman" w:hAnsi="Times New Roman" w:cs="Times New Roman"/>
          <w:sz w:val="24"/>
          <w:szCs w:val="24"/>
        </w:rPr>
        <w:t xml:space="preserve">the impact of irrelevant global information on a local task </w:t>
      </w:r>
      <w:r w:rsidR="00C5159C" w:rsidRPr="00C5159C">
        <w:rPr>
          <w:rFonts w:ascii="Times New Roman" w:hAnsi="Times New Roman" w:cs="Times New Roman"/>
          <w:sz w:val="24"/>
          <w:szCs w:val="24"/>
        </w:rPr>
        <w:t>7</w:t>
      </w:r>
      <w:ins w:id="281" w:author="Daniel Lougen [2]" w:date="2025-03-24T12:57:00Z" w16du:dateUtc="2025-03-24T19:57:00Z">
        <w:r w:rsidR="005A07AD">
          <w:rPr>
            <w:rFonts w:ascii="Times New Roman" w:hAnsi="Times New Roman" w:cs="Times New Roman"/>
            <w:sz w:val="24"/>
            <w:szCs w:val="24"/>
          </w:rPr>
          <w:t>0</w:t>
        </w:r>
      </w:ins>
      <w:del w:id="282" w:author="Daniel Lougen [2]" w:date="2025-03-24T12:57:00Z" w16du:dateUtc="2025-03-24T19:57:00Z">
        <w:r w:rsidR="00C5159C" w:rsidRPr="00C5159C" w:rsidDel="005A07AD">
          <w:rPr>
            <w:rFonts w:ascii="Times New Roman" w:hAnsi="Times New Roman" w:cs="Times New Roman"/>
            <w:sz w:val="24"/>
            <w:szCs w:val="24"/>
          </w:rPr>
          <w:delText>1</w:delText>
        </w:r>
      </w:del>
      <w:r w:rsidR="00C5159C" w:rsidRPr="00C5159C">
        <w:rPr>
          <w:rFonts w:ascii="Times New Roman" w:hAnsi="Times New Roman" w:cs="Times New Roman"/>
          <w:sz w:val="24"/>
          <w:szCs w:val="24"/>
        </w:rPr>
        <w:t xml:space="preserve"> </w:t>
      </w:r>
      <w:proofErr w:type="spellStart"/>
      <w:r w:rsidR="00C5159C" w:rsidRPr="00C5159C">
        <w:rPr>
          <w:rFonts w:ascii="Times New Roman" w:hAnsi="Times New Roman" w:cs="Times New Roman"/>
          <w:sz w:val="24"/>
          <w:szCs w:val="24"/>
        </w:rPr>
        <w:t>ms</w:t>
      </w:r>
      <w:proofErr w:type="spellEnd"/>
      <w:r w:rsidR="00C5159C" w:rsidRPr="00C5159C">
        <w:rPr>
          <w:rFonts w:ascii="Times New Roman" w:hAnsi="Times New Roman" w:cs="Times New Roman"/>
          <w:sz w:val="24"/>
          <w:szCs w:val="24"/>
        </w:rPr>
        <w:t xml:space="preserve"> </w:t>
      </w:r>
      <w:r w:rsidR="00634646">
        <w:rPr>
          <w:rFonts w:ascii="Times New Roman" w:hAnsi="Times New Roman" w:cs="Times New Roman"/>
          <w:sz w:val="24"/>
          <w:szCs w:val="24"/>
        </w:rPr>
        <w:t>than the reverse</w:t>
      </w:r>
      <w:r w:rsidR="00C5159C" w:rsidRPr="00C5159C">
        <w:rPr>
          <w:rFonts w:ascii="Times New Roman" w:hAnsi="Times New Roman" w:cs="Times New Roman"/>
          <w:sz w:val="24"/>
          <w:szCs w:val="24"/>
        </w:rPr>
        <w:t>,</w:t>
      </w:r>
      <w:r w:rsidR="00C5159C">
        <w:rPr>
          <w:rFonts w:ascii="Times New Roman" w:hAnsi="Times New Roman" w:cs="Times New Roman"/>
          <w:sz w:val="24"/>
          <w:szCs w:val="24"/>
        </w:rPr>
        <w:t xml:space="preserve"> </w:t>
      </w:r>
      <w:proofErr w:type="gramStart"/>
      <w:r w:rsidR="007479E2" w:rsidRPr="007479E2">
        <w:rPr>
          <w:rFonts w:ascii="Times New Roman" w:hAnsi="Times New Roman" w:cs="Times New Roman"/>
          <w:sz w:val="24"/>
          <w:szCs w:val="24"/>
        </w:rPr>
        <w:t>t(</w:t>
      </w:r>
      <w:proofErr w:type="gramEnd"/>
      <w:r w:rsidR="007479E2" w:rsidRPr="007479E2">
        <w:rPr>
          <w:rFonts w:ascii="Times New Roman" w:hAnsi="Times New Roman" w:cs="Times New Roman"/>
          <w:sz w:val="24"/>
          <w:szCs w:val="24"/>
        </w:rPr>
        <w:t>50.94) = -6.32, p &lt; .00000007, d = -1.77, 95% CI [-2.41, -1.12].</w:t>
      </w:r>
      <w:r w:rsidR="0084718B">
        <w:rPr>
          <w:rFonts w:ascii="Times New Roman" w:hAnsi="Times New Roman" w:cs="Times New Roman"/>
          <w:sz w:val="24"/>
          <w:szCs w:val="24"/>
        </w:rPr>
        <w:t xml:space="preserve"> </w:t>
      </w:r>
      <w:r w:rsidR="00C5159C" w:rsidRPr="00C5159C">
        <w:rPr>
          <w:rFonts w:ascii="Times New Roman" w:hAnsi="Times New Roman" w:cs="Times New Roman"/>
          <w:sz w:val="24"/>
          <w:szCs w:val="24"/>
        </w:rPr>
        <w:t xml:space="preserve">These findings demonstrate that the </w:t>
      </w:r>
      <w:r w:rsidR="00634646">
        <w:rPr>
          <w:rFonts w:ascii="Times New Roman" w:hAnsi="Times New Roman" w:cs="Times New Roman"/>
          <w:sz w:val="24"/>
          <w:szCs w:val="24"/>
        </w:rPr>
        <w:t>processing time required to allow for a fully informed response</w:t>
      </w:r>
      <w:r w:rsidR="00C5159C" w:rsidRPr="00C5159C">
        <w:rPr>
          <w:rFonts w:ascii="Times New Roman" w:hAnsi="Times New Roman" w:cs="Times New Roman"/>
          <w:sz w:val="24"/>
          <w:szCs w:val="24"/>
        </w:rPr>
        <w:t xml:space="preserve"> is influenced by both precedence and interference effects.</w:t>
      </w:r>
      <w:commentRangeEnd w:id="278"/>
      <w:r w:rsidR="00F23D7A">
        <w:rPr>
          <w:rStyle w:val="CommentReference"/>
        </w:rPr>
        <w:commentReference w:id="278"/>
      </w:r>
    </w:p>
    <w:p w14:paraId="13C22462" w14:textId="0D54FDBF" w:rsidR="00C5159C" w:rsidRPr="00C5159C" w:rsidDel="006340DC" w:rsidRDefault="00C5159C" w:rsidP="00C5159C">
      <w:pPr>
        <w:spacing w:line="480" w:lineRule="auto"/>
        <w:ind w:firstLine="720"/>
        <w:rPr>
          <w:del w:id="283" w:author="Daniel Lougen [2]" w:date="2025-03-24T11:47:00Z" w16du:dateUtc="2025-03-24T18:47:00Z"/>
          <w:rFonts w:ascii="Times New Roman" w:hAnsi="Times New Roman" w:cs="Times New Roman"/>
          <w:sz w:val="24"/>
          <w:szCs w:val="24"/>
        </w:rPr>
      </w:pPr>
      <w:commentRangeStart w:id="284"/>
      <w:del w:id="285" w:author="Daniel Lougen [2]" w:date="2025-03-24T11:47:00Z" w16du:dateUtc="2025-03-24T18:47:00Z">
        <w:r w:rsidRPr="00C5159C" w:rsidDel="006340DC">
          <w:rPr>
            <w:rFonts w:ascii="Times New Roman" w:hAnsi="Times New Roman" w:cs="Times New Roman"/>
            <w:sz w:val="24"/>
            <w:szCs w:val="24"/>
          </w:rPr>
          <w:lastRenderedPageBreak/>
          <w:delText xml:space="preserve">Overall, the </w:delText>
        </w:r>
        <w:commentRangeStart w:id="286"/>
        <w:r w:rsidRPr="00C5159C" w:rsidDel="006340DC">
          <w:rPr>
            <w:rFonts w:ascii="Times New Roman" w:hAnsi="Times New Roman" w:cs="Times New Roman"/>
            <w:sz w:val="24"/>
            <w:szCs w:val="24"/>
          </w:rPr>
          <w:delText>parameters are comparable to mean RT in their effectiveness at capturing precedence and interference effects</w:delText>
        </w:r>
        <w:commentRangeEnd w:id="286"/>
        <w:r w:rsidR="001076FB" w:rsidDel="006340DC">
          <w:rPr>
            <w:rStyle w:val="CommentReference"/>
          </w:rPr>
          <w:commentReference w:id="286"/>
        </w:r>
        <w:r w:rsidRPr="00C5159C" w:rsidDel="006340DC">
          <w:rPr>
            <w:rFonts w:ascii="Times New Roman" w:hAnsi="Times New Roman" w:cs="Times New Roman"/>
            <w:sz w:val="24"/>
            <w:szCs w:val="24"/>
          </w:rPr>
          <w:delText xml:space="preserve">. </w:delText>
        </w:r>
        <w:commentRangeStart w:id="287"/>
        <w:r w:rsidRPr="00C5159C" w:rsidDel="006340DC">
          <w:rPr>
            <w:rFonts w:ascii="Times New Roman" w:hAnsi="Times New Roman" w:cs="Times New Roman"/>
            <w:sz w:val="24"/>
            <w:szCs w:val="24"/>
          </w:rPr>
          <w:delText>Non-decision times, for example, emphasize differences that stem from conflicting information rather than the attended level</w:delText>
        </w:r>
        <w:commentRangeEnd w:id="287"/>
        <w:r w:rsidR="001076FB" w:rsidDel="006340DC">
          <w:rPr>
            <w:rStyle w:val="CommentReference"/>
          </w:rPr>
          <w:commentReference w:id="287"/>
        </w:r>
        <w:r w:rsidRPr="00C5159C" w:rsidDel="006340DC">
          <w:rPr>
            <w:rFonts w:ascii="Times New Roman" w:hAnsi="Times New Roman" w:cs="Times New Roman"/>
            <w:sz w:val="24"/>
            <w:szCs w:val="24"/>
          </w:rPr>
          <w:delText xml:space="preserve">, offering deeper insights into the underlying cognitive mechanisms. This level of precision is particularly critical when examining individual differences, such as in </w:delText>
        </w:r>
        <w:r w:rsidRPr="006C1E60" w:rsidDel="006340DC">
          <w:rPr>
            <w:rFonts w:ascii="Times New Roman" w:hAnsi="Times New Roman" w:cs="Times New Roman"/>
            <w:sz w:val="24"/>
            <w:szCs w:val="24"/>
          </w:rPr>
          <w:delText xml:space="preserve">individuals with ASD, where the subtlety of these parameters can determine whether key effects are detected or overlooked. </w:delText>
        </w:r>
      </w:del>
      <w:commentRangeStart w:id="288"/>
      <w:del w:id="289" w:author="Daniel Lougen [2]" w:date="2025-03-24T11:43:00Z" w16du:dateUtc="2025-03-24T18:43:00Z">
        <w:r w:rsidRPr="00C5159C" w:rsidDel="006C1E60">
          <w:rPr>
            <w:rFonts w:ascii="Times New Roman" w:hAnsi="Times New Roman" w:cs="Times New Roman"/>
            <w:sz w:val="24"/>
            <w:szCs w:val="24"/>
          </w:rPr>
          <w:delText xml:space="preserve">When considered comparatively, it becomes evident that </w:delText>
        </w:r>
      </w:del>
      <w:del w:id="290" w:author="Daniel Lougen [2]" w:date="2025-03-24T11:39:00Z" w16du:dateUtc="2025-03-24T18:39:00Z">
        <w:r w:rsidRPr="00C5159C" w:rsidDel="003A447D">
          <w:rPr>
            <w:rFonts w:ascii="Times New Roman" w:hAnsi="Times New Roman" w:cs="Times New Roman"/>
            <w:sz w:val="24"/>
            <w:szCs w:val="24"/>
          </w:rPr>
          <w:delText xml:space="preserve">while </w:delText>
        </w:r>
      </w:del>
      <w:del w:id="291" w:author="Daniel Lougen [2]" w:date="2025-03-24T11:43:00Z" w16du:dateUtc="2025-03-24T18:43:00Z">
        <w:r w:rsidRPr="00C5159C" w:rsidDel="006C1E60">
          <w:rPr>
            <w:rFonts w:ascii="Times New Roman" w:hAnsi="Times New Roman" w:cs="Times New Roman"/>
            <w:sz w:val="24"/>
            <w:szCs w:val="24"/>
          </w:rPr>
          <w:delText>each parameter demonstrates unique</w:delText>
        </w:r>
      </w:del>
      <w:del w:id="292" w:author="Daniel Lougen [2]" w:date="2025-03-24T11:39:00Z" w16du:dateUtc="2025-03-24T18:39:00Z">
        <w:r w:rsidRPr="00C5159C" w:rsidDel="003A447D">
          <w:rPr>
            <w:rFonts w:ascii="Times New Roman" w:hAnsi="Times New Roman" w:cs="Times New Roman"/>
            <w:sz w:val="24"/>
            <w:szCs w:val="24"/>
          </w:rPr>
          <w:delText xml:space="preserve"> differences individually, their true strength lies in their combined use. </w:delText>
        </w:r>
      </w:del>
      <w:del w:id="293" w:author="Daniel Lougen [2]" w:date="2025-03-24T11:47:00Z" w16du:dateUtc="2025-03-24T18:47:00Z">
        <w:r w:rsidRPr="00C5159C" w:rsidDel="006340DC">
          <w:rPr>
            <w:rFonts w:ascii="Times New Roman" w:hAnsi="Times New Roman" w:cs="Times New Roman"/>
            <w:sz w:val="24"/>
            <w:szCs w:val="24"/>
          </w:rPr>
          <w:delText xml:space="preserve">The cumulative metric, </w:delText>
        </w:r>
        <w:r w:rsidR="004338C7" w:rsidRPr="00DF3105" w:rsidDel="006340DC">
          <w:rPr>
            <w:rFonts w:ascii="Times New Roman" w:hAnsi="Times New Roman" w:cs="Times New Roman"/>
            <w:i/>
            <w:iCs/>
            <w:sz w:val="24"/>
            <w:szCs w:val="24"/>
          </w:rPr>
          <w:delText>T</w:delText>
        </w:r>
        <w:r w:rsidR="004338C7" w:rsidRPr="00DF3105" w:rsidDel="006340DC">
          <w:rPr>
            <w:rFonts w:ascii="Times New Roman" w:hAnsi="Times New Roman" w:cs="Times New Roman"/>
            <w:i/>
            <w:iCs/>
            <w:sz w:val="24"/>
            <w:szCs w:val="24"/>
            <w:vertAlign w:val="subscript"/>
          </w:rPr>
          <w:delText>FIR</w:delText>
        </w:r>
        <w:r w:rsidRPr="00C5159C" w:rsidDel="006340DC">
          <w:rPr>
            <w:rFonts w:ascii="Times New Roman" w:hAnsi="Times New Roman" w:cs="Times New Roman"/>
            <w:sz w:val="24"/>
            <w:szCs w:val="24"/>
          </w:rPr>
          <w:delText xml:space="preserve">, stands out as </w:delText>
        </w:r>
      </w:del>
      <w:del w:id="294" w:author="Daniel Lougen [2]" w:date="2025-03-24T11:41:00Z" w16du:dateUtc="2025-03-24T18:41:00Z">
        <w:r w:rsidRPr="00C5159C" w:rsidDel="003A447D">
          <w:rPr>
            <w:rFonts w:ascii="Times New Roman" w:hAnsi="Times New Roman" w:cs="Times New Roman"/>
            <w:sz w:val="24"/>
            <w:szCs w:val="24"/>
          </w:rPr>
          <w:delText xml:space="preserve">a superior measure </w:delText>
        </w:r>
      </w:del>
      <w:del w:id="295" w:author="Daniel Lougen [2]" w:date="2025-03-24T11:47:00Z" w16du:dateUtc="2025-03-24T18:47:00Z">
        <w:r w:rsidRPr="00C5159C" w:rsidDel="006340DC">
          <w:rPr>
            <w:rFonts w:ascii="Times New Roman" w:hAnsi="Times New Roman" w:cs="Times New Roman"/>
            <w:sz w:val="24"/>
            <w:szCs w:val="24"/>
          </w:rPr>
          <w:delText xml:space="preserve">due to its ability to minimize noise and </w:delText>
        </w:r>
      </w:del>
      <w:del w:id="296" w:author="Daniel Lougen [2]" w:date="2025-03-24T11:42:00Z" w16du:dateUtc="2025-03-24T18:42:00Z">
        <w:r w:rsidRPr="00C5159C" w:rsidDel="003A447D">
          <w:rPr>
            <w:rFonts w:ascii="Times New Roman" w:hAnsi="Times New Roman" w:cs="Times New Roman"/>
            <w:sz w:val="24"/>
            <w:szCs w:val="24"/>
          </w:rPr>
          <w:delText>more effectively capture both precedence and interference effects.</w:delText>
        </w:r>
        <w:commentRangeEnd w:id="284"/>
        <w:r w:rsidR="00EF6B36" w:rsidDel="003A447D">
          <w:rPr>
            <w:rStyle w:val="CommentReference"/>
          </w:rPr>
          <w:commentReference w:id="284"/>
        </w:r>
        <w:commentRangeEnd w:id="288"/>
        <w:r w:rsidR="00235728" w:rsidDel="003A447D">
          <w:rPr>
            <w:rStyle w:val="CommentReference"/>
          </w:rPr>
          <w:commentReference w:id="288"/>
        </w:r>
      </w:del>
    </w:p>
    <w:p w14:paraId="6684A66E" w14:textId="5D5566B4" w:rsidR="002F7FB9" w:rsidRPr="00A06ADE" w:rsidRDefault="002F7FB9" w:rsidP="00DF3105">
      <w:pPr>
        <w:pStyle w:val="Heading2"/>
        <w:spacing w:line="480" w:lineRule="auto"/>
        <w:jc w:val="both"/>
        <w:rPr>
          <w:rFonts w:ascii="Times New Roman" w:hAnsi="Times New Roman" w:cs="Times New Roman"/>
          <w:b/>
          <w:bCs/>
        </w:rPr>
      </w:pPr>
      <w:bookmarkStart w:id="297" w:name="_Toc193807079"/>
      <w:bookmarkStart w:id="298" w:name="_Toc193807142"/>
      <w:r>
        <w:rPr>
          <w:rFonts w:ascii="Times New Roman" w:hAnsi="Times New Roman" w:cs="Times New Roman"/>
          <w:b/>
          <w:bCs/>
        </w:rPr>
        <w:t>Individual Differences</w:t>
      </w:r>
      <w:bookmarkEnd w:id="297"/>
      <w:bookmarkEnd w:id="298"/>
    </w:p>
    <w:p w14:paraId="73F48E46" w14:textId="4DB61F50" w:rsidR="00AA419C" w:rsidRPr="00AA419C" w:rsidRDefault="006065EA" w:rsidP="00AA419C">
      <w:pPr>
        <w:spacing w:line="480" w:lineRule="auto"/>
        <w:ind w:firstLine="720"/>
      </w:pPr>
      <w:r>
        <w:rPr>
          <w:noProof/>
        </w:rPr>
        <mc:AlternateContent>
          <mc:Choice Requires="wps">
            <w:drawing>
              <wp:anchor distT="0" distB="0" distL="114300" distR="114300" simplePos="0" relativeHeight="251675648" behindDoc="0" locked="0" layoutInCell="1" allowOverlap="1" wp14:anchorId="29253776" wp14:editId="1609CD5F">
                <wp:simplePos x="0" y="0"/>
                <wp:positionH relativeFrom="margin">
                  <wp:align>left</wp:align>
                </wp:positionH>
                <wp:positionV relativeFrom="margin">
                  <wp:align>bottom</wp:align>
                </wp:positionV>
                <wp:extent cx="5162550" cy="5233035"/>
                <wp:effectExtent l="0" t="0" r="0" b="5715"/>
                <wp:wrapTopAndBottom/>
                <wp:docPr id="1816411031" name="Text Box 1"/>
                <wp:cNvGraphicFramePr/>
                <a:graphic xmlns:a="http://schemas.openxmlformats.org/drawingml/2006/main">
                  <a:graphicData uri="http://schemas.microsoft.com/office/word/2010/wordprocessingShape">
                    <wps:wsp>
                      <wps:cNvSpPr txBox="1"/>
                      <wps:spPr>
                        <a:xfrm>
                          <a:off x="0" y="0"/>
                          <a:ext cx="5162550" cy="5233035"/>
                        </a:xfrm>
                        <a:prstGeom prst="rect">
                          <a:avLst/>
                        </a:prstGeom>
                        <a:solidFill>
                          <a:prstClr val="white"/>
                        </a:solidFill>
                        <a:ln>
                          <a:noFill/>
                        </a:ln>
                      </wps:spPr>
                      <wps:txbx>
                        <w:txbxContent>
                          <w:p w14:paraId="5E3100B9" w14:textId="77777777" w:rsidR="00C30458" w:rsidRDefault="00C30458" w:rsidP="00C30458">
                            <w:pPr>
                              <w:rPr>
                                <w:noProof/>
                              </w:rPr>
                            </w:pPr>
                          </w:p>
                          <w:p w14:paraId="2D3B6B87" w14:textId="289B0C71" w:rsidR="00C30458" w:rsidRPr="00C30458" w:rsidRDefault="00C30458" w:rsidP="00C30458">
                            <w:r>
                              <w:rPr>
                                <w:noProof/>
                              </w:rPr>
                              <w:drawing>
                                <wp:inline distT="0" distB="0" distL="0" distR="0" wp14:anchorId="00F2630B" wp14:editId="6804AFAC">
                                  <wp:extent cx="5162550" cy="2047875"/>
                                  <wp:effectExtent l="0" t="0" r="0" b="9525"/>
                                  <wp:docPr id="8097517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4490" name="Picture 14"/>
                                          <pic:cNvPicPr/>
                                        </pic:nvPicPr>
                                        <pic:blipFill>
                                          <a:blip r:embed="rId21">
                                            <a:extLst>
                                              <a:ext uri="{28A0092B-C50C-407E-A947-70E740481C1C}">
                                                <a14:useLocalDpi xmlns:a14="http://schemas.microsoft.com/office/drawing/2010/main" val="0"/>
                                              </a:ext>
                                            </a:extLst>
                                          </a:blip>
                                          <a:srcRect t="14740" b="14740"/>
                                          <a:stretch>
                                            <a:fillRect/>
                                          </a:stretch>
                                        </pic:blipFill>
                                        <pic:spPr bwMode="auto">
                                          <a:xfrm>
                                            <a:off x="0" y="0"/>
                                            <a:ext cx="5162550" cy="2047875"/>
                                          </a:xfrm>
                                          <a:prstGeom prst="rect">
                                            <a:avLst/>
                                          </a:prstGeom>
                                          <a:ln>
                                            <a:noFill/>
                                          </a:ln>
                                          <a:extLst>
                                            <a:ext uri="{53640926-AAD7-44D8-BBD7-CCE9431645EC}">
                                              <a14:shadowObscured xmlns:a14="http://schemas.microsoft.com/office/drawing/2010/main"/>
                                            </a:ext>
                                          </a:extLst>
                                        </pic:spPr>
                                      </pic:pic>
                                    </a:graphicData>
                                  </a:graphic>
                                </wp:inline>
                              </w:drawing>
                            </w:r>
                          </w:p>
                          <w:p w14:paraId="38D5506A" w14:textId="77777777" w:rsidR="00C30458" w:rsidRDefault="00C30458" w:rsidP="00C30458">
                            <w:pPr>
                              <w:pStyle w:val="Caption"/>
                              <w:rPr>
                                <w:noProof/>
                              </w:rPr>
                            </w:pPr>
                          </w:p>
                          <w:p w14:paraId="4D662CF6" w14:textId="000AC933" w:rsidR="00C30458" w:rsidRDefault="00C30458" w:rsidP="00C30458">
                            <w:pPr>
                              <w:pStyle w:val="Caption"/>
                            </w:pPr>
                            <w:r>
                              <w:rPr>
                                <w:noProof/>
                              </w:rPr>
                              <w:drawing>
                                <wp:inline distT="0" distB="0" distL="0" distR="0" wp14:anchorId="6F076ABA" wp14:editId="35527CB8">
                                  <wp:extent cx="5162550" cy="2105025"/>
                                  <wp:effectExtent l="0" t="0" r="0" b="9525"/>
                                  <wp:docPr id="243896017" name="Picture 15"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0182" name="Picture 15" descr="A comparison of a graph&#10;&#10;Description automatically generated"/>
                                          <pic:cNvPicPr/>
                                        </pic:nvPicPr>
                                        <pic:blipFill rotWithShape="1">
                                          <a:blip r:embed="rId22">
                                            <a:extLst>
                                              <a:ext uri="{28A0092B-C50C-407E-A947-70E740481C1C}">
                                                <a14:useLocalDpi xmlns:a14="http://schemas.microsoft.com/office/drawing/2010/main" val="0"/>
                                              </a:ext>
                                            </a:extLst>
                                          </a:blip>
                                          <a:srcRect t="13448" b="14060"/>
                                          <a:stretch/>
                                        </pic:blipFill>
                                        <pic:spPr bwMode="auto">
                                          <a:xfrm>
                                            <a:off x="0" y="0"/>
                                            <a:ext cx="5162550" cy="2105025"/>
                                          </a:xfrm>
                                          <a:prstGeom prst="rect">
                                            <a:avLst/>
                                          </a:prstGeom>
                                          <a:ln>
                                            <a:noFill/>
                                          </a:ln>
                                          <a:extLst>
                                            <a:ext uri="{53640926-AAD7-44D8-BBD7-CCE9431645EC}">
                                              <a14:shadowObscured xmlns:a14="http://schemas.microsoft.com/office/drawing/2010/main"/>
                                            </a:ext>
                                          </a:extLst>
                                        </pic:spPr>
                                      </pic:pic>
                                    </a:graphicData>
                                  </a:graphic>
                                </wp:inline>
                              </w:drawing>
                            </w:r>
                          </w:p>
                          <w:p w14:paraId="05540DBD" w14:textId="38FC496A" w:rsidR="00C30458" w:rsidRPr="00BC2422" w:rsidRDefault="00C30458" w:rsidP="00C30458">
                            <w:pPr>
                              <w:pStyle w:val="Caption"/>
                              <w:rPr>
                                <w:noProof/>
                                <w:sz w:val="22"/>
                                <w:szCs w:val="22"/>
                              </w:rPr>
                            </w:pPr>
                            <w:r>
                              <w:t xml:space="preserve">Figure </w:t>
                            </w:r>
                            <w:r w:rsidR="001552B8">
                              <w:t>8</w:t>
                            </w:r>
                            <w:r>
                              <w:t xml:space="preserve"> Individual Subjects Tachometric Curves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9253776" id="Text Box 1" o:spid="_x0000_s1033" type="#_x0000_t202" style="position:absolute;left:0;text-align:left;margin-left:0;margin-top:0;width:406.5pt;height:412.05pt;z-index:251675648;visibility:visible;mso-wrap-style:square;mso-height-percent:0;mso-wrap-distance-left:9pt;mso-wrap-distance-top:0;mso-wrap-distance-right:9pt;mso-wrap-distance-bottom:0;mso-position-horizontal:left;mso-position-horizontal-relative:margin;mso-position-vertical:bottom;mso-position-vertical-relative:margin;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" stroked="f">
                <v:textbox style="mso-fit-shape-to-text:t" inset="0,0,0,0">
                  <w:txbxContent>
                    <w:p w14:paraId="5E3100B9" w14:textId="77777777" w:rsidR="00C30458" w:rsidRDefault="00C30458" w:rsidP="00C30458">
                      <w:pPr>
                        <w:rPr>
                          <w:noProof/>
                        </w:rPr>
                      </w:pPr>
                    </w:p>
                    <w:p w14:paraId="2D3B6B87" w14:textId="289B0C71" w:rsidR="00C30458" w:rsidRPr="00C30458" w:rsidRDefault="00C30458" w:rsidP="00C30458">
                      <w:r>
                        <w:rPr>
                          <w:noProof/>
                        </w:rPr>
                        <w:drawing>
                          <wp:inline distT="0" distB="0" distL="0" distR="0" wp14:anchorId="00F2630B" wp14:editId="6804AFAC">
                            <wp:extent cx="5162550" cy="2047875"/>
                            <wp:effectExtent l="0" t="0" r="0" b="9525"/>
                            <wp:docPr id="8097517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4490" name="Picture 14"/>
                                    <pic:cNvPicPr/>
                                  </pic:nvPicPr>
                                  <pic:blipFill>
                                    <a:blip r:embed="rId21">
                                      <a:extLst>
                                        <a:ext uri="{28A0092B-C50C-407E-A947-70E740481C1C}">
                                          <a14:useLocalDpi xmlns:a14="http://schemas.microsoft.com/office/drawing/2010/main" val="0"/>
                                        </a:ext>
                                      </a:extLst>
                                    </a:blip>
                                    <a:srcRect t="14740" b="14740"/>
                                    <a:stretch>
                                      <a:fillRect/>
                                    </a:stretch>
                                  </pic:blipFill>
                                  <pic:spPr bwMode="auto">
                                    <a:xfrm>
                                      <a:off x="0" y="0"/>
                                      <a:ext cx="5162550" cy="2047875"/>
                                    </a:xfrm>
                                    <a:prstGeom prst="rect">
                                      <a:avLst/>
                                    </a:prstGeom>
                                    <a:ln>
                                      <a:noFill/>
                                    </a:ln>
                                    <a:extLst>
                                      <a:ext uri="{53640926-AAD7-44D8-BBD7-CCE9431645EC}">
                                        <a14:shadowObscured xmlns:a14="http://schemas.microsoft.com/office/drawing/2010/main"/>
                                      </a:ext>
                                    </a:extLst>
                                  </pic:spPr>
                                </pic:pic>
                              </a:graphicData>
                            </a:graphic>
                          </wp:inline>
                        </w:drawing>
                      </w:r>
                    </w:p>
                    <w:p w14:paraId="38D5506A" w14:textId="77777777" w:rsidR="00C30458" w:rsidRDefault="00C30458" w:rsidP="00C30458">
                      <w:pPr>
                        <w:pStyle w:val="Caption"/>
                        <w:rPr>
                          <w:noProof/>
                        </w:rPr>
                      </w:pPr>
                    </w:p>
                    <w:p w14:paraId="4D662CF6" w14:textId="000AC933" w:rsidR="00C30458" w:rsidRDefault="00C30458" w:rsidP="00C30458">
                      <w:pPr>
                        <w:pStyle w:val="Caption"/>
                      </w:pPr>
                      <w:r>
                        <w:rPr>
                          <w:noProof/>
                        </w:rPr>
                        <w:drawing>
                          <wp:inline distT="0" distB="0" distL="0" distR="0" wp14:anchorId="6F076ABA" wp14:editId="35527CB8">
                            <wp:extent cx="5162550" cy="2105025"/>
                            <wp:effectExtent l="0" t="0" r="0" b="9525"/>
                            <wp:docPr id="243896017" name="Picture 15"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0182" name="Picture 15" descr="A comparison of a graph&#10;&#10;Description automatically generated"/>
                                    <pic:cNvPicPr/>
                                  </pic:nvPicPr>
                                  <pic:blipFill rotWithShape="1">
                                    <a:blip r:embed="rId22">
                                      <a:extLst>
                                        <a:ext uri="{28A0092B-C50C-407E-A947-70E740481C1C}">
                                          <a14:useLocalDpi xmlns:a14="http://schemas.microsoft.com/office/drawing/2010/main" val="0"/>
                                        </a:ext>
                                      </a:extLst>
                                    </a:blip>
                                    <a:srcRect t="13448" b="14060"/>
                                    <a:stretch/>
                                  </pic:blipFill>
                                  <pic:spPr bwMode="auto">
                                    <a:xfrm>
                                      <a:off x="0" y="0"/>
                                      <a:ext cx="5162550" cy="2105025"/>
                                    </a:xfrm>
                                    <a:prstGeom prst="rect">
                                      <a:avLst/>
                                    </a:prstGeom>
                                    <a:ln>
                                      <a:noFill/>
                                    </a:ln>
                                    <a:extLst>
                                      <a:ext uri="{53640926-AAD7-44D8-BBD7-CCE9431645EC}">
                                        <a14:shadowObscured xmlns:a14="http://schemas.microsoft.com/office/drawing/2010/main"/>
                                      </a:ext>
                                    </a:extLst>
                                  </pic:spPr>
                                </pic:pic>
                              </a:graphicData>
                            </a:graphic>
                          </wp:inline>
                        </w:drawing>
                      </w:r>
                    </w:p>
                    <w:p w14:paraId="05540DBD" w14:textId="38FC496A" w:rsidR="00C30458" w:rsidRPr="00BC2422" w:rsidRDefault="00C30458" w:rsidP="00C30458">
                      <w:pPr>
                        <w:pStyle w:val="Caption"/>
                        <w:rPr>
                          <w:noProof/>
                          <w:sz w:val="22"/>
                          <w:szCs w:val="22"/>
                        </w:rPr>
                      </w:pPr>
                      <w:r>
                        <w:t xml:space="preserve">Figure </w:t>
                      </w:r>
                      <w:r w:rsidR="001552B8">
                        <w:t>8</w:t>
                      </w:r>
                      <w:r>
                        <w:t xml:space="preserve"> Individual Subjects Tachometric Curves</w:t>
                      </w:r>
                    </w:p>
                  </w:txbxContent>
                </v:textbox>
                <w10:wrap type="topAndBottom" anchorx="margin" anchory="margin"/>
              </v:shape>
            </w:pict>
          </mc:Fallback>
        </mc:AlternateContent>
      </w:r>
      <w:r w:rsidR="00D24621" w:rsidRPr="00D24621">
        <w:t xml:space="preserve"> </w:t>
      </w:r>
      <w:r w:rsidR="00AA419C" w:rsidRPr="00AA419C">
        <w:rPr>
          <w:rFonts w:ascii="Times New Roman" w:hAnsi="Times New Roman" w:cs="Times New Roman"/>
          <w:sz w:val="24"/>
          <w:szCs w:val="24"/>
        </w:rPr>
        <w:t xml:space="preserve">The overall </w:t>
      </w:r>
      <w:r w:rsidR="004338C7">
        <w:rPr>
          <w:rFonts w:ascii="Times New Roman" w:hAnsi="Times New Roman" w:cs="Times New Roman"/>
          <w:sz w:val="24"/>
          <w:szCs w:val="24"/>
        </w:rPr>
        <w:t>goal</w:t>
      </w:r>
      <w:r w:rsidR="004338C7" w:rsidRPr="00AA419C">
        <w:rPr>
          <w:rFonts w:ascii="Times New Roman" w:hAnsi="Times New Roman" w:cs="Times New Roman"/>
          <w:sz w:val="24"/>
          <w:szCs w:val="24"/>
        </w:rPr>
        <w:t xml:space="preserve"> </w:t>
      </w:r>
      <w:r w:rsidR="00AA419C" w:rsidRPr="00AA419C">
        <w:rPr>
          <w:rFonts w:ascii="Times New Roman" w:hAnsi="Times New Roman" w:cs="Times New Roman"/>
          <w:sz w:val="24"/>
          <w:szCs w:val="24"/>
        </w:rPr>
        <w:t xml:space="preserve">of the study </w:t>
      </w:r>
      <w:r w:rsidR="004338C7">
        <w:rPr>
          <w:rFonts w:ascii="Times New Roman" w:hAnsi="Times New Roman" w:cs="Times New Roman"/>
          <w:sz w:val="24"/>
          <w:szCs w:val="24"/>
        </w:rPr>
        <w:t>was</w:t>
      </w:r>
      <w:r w:rsidR="004338C7" w:rsidRPr="00AA419C">
        <w:rPr>
          <w:rFonts w:ascii="Times New Roman" w:hAnsi="Times New Roman" w:cs="Times New Roman"/>
          <w:sz w:val="24"/>
          <w:szCs w:val="24"/>
        </w:rPr>
        <w:t xml:space="preserve"> </w:t>
      </w:r>
      <w:r w:rsidR="00AA419C" w:rsidRPr="00AA419C">
        <w:rPr>
          <w:rFonts w:ascii="Times New Roman" w:hAnsi="Times New Roman" w:cs="Times New Roman"/>
          <w:sz w:val="24"/>
          <w:szCs w:val="24"/>
        </w:rPr>
        <w:t xml:space="preserve">to </w:t>
      </w:r>
      <w:r w:rsidR="004338C7">
        <w:rPr>
          <w:rFonts w:ascii="Times New Roman" w:hAnsi="Times New Roman" w:cs="Times New Roman"/>
          <w:sz w:val="24"/>
          <w:szCs w:val="24"/>
        </w:rPr>
        <w:t>determine whether the CR task provides</w:t>
      </w:r>
      <w:r w:rsidR="004338C7" w:rsidRPr="00AA419C">
        <w:rPr>
          <w:rFonts w:ascii="Times New Roman" w:hAnsi="Times New Roman" w:cs="Times New Roman"/>
          <w:sz w:val="24"/>
          <w:szCs w:val="24"/>
        </w:rPr>
        <w:t xml:space="preserve"> </w:t>
      </w:r>
      <w:r w:rsidR="00AA419C" w:rsidRPr="00AA419C">
        <w:rPr>
          <w:rFonts w:ascii="Times New Roman" w:hAnsi="Times New Roman" w:cs="Times New Roman"/>
          <w:sz w:val="24"/>
          <w:szCs w:val="24"/>
        </w:rPr>
        <w:t>a robust methodology</w:t>
      </w:r>
      <w:r w:rsidR="004338C7">
        <w:rPr>
          <w:rFonts w:ascii="Times New Roman" w:hAnsi="Times New Roman" w:cs="Times New Roman"/>
          <w:sz w:val="24"/>
          <w:szCs w:val="24"/>
        </w:rPr>
        <w:t xml:space="preserve"> </w:t>
      </w:r>
      <w:r w:rsidR="00AA419C" w:rsidRPr="00AA419C">
        <w:rPr>
          <w:rFonts w:ascii="Times New Roman" w:hAnsi="Times New Roman" w:cs="Times New Roman"/>
          <w:sz w:val="24"/>
          <w:szCs w:val="24"/>
        </w:rPr>
        <w:t>for</w:t>
      </w:r>
      <w:r w:rsidR="004338C7">
        <w:rPr>
          <w:rFonts w:ascii="Times New Roman" w:hAnsi="Times New Roman" w:cs="Times New Roman"/>
          <w:sz w:val="24"/>
          <w:szCs w:val="24"/>
        </w:rPr>
        <w:t xml:space="preserve"> assessing the time course of global and local processing, and for</w:t>
      </w:r>
      <w:r w:rsidR="00AA419C" w:rsidRPr="00AA419C">
        <w:rPr>
          <w:rFonts w:ascii="Times New Roman" w:hAnsi="Times New Roman" w:cs="Times New Roman"/>
          <w:sz w:val="24"/>
          <w:szCs w:val="24"/>
        </w:rPr>
        <w:t xml:space="preserve"> </w:t>
      </w:r>
      <w:r w:rsidR="004338C7">
        <w:rPr>
          <w:rFonts w:ascii="Times New Roman" w:hAnsi="Times New Roman" w:cs="Times New Roman"/>
          <w:sz w:val="24"/>
          <w:szCs w:val="24"/>
        </w:rPr>
        <w:t>quantifying</w:t>
      </w:r>
      <w:r w:rsidR="004338C7" w:rsidRPr="00AA419C">
        <w:rPr>
          <w:rFonts w:ascii="Times New Roman" w:hAnsi="Times New Roman" w:cs="Times New Roman"/>
          <w:sz w:val="24"/>
          <w:szCs w:val="24"/>
        </w:rPr>
        <w:t xml:space="preserve"> </w:t>
      </w:r>
      <w:r w:rsidR="00AA419C" w:rsidRPr="00AA419C">
        <w:rPr>
          <w:rFonts w:ascii="Times New Roman" w:hAnsi="Times New Roman" w:cs="Times New Roman"/>
          <w:sz w:val="24"/>
          <w:szCs w:val="24"/>
        </w:rPr>
        <w:t>individual differences</w:t>
      </w:r>
      <w:r w:rsidR="004338C7">
        <w:rPr>
          <w:rFonts w:ascii="Times New Roman" w:hAnsi="Times New Roman" w:cs="Times New Roman"/>
          <w:sz w:val="24"/>
          <w:szCs w:val="24"/>
        </w:rPr>
        <w:t xml:space="preserve"> in these measures</w:t>
      </w:r>
      <w:r w:rsidR="00AA419C" w:rsidRPr="00AA419C">
        <w:rPr>
          <w:rFonts w:ascii="Times New Roman" w:hAnsi="Times New Roman" w:cs="Times New Roman"/>
          <w:sz w:val="24"/>
          <w:szCs w:val="24"/>
        </w:rPr>
        <w:t>, addressing areas that have traditionally produced inconclusive results with RT measures. By analyzing parameters within subjects, it becomes clear that individuals are affected differently by precedence and interference effects</w:t>
      </w:r>
      <w:r w:rsidR="00AA419C" w:rsidRPr="00AA419C">
        <w:t>.</w:t>
      </w:r>
    </w:p>
    <w:p w14:paraId="0803040D" w14:textId="78D397DD" w:rsidR="00AA419C" w:rsidRPr="00AA419C" w:rsidRDefault="00AA419C" w:rsidP="00AA419C">
      <w:pPr>
        <w:spacing w:line="480" w:lineRule="auto"/>
        <w:ind w:firstLine="720"/>
        <w:rPr>
          <w:rFonts w:ascii="Times New Roman" w:hAnsi="Times New Roman" w:cs="Times New Roman"/>
          <w:sz w:val="24"/>
          <w:szCs w:val="24"/>
        </w:rPr>
      </w:pPr>
      <w:r w:rsidRPr="00AA419C">
        <w:rPr>
          <w:rFonts w:ascii="Times New Roman" w:hAnsi="Times New Roman" w:cs="Times New Roman"/>
          <w:sz w:val="24"/>
          <w:szCs w:val="24"/>
        </w:rPr>
        <w:lastRenderedPageBreak/>
        <w:t>For example, an analysis of Subject 8's control plot reveals the precedence effect through differences in the starting points and slopes of the curves</w:t>
      </w:r>
      <w:r w:rsidR="000702AE">
        <w:rPr>
          <w:rFonts w:ascii="Times New Roman" w:hAnsi="Times New Roman" w:cs="Times New Roman"/>
          <w:sz w:val="24"/>
          <w:szCs w:val="24"/>
        </w:rPr>
        <w:t xml:space="preserve"> in Figure 8</w:t>
      </w:r>
      <w:r w:rsidRPr="00AA419C">
        <w:rPr>
          <w:rFonts w:ascii="Times New Roman" w:hAnsi="Times New Roman" w:cs="Times New Roman"/>
          <w:sz w:val="24"/>
          <w:szCs w:val="24"/>
        </w:rPr>
        <w:t xml:space="preserve">. The </w:t>
      </w:r>
      <w:r w:rsidR="00C80457">
        <w:rPr>
          <w:rFonts w:ascii="Times New Roman" w:hAnsi="Times New Roman" w:cs="Times New Roman"/>
          <w:sz w:val="24"/>
          <w:szCs w:val="24"/>
        </w:rPr>
        <w:t>GPE</w:t>
      </w:r>
      <w:r w:rsidRPr="00AA419C">
        <w:rPr>
          <w:rFonts w:ascii="Times New Roman" w:hAnsi="Times New Roman" w:cs="Times New Roman"/>
          <w:sz w:val="24"/>
          <w:szCs w:val="24"/>
        </w:rPr>
        <w:t xml:space="preserve"> is represented by the difference in non-decision times, with the local curve starting later than the global curve. </w:t>
      </w:r>
      <w:r w:rsidR="00634A90" w:rsidRPr="00634A90">
        <w:rPr>
          <w:rFonts w:ascii="Times New Roman" w:hAnsi="Times New Roman" w:cs="Times New Roman"/>
          <w:sz w:val="24"/>
          <w:szCs w:val="24"/>
        </w:rPr>
        <w:t>It is also evident in the curve slope, where the decision time is longer, as indicated by the flatter slope. In the congruency plot, the global conditions and the local congruent condition cluster closely together due to the facilitative effect of global congruence on processing, while the local incongruent condition shows considerable latency. The differences primarily emerge in non-decision times, as the curves share similar slopes, indicating comparable decision times. This pattern suggests that the variance is predominantly attributed to when stimulus processing begins, driven by conflicting stimuli rather than the attended level.</w:t>
      </w:r>
    </w:p>
    <w:p w14:paraId="76BF1A7F" w14:textId="77777777" w:rsidR="00AA419C" w:rsidRPr="00AA419C" w:rsidRDefault="00AA419C" w:rsidP="00AA419C">
      <w:pPr>
        <w:spacing w:line="480" w:lineRule="auto"/>
        <w:ind w:firstLine="720"/>
        <w:rPr>
          <w:rFonts w:ascii="Times New Roman" w:hAnsi="Times New Roman" w:cs="Times New Roman"/>
          <w:sz w:val="24"/>
          <w:szCs w:val="24"/>
        </w:rPr>
      </w:pPr>
      <w:r w:rsidRPr="00AA419C">
        <w:rPr>
          <w:rFonts w:ascii="Times New Roman" w:hAnsi="Times New Roman" w:cs="Times New Roman"/>
          <w:sz w:val="24"/>
          <w:szCs w:val="24"/>
        </w:rPr>
        <w:t>In contrast, Subject 12's control plot in Figure 8 demonstrates the precedence effect in both decision and non-decision times. The subject exhibits a greater latency in decision times compared to Subject 8, along with a much longer decision-time slope. This indicates that the precedence effect influences both parameters. In the congruency plot, a much stronger task-level effect influences Subject 12's decision times, as the curves for the local condition flatten considerably. Interestingly, the interference effect manifests similarly in non-decision time but not in decision times. This suggests that the precedence effect primarily influences how long it takes this individual to process stimuli.</w:t>
      </w:r>
    </w:p>
    <w:p w14:paraId="00951C7A" w14:textId="1FD1A852" w:rsidR="00AA419C" w:rsidRDefault="00AA419C" w:rsidP="00AA419C">
      <w:pPr>
        <w:spacing w:line="480" w:lineRule="auto"/>
        <w:ind w:firstLine="720"/>
        <w:rPr>
          <w:rFonts w:ascii="Times New Roman" w:hAnsi="Times New Roman" w:cs="Times New Roman"/>
          <w:sz w:val="24"/>
          <w:szCs w:val="24"/>
        </w:rPr>
      </w:pPr>
      <w:r w:rsidRPr="00AA419C">
        <w:rPr>
          <w:rFonts w:ascii="Times New Roman" w:hAnsi="Times New Roman" w:cs="Times New Roman"/>
          <w:sz w:val="24"/>
          <w:szCs w:val="24"/>
        </w:rPr>
        <w:t xml:space="preserve">If RT were used alone, both precedence and interference effects would be observed, but their contributions would be limited to confirming their presence. By analyzing the parameters and curves, however, we can derive more detailed insights beyond the mere identification of these effects. This approach enables us to attribute differences in RT more precisely by </w:t>
      </w:r>
      <w:r w:rsidRPr="00AA419C">
        <w:rPr>
          <w:rFonts w:ascii="Times New Roman" w:hAnsi="Times New Roman" w:cs="Times New Roman"/>
          <w:sz w:val="24"/>
          <w:szCs w:val="24"/>
        </w:rPr>
        <w:lastRenderedPageBreak/>
        <w:t xml:space="preserve">disentangling them into decision and non-decision components, thereby providing a deeper and more nuanced understanding of the </w:t>
      </w:r>
      <w:r>
        <w:rPr>
          <w:rFonts w:ascii="Times New Roman" w:hAnsi="Times New Roman" w:cs="Times New Roman"/>
          <w:sz w:val="24"/>
          <w:szCs w:val="24"/>
        </w:rPr>
        <w:t>global precedence hypothesis</w:t>
      </w:r>
      <w:r w:rsidRPr="00AA419C">
        <w:rPr>
          <w:rFonts w:ascii="Times New Roman" w:hAnsi="Times New Roman" w:cs="Times New Roman"/>
          <w:sz w:val="24"/>
          <w:szCs w:val="24"/>
        </w:rPr>
        <w:t>.</w:t>
      </w:r>
    </w:p>
    <w:p w14:paraId="1EC3197A" w14:textId="776A2E0E" w:rsidR="00881FC7" w:rsidRPr="00F908C4" w:rsidRDefault="001B1060" w:rsidP="00AA419C">
      <w:pPr>
        <w:spacing w:line="480" w:lineRule="auto"/>
        <w:ind w:firstLine="720"/>
        <w:rPr>
          <w:rFonts w:ascii="Times New Roman" w:hAnsi="Times New Roman" w:cs="Times New Roman"/>
          <w:sz w:val="24"/>
          <w:szCs w:val="24"/>
        </w:rPr>
      </w:pPr>
      <w:r w:rsidRPr="00F908C4">
        <w:rPr>
          <w:rFonts w:ascii="Times New Roman" w:hAnsi="Times New Roman" w:cs="Times New Roman"/>
          <w:sz w:val="24"/>
          <w:szCs w:val="24"/>
        </w:rPr>
        <w:t xml:space="preserve">In </w:t>
      </w:r>
      <w:r w:rsidR="004B366F">
        <w:rPr>
          <w:rFonts w:ascii="Times New Roman" w:hAnsi="Times New Roman" w:cs="Times New Roman"/>
          <w:sz w:val="24"/>
          <w:szCs w:val="24"/>
        </w:rPr>
        <w:t xml:space="preserve">the </w:t>
      </w:r>
      <w:r w:rsidRPr="00F908C4">
        <w:rPr>
          <w:rFonts w:ascii="Times New Roman" w:hAnsi="Times New Roman" w:cs="Times New Roman"/>
          <w:sz w:val="24"/>
          <w:szCs w:val="24"/>
        </w:rPr>
        <w:t>case of</w:t>
      </w:r>
      <w:r w:rsidR="004B366F">
        <w:rPr>
          <w:rFonts w:ascii="Times New Roman" w:hAnsi="Times New Roman" w:cs="Times New Roman"/>
          <w:sz w:val="24"/>
          <w:szCs w:val="24"/>
        </w:rPr>
        <w:t xml:space="preserve"> each</w:t>
      </w:r>
      <w:r w:rsidRPr="00F908C4">
        <w:rPr>
          <w:rFonts w:ascii="Times New Roman" w:hAnsi="Times New Roman" w:cs="Times New Roman"/>
          <w:sz w:val="24"/>
          <w:szCs w:val="24"/>
        </w:rPr>
        <w:t xml:space="preserve"> subject, we see that references to the mean </w:t>
      </w:r>
      <w:r w:rsidR="00D34069" w:rsidRPr="00F908C4">
        <w:rPr>
          <w:rFonts w:ascii="Times New Roman" w:hAnsi="Times New Roman" w:cs="Times New Roman"/>
          <w:sz w:val="24"/>
          <w:szCs w:val="24"/>
        </w:rPr>
        <w:t>RT</w:t>
      </w:r>
      <w:r w:rsidRPr="00F908C4">
        <w:rPr>
          <w:rFonts w:ascii="Times New Roman" w:hAnsi="Times New Roman" w:cs="Times New Roman"/>
          <w:sz w:val="24"/>
          <w:szCs w:val="24"/>
        </w:rPr>
        <w:t xml:space="preserve"> do yield useful information. </w:t>
      </w:r>
      <w:r w:rsidR="00BC6CD5" w:rsidRPr="00F908C4">
        <w:rPr>
          <w:rFonts w:ascii="Times New Roman" w:hAnsi="Times New Roman" w:cs="Times New Roman"/>
          <w:sz w:val="24"/>
          <w:szCs w:val="24"/>
        </w:rPr>
        <w:t>But</w:t>
      </w:r>
      <w:r w:rsidRPr="00F908C4">
        <w:rPr>
          <w:rFonts w:ascii="Times New Roman" w:hAnsi="Times New Roman" w:cs="Times New Roman"/>
          <w:sz w:val="24"/>
          <w:szCs w:val="24"/>
        </w:rPr>
        <w:t xml:space="preserve"> do not deliver on the quantity or quality of data that one captures with </w:t>
      </w:r>
      <w:r w:rsidR="009908FE">
        <w:rPr>
          <w:rFonts w:ascii="Times New Roman" w:hAnsi="Times New Roman" w:cs="Times New Roman"/>
          <w:sz w:val="24"/>
          <w:szCs w:val="24"/>
        </w:rPr>
        <w:t>CR</w:t>
      </w:r>
      <w:r w:rsidR="009908FE" w:rsidRPr="000825AD">
        <w:rPr>
          <w:rFonts w:ascii="Times New Roman" w:hAnsi="Times New Roman" w:cs="Times New Roman"/>
          <w:sz w:val="24"/>
          <w:szCs w:val="24"/>
        </w:rPr>
        <w:t xml:space="preserve"> </w:t>
      </w:r>
      <w:r w:rsidRPr="00F908C4">
        <w:rPr>
          <w:rFonts w:ascii="Times New Roman" w:hAnsi="Times New Roman" w:cs="Times New Roman"/>
          <w:sz w:val="24"/>
          <w:szCs w:val="24"/>
        </w:rPr>
        <w:t xml:space="preserve">derived parameters. </w:t>
      </w:r>
      <w:r w:rsidR="00BA7461">
        <w:rPr>
          <w:rFonts w:ascii="Times New Roman" w:hAnsi="Times New Roman" w:cs="Times New Roman"/>
          <w:sz w:val="24"/>
          <w:szCs w:val="24"/>
        </w:rPr>
        <w:t xml:space="preserve">Within each participant’s </w:t>
      </w:r>
      <w:r w:rsidR="00D34069" w:rsidRPr="00F908C4">
        <w:rPr>
          <w:rFonts w:ascii="Times New Roman" w:hAnsi="Times New Roman" w:cs="Times New Roman"/>
          <w:sz w:val="24"/>
          <w:szCs w:val="24"/>
        </w:rPr>
        <w:t>RT</w:t>
      </w:r>
      <w:r w:rsidR="00BA7461">
        <w:rPr>
          <w:rFonts w:ascii="Times New Roman" w:hAnsi="Times New Roman" w:cs="Times New Roman"/>
          <w:sz w:val="24"/>
          <w:szCs w:val="24"/>
        </w:rPr>
        <w:t xml:space="preserve"> we</w:t>
      </w:r>
      <w:r w:rsidRPr="00F908C4">
        <w:rPr>
          <w:rFonts w:ascii="Times New Roman" w:hAnsi="Times New Roman" w:cs="Times New Roman"/>
          <w:sz w:val="24"/>
          <w:szCs w:val="24"/>
        </w:rPr>
        <w:t xml:space="preserve"> d</w:t>
      </w:r>
      <w:r w:rsidR="00A131C6" w:rsidRPr="00F908C4">
        <w:rPr>
          <w:rFonts w:ascii="Times New Roman" w:hAnsi="Times New Roman" w:cs="Times New Roman"/>
          <w:sz w:val="24"/>
          <w:szCs w:val="24"/>
        </w:rPr>
        <w:t>etected precedence effects well and interference to a lesser degree. When using the parameters we see that the precedence and interference effects are</w:t>
      </w:r>
      <w:r w:rsidR="00BA7461">
        <w:rPr>
          <w:rFonts w:ascii="Times New Roman" w:hAnsi="Times New Roman" w:cs="Times New Roman"/>
          <w:sz w:val="24"/>
          <w:szCs w:val="24"/>
        </w:rPr>
        <w:t xml:space="preserve"> detected and show varying degrees of those effects unique to that subject.</w:t>
      </w:r>
      <w:r w:rsidR="00A131C6" w:rsidRPr="00F908C4">
        <w:rPr>
          <w:rFonts w:ascii="Times New Roman" w:hAnsi="Times New Roman" w:cs="Times New Roman"/>
          <w:sz w:val="24"/>
          <w:szCs w:val="24"/>
        </w:rPr>
        <w:t xml:space="preserve"> </w:t>
      </w:r>
      <w:r w:rsidR="00BA7461">
        <w:rPr>
          <w:rFonts w:ascii="Times New Roman" w:hAnsi="Times New Roman" w:cs="Times New Roman"/>
          <w:sz w:val="24"/>
          <w:szCs w:val="24"/>
        </w:rPr>
        <w:t xml:space="preserve">Demonstrating that individual differences are capable of obscuring present effects in mean RT. </w:t>
      </w:r>
      <w:r w:rsidR="007E65BA">
        <w:rPr>
          <w:rFonts w:ascii="Times New Roman" w:hAnsi="Times New Roman" w:cs="Times New Roman"/>
          <w:sz w:val="24"/>
          <w:szCs w:val="24"/>
        </w:rPr>
        <w:t xml:space="preserve">In the case of ASD, we can better approach </w:t>
      </w:r>
      <w:r w:rsidR="004B366F">
        <w:rPr>
          <w:rFonts w:ascii="Times New Roman" w:hAnsi="Times New Roman" w:cs="Times New Roman"/>
          <w:sz w:val="24"/>
          <w:szCs w:val="24"/>
        </w:rPr>
        <w:t xml:space="preserve">prior inconclusive findings with a new light. Where, for example, we might find non-decision times reflect a deficit and the presence of a local bias in decision time obscures it. Understanding the structural components of our metrics is imperative if we want to examine the complexity of </w:t>
      </w:r>
      <w:r w:rsidR="00401AAF">
        <w:rPr>
          <w:rFonts w:ascii="Times New Roman" w:hAnsi="Times New Roman" w:cs="Times New Roman"/>
          <w:sz w:val="24"/>
          <w:szCs w:val="24"/>
        </w:rPr>
        <w:t>intra-individual differences.</w:t>
      </w:r>
    </w:p>
    <w:p w14:paraId="7FE43376" w14:textId="77777777" w:rsidR="007D5356" w:rsidRPr="00A06ADE" w:rsidRDefault="007D5356" w:rsidP="00DF3105">
      <w:pPr>
        <w:pStyle w:val="Heading1"/>
        <w:spacing w:line="480" w:lineRule="auto"/>
        <w:jc w:val="center"/>
        <w:rPr>
          <w:rFonts w:ascii="Times New Roman" w:hAnsi="Times New Roman" w:cs="Times New Roman"/>
          <w:b/>
          <w:bCs/>
        </w:rPr>
      </w:pPr>
      <w:bookmarkStart w:id="299" w:name="_Toc193807080"/>
      <w:bookmarkStart w:id="300" w:name="_Toc193807143"/>
      <w:r w:rsidRPr="00A06ADE">
        <w:rPr>
          <w:rFonts w:ascii="Times New Roman" w:hAnsi="Times New Roman" w:cs="Times New Roman"/>
          <w:b/>
          <w:bCs/>
        </w:rPr>
        <w:t>General Conclusions</w:t>
      </w:r>
      <w:bookmarkEnd w:id="299"/>
      <w:bookmarkEnd w:id="300"/>
    </w:p>
    <w:p w14:paraId="70972E0D" w14:textId="7F238E86" w:rsidR="007D5356" w:rsidRPr="00A06ADE" w:rsidDel="006340DC" w:rsidRDefault="007D5356" w:rsidP="007D5356">
      <w:pPr>
        <w:spacing w:line="480" w:lineRule="auto"/>
        <w:rPr>
          <w:del w:id="301" w:author="Daniel Lougen [2]" w:date="2025-03-24T11:48:00Z" w16du:dateUtc="2025-03-24T18:48:00Z"/>
          <w:rFonts w:ascii="Times New Roman" w:hAnsi="Times New Roman" w:cs="Times New Roman"/>
          <w:sz w:val="24"/>
          <w:szCs w:val="24"/>
        </w:rPr>
      </w:pPr>
      <w:r w:rsidRPr="00A06ADE">
        <w:rPr>
          <w:rFonts w:ascii="Times New Roman" w:hAnsi="Times New Roman" w:cs="Times New Roman"/>
          <w:sz w:val="24"/>
          <w:szCs w:val="24"/>
        </w:rPr>
        <w:tab/>
      </w:r>
      <w:r w:rsidR="009D2393" w:rsidRPr="009D2393">
        <w:rPr>
          <w:rFonts w:ascii="Times New Roman" w:hAnsi="Times New Roman" w:cs="Times New Roman"/>
          <w:sz w:val="24"/>
          <w:szCs w:val="24"/>
        </w:rPr>
        <w:t>Since its inception in experimental psychology, RT has served as a gold standard measure across various paradigms, showcasing versatility and simplicity that have allowed it to remain relevant in modern science. However, like any measure, RT has its limitations, particularly its tendency to obscure observed relationships by conflating decision and non-decision processes. Utilizing the</w:t>
      </w:r>
      <w:r w:rsidR="009D2393">
        <w:rPr>
          <w:rFonts w:ascii="Times New Roman" w:hAnsi="Times New Roman" w:cs="Times New Roman"/>
          <w:sz w:val="24"/>
          <w:szCs w:val="24"/>
        </w:rPr>
        <w:t xml:space="preserve"> </w:t>
      </w:r>
      <w:r>
        <w:rPr>
          <w:rFonts w:ascii="Times New Roman" w:hAnsi="Times New Roman" w:cs="Times New Roman"/>
          <w:sz w:val="24"/>
          <w:szCs w:val="24"/>
        </w:rPr>
        <w:t>CR</w:t>
      </w:r>
      <w:r w:rsidRPr="000825AD">
        <w:rPr>
          <w:rFonts w:ascii="Times New Roman" w:hAnsi="Times New Roman" w:cs="Times New Roman"/>
          <w:sz w:val="24"/>
          <w:szCs w:val="24"/>
        </w:rPr>
        <w:t xml:space="preserve"> </w:t>
      </w:r>
      <w:r w:rsidRPr="00A06ADE">
        <w:rPr>
          <w:rFonts w:ascii="Times New Roman" w:hAnsi="Times New Roman" w:cs="Times New Roman"/>
          <w:sz w:val="24"/>
          <w:szCs w:val="24"/>
        </w:rPr>
        <w:t xml:space="preserve">paradigm designed by Stanford et al. </w:t>
      </w:r>
      <w:r w:rsidRPr="00A06ADE">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{"citationID":"SUFnsLwT","properties":{"formattedCitation":"(Stanford et al., 2010)","plainCitation":"(Stanford et al., 2010)","dontUpdate":true,"noteIndex":0},"citationItems":[{"id":247,"uris":["http://zotero.org/users/10600458/items/2C79QZ2H"],"itemData":{"id":247,"type":"article-journal","abstract":"It is hard to dissociate the time taken for purely perceptual processes from motor reaction times when making responses to stimuli. Using a combination of a novel task design and computational modeling, this study dissociates these two processes and finds that monkeys can discriminate perceptual color information in as little time as 30 ms.","container-title":"Nature Neuroscience","DOI":"10.1038/nn.2485","ISSN":"1546-1726","issue":"3","journalAbbreviation":"Nat Neurosci","language":"en","license":"2010 Nature Publishing Group","note":"number: 3\npublisher: Nature Publishing Group","page":"379-385","source":"www.nature.com","title":"Perceptual decision making in less than 30 milliseconds","volume":"13","author":[{"family":"Stanford","given":"Terrence R."},{"family":"Shankar","given":"Swetha"},{"family":"Massoglia","given":"Dino P."},{"family":"Costello","given":"M. Gabriela"},{"family":"Salinas","given":"Emilio"}],"issued":{"date-parts":[["2010",3]]}}}],"schema":"https://github.com/citation-style-language/schema/raw/master/csl-citation.json"} </w:instrText>
      </w:r>
      <w:r w:rsidRPr="00A06ADE">
        <w:rPr>
          <w:rFonts w:ascii="Times New Roman" w:hAnsi="Times New Roman" w:cs="Times New Roman"/>
          <w:sz w:val="24"/>
          <w:szCs w:val="24"/>
        </w:rPr>
        <w:fldChar w:fldCharType="separate"/>
      </w:r>
      <w:r w:rsidRPr="00A06ADE">
        <w:rPr>
          <w:rFonts w:ascii="Times New Roman" w:hAnsi="Times New Roman" w:cs="Times New Roman"/>
          <w:sz w:val="24"/>
        </w:rPr>
        <w:t>(2010)</w:t>
      </w:r>
      <w:r w:rsidRPr="00A06ADE">
        <w:rPr>
          <w:rFonts w:ascii="Times New Roman" w:hAnsi="Times New Roman" w:cs="Times New Roman"/>
          <w:sz w:val="24"/>
          <w:szCs w:val="24"/>
        </w:rPr>
        <w:fldChar w:fldCharType="end"/>
      </w:r>
      <w:r w:rsidRPr="00A06ADE">
        <w:rPr>
          <w:rFonts w:ascii="Times New Roman" w:hAnsi="Times New Roman" w:cs="Times New Roman"/>
          <w:sz w:val="24"/>
          <w:szCs w:val="24"/>
        </w:rPr>
        <w:t xml:space="preserve"> </w:t>
      </w:r>
      <w:r w:rsidR="009D2393" w:rsidRPr="009D2393">
        <w:rPr>
          <w:rFonts w:ascii="Times New Roman" w:hAnsi="Times New Roman" w:cs="Times New Roman"/>
          <w:sz w:val="24"/>
          <w:szCs w:val="24"/>
        </w:rPr>
        <w:t>to investigate the global precedence effect, we demonstrate that RT can be decomposed into its constituent components using variable gaps, enabling us to identify the distinct time courses of non-decision and decision processes.</w:t>
      </w:r>
      <w:r w:rsidRPr="00A06ADE">
        <w:rPr>
          <w:rFonts w:ascii="Times New Roman" w:hAnsi="Times New Roman" w:cs="Times New Roman"/>
          <w:sz w:val="24"/>
          <w:szCs w:val="24"/>
        </w:rPr>
        <w:t xml:space="preserve"> </w:t>
      </w:r>
      <w:proofErr w:type="gramStart"/>
      <w:r w:rsidR="009D2393" w:rsidRPr="009D2393">
        <w:rPr>
          <w:rFonts w:ascii="Times New Roman" w:hAnsi="Times New Roman" w:cs="Times New Roman"/>
          <w:sz w:val="24"/>
          <w:szCs w:val="24"/>
        </w:rPr>
        <w:t>Through the use of</w:t>
      </w:r>
      <w:proofErr w:type="gramEnd"/>
      <w:r w:rsidR="009D2393" w:rsidRPr="009D2393">
        <w:rPr>
          <w:rFonts w:ascii="Times New Roman" w:hAnsi="Times New Roman" w:cs="Times New Roman"/>
          <w:sz w:val="24"/>
          <w:szCs w:val="24"/>
        </w:rPr>
        <w:t xml:space="preserve"> the psychometric function, we quantified individual variability in decision parameters across task conditions (global and local) and congruency conditions </w:t>
      </w:r>
      <w:r w:rsidR="009D2393" w:rsidRPr="009D2393">
        <w:rPr>
          <w:rFonts w:ascii="Times New Roman" w:hAnsi="Times New Roman" w:cs="Times New Roman"/>
          <w:sz w:val="24"/>
          <w:szCs w:val="24"/>
        </w:rPr>
        <w:lastRenderedPageBreak/>
        <w:t xml:space="preserve">(congruent, control, incongruent). </w:t>
      </w:r>
      <w:proofErr w:type="gramStart"/>
      <w:r w:rsidR="009D2393" w:rsidRPr="009D2393">
        <w:rPr>
          <w:rFonts w:ascii="Times New Roman" w:hAnsi="Times New Roman" w:cs="Times New Roman"/>
          <w:sz w:val="24"/>
          <w:szCs w:val="24"/>
        </w:rPr>
        <w:t>Similar to</w:t>
      </w:r>
      <w:proofErr w:type="gramEnd"/>
      <w:r w:rsidR="009D2393" w:rsidRPr="009D2393">
        <w:rPr>
          <w:rFonts w:ascii="Times New Roman" w:hAnsi="Times New Roman" w:cs="Times New Roman"/>
          <w:sz w:val="24"/>
          <w:szCs w:val="24"/>
        </w:rPr>
        <w:t xml:space="preserve"> RT, we detected both precedence and interference effects consistent with Navon’s work, but with greater variability in the measures of non-decision and decision time. </w:t>
      </w:r>
    </w:p>
    <w:p w14:paraId="726D7114" w14:textId="77777777" w:rsidR="006340DC" w:rsidRPr="00C5159C" w:rsidRDefault="007D5356" w:rsidP="006340DC">
      <w:pPr>
        <w:spacing w:line="480" w:lineRule="auto"/>
        <w:rPr>
          <w:ins w:id="302" w:author="Daniel Lougen [2]" w:date="2025-03-24T11:48:00Z" w16du:dateUtc="2025-03-24T18:48:00Z"/>
          <w:rFonts w:ascii="Times New Roman" w:hAnsi="Times New Roman" w:cs="Times New Roman"/>
          <w:sz w:val="24"/>
          <w:szCs w:val="24"/>
        </w:rPr>
        <w:pPrChange w:id="303" w:author="Daniel Lougen [2]" w:date="2025-03-24T11:48:00Z" w16du:dateUtc="2025-03-24T18:48:00Z">
          <w:pPr>
            <w:spacing w:line="480" w:lineRule="auto"/>
            <w:ind w:firstLine="720"/>
          </w:pPr>
        </w:pPrChange>
      </w:pPr>
      <w:del w:id="304" w:author="Daniel Lougen [2]" w:date="2025-03-24T11:48:00Z" w16du:dateUtc="2025-03-24T18:48:00Z">
        <w:r w:rsidRPr="00A06ADE" w:rsidDel="006340DC">
          <w:rPr>
            <w:rFonts w:ascii="Times New Roman" w:hAnsi="Times New Roman" w:cs="Times New Roman"/>
            <w:sz w:val="24"/>
            <w:szCs w:val="24"/>
          </w:rPr>
          <w:delText xml:space="preserve"> </w:delText>
        </w:r>
      </w:del>
    </w:p>
    <w:p w14:paraId="0E433BD5" w14:textId="5EF714E4" w:rsidR="006340DC" w:rsidRDefault="006340DC" w:rsidP="006340DC">
      <w:pPr>
        <w:spacing w:line="480" w:lineRule="auto"/>
        <w:ind w:firstLine="720"/>
        <w:rPr>
          <w:ins w:id="305" w:author="Daniel Lougen [2]" w:date="2025-03-24T11:48:00Z" w16du:dateUtc="2025-03-24T18:48:00Z"/>
          <w:rFonts w:ascii="Times New Roman" w:hAnsi="Times New Roman" w:cs="Times New Roman"/>
          <w:sz w:val="24"/>
          <w:szCs w:val="24"/>
        </w:rPr>
      </w:pPr>
      <w:ins w:id="306" w:author="Daniel Lougen [2]" w:date="2025-03-24T11:48:00Z" w16du:dateUtc="2025-03-24T18:48:00Z">
        <w:r w:rsidRPr="00C5159C">
          <w:rPr>
            <w:rFonts w:ascii="Times New Roman" w:hAnsi="Times New Roman" w:cs="Times New Roman"/>
            <w:sz w:val="24"/>
            <w:szCs w:val="24"/>
          </w:rPr>
          <w:t xml:space="preserve">Overall, the </w:t>
        </w:r>
        <w:commentRangeStart w:id="307"/>
        <w:r w:rsidRPr="00C5159C">
          <w:rPr>
            <w:rFonts w:ascii="Times New Roman" w:hAnsi="Times New Roman" w:cs="Times New Roman"/>
            <w:sz w:val="24"/>
            <w:szCs w:val="24"/>
          </w:rPr>
          <w:t xml:space="preserve">parameters </w:t>
        </w:r>
      </w:ins>
      <w:ins w:id="308" w:author="Daniel Lougen [2]" w:date="2025-03-24T13:28:00Z" w16du:dateUtc="2025-03-24T20:28:00Z">
        <w:r w:rsidR="004168C3">
          <w:rPr>
            <w:rFonts w:ascii="Times New Roman" w:hAnsi="Times New Roman" w:cs="Times New Roman"/>
            <w:sz w:val="24"/>
            <w:szCs w:val="24"/>
          </w:rPr>
          <w:t>demonstrate a superior ability</w:t>
        </w:r>
      </w:ins>
      <w:ins w:id="309" w:author="Daniel Lougen [2]" w:date="2025-03-24T11:48:00Z" w16du:dateUtc="2025-03-24T18:48:00Z">
        <w:r w:rsidRPr="00C5159C">
          <w:rPr>
            <w:rFonts w:ascii="Times New Roman" w:hAnsi="Times New Roman" w:cs="Times New Roman"/>
            <w:sz w:val="24"/>
            <w:szCs w:val="24"/>
          </w:rPr>
          <w:t xml:space="preserve"> to mean RT in their effectiveness at capturing precedence and interference effects</w:t>
        </w:r>
        <w:commentRangeEnd w:id="307"/>
        <w:r>
          <w:rPr>
            <w:rStyle w:val="CommentReference"/>
          </w:rPr>
          <w:commentReference w:id="307"/>
        </w:r>
        <w:r w:rsidRPr="00C5159C">
          <w:rPr>
            <w:rFonts w:ascii="Times New Roman" w:hAnsi="Times New Roman" w:cs="Times New Roman"/>
            <w:sz w:val="24"/>
            <w:szCs w:val="24"/>
          </w:rPr>
          <w:t xml:space="preserve">. </w:t>
        </w:r>
        <w:commentRangeStart w:id="310"/>
        <w:r w:rsidRPr="00C5159C">
          <w:rPr>
            <w:rFonts w:ascii="Times New Roman" w:hAnsi="Times New Roman" w:cs="Times New Roman"/>
            <w:sz w:val="24"/>
            <w:szCs w:val="24"/>
          </w:rPr>
          <w:t>Non-decision times, for example, emphasize differences that stem from conflicting information rather than the attended level</w:t>
        </w:r>
        <w:commentRangeEnd w:id="310"/>
        <w:r>
          <w:rPr>
            <w:rStyle w:val="CommentReference"/>
          </w:rPr>
          <w:commentReference w:id="310"/>
        </w:r>
        <w:r w:rsidRPr="00C5159C">
          <w:rPr>
            <w:rFonts w:ascii="Times New Roman" w:hAnsi="Times New Roman" w:cs="Times New Roman"/>
            <w:sz w:val="24"/>
            <w:szCs w:val="24"/>
          </w:rPr>
          <w:t xml:space="preserve">, offering deeper insights into the underlying cognitive mechanisms. </w:t>
        </w:r>
        <w:r>
          <w:rPr>
            <w:rFonts w:ascii="Times New Roman" w:hAnsi="Times New Roman" w:cs="Times New Roman"/>
            <w:sz w:val="24"/>
            <w:szCs w:val="24"/>
          </w:rPr>
          <w:t xml:space="preserve">However, it does not capture the extent of the precedence effect in the same way decision time does. Where decision time captures both a global precedence and interference effects. In contrasting the different parameters, we </w:t>
        </w:r>
        <w:proofErr w:type="gramStart"/>
        <w:r>
          <w:rPr>
            <w:rFonts w:ascii="Times New Roman" w:hAnsi="Times New Roman" w:cs="Times New Roman"/>
            <w:sz w:val="24"/>
            <w:szCs w:val="24"/>
          </w:rPr>
          <w:t>are able to</w:t>
        </w:r>
        <w:proofErr w:type="gramEnd"/>
        <w:r>
          <w:rPr>
            <w:rFonts w:ascii="Times New Roman" w:hAnsi="Times New Roman" w:cs="Times New Roman"/>
            <w:sz w:val="24"/>
            <w:szCs w:val="24"/>
          </w:rPr>
          <w:t xml:space="preserve"> see that the global precedence effect is a processing related component. Whereas the global interference effect manifests in when we begin and how it takes for us to process the stimulus.</w:t>
        </w:r>
      </w:ins>
    </w:p>
    <w:p w14:paraId="445B25AF" w14:textId="77777777" w:rsidR="006340DC" w:rsidRPr="00C5159C" w:rsidRDefault="006340DC" w:rsidP="006340DC">
      <w:pPr>
        <w:spacing w:line="480" w:lineRule="auto"/>
        <w:ind w:firstLine="720"/>
        <w:rPr>
          <w:ins w:id="311" w:author="Daniel Lougen [2]" w:date="2025-03-24T11:48:00Z" w16du:dateUtc="2025-03-24T18:48:00Z"/>
          <w:rFonts w:ascii="Times New Roman" w:hAnsi="Times New Roman" w:cs="Times New Roman"/>
          <w:sz w:val="24"/>
          <w:szCs w:val="24"/>
        </w:rPr>
      </w:pPr>
      <w:ins w:id="312" w:author="Daniel Lougen [2]" w:date="2025-03-24T11:48:00Z" w16du:dateUtc="2025-03-24T18:48:00Z">
        <w:r w:rsidRPr="00C5159C">
          <w:rPr>
            <w:rFonts w:ascii="Times New Roman" w:hAnsi="Times New Roman" w:cs="Times New Roman"/>
            <w:sz w:val="24"/>
            <w:szCs w:val="24"/>
          </w:rPr>
          <w:t xml:space="preserve">This level of precision is particularly critical when examining individual differences, such as in </w:t>
        </w:r>
        <w:r w:rsidRPr="006C1E60">
          <w:rPr>
            <w:rFonts w:ascii="Times New Roman" w:hAnsi="Times New Roman" w:cs="Times New Roman"/>
            <w:sz w:val="24"/>
            <w:szCs w:val="24"/>
          </w:rPr>
          <w:t xml:space="preserve">individuals with ASD, where the subtlety of these parameters can determine whether key effects are detected or overlooked. </w:t>
        </w:r>
        <w:r w:rsidRPr="008C654F">
          <w:rPr>
            <w:rFonts w:ascii="Times New Roman" w:hAnsi="Times New Roman" w:cs="Times New Roman"/>
            <w:sz w:val="24"/>
            <w:szCs w:val="24"/>
          </w:rPr>
          <w:t xml:space="preserve">Each parameter, when examined comparatively, shows unique interference and precedence patterns that allow for localizing effects to specific processing components. However, direct RT comparisons are most informative when parameters are combined. </w:t>
        </w:r>
        <w:r w:rsidRPr="00C5159C">
          <w:rPr>
            <w:rFonts w:ascii="Times New Roman" w:hAnsi="Times New Roman" w:cs="Times New Roman"/>
            <w:sz w:val="24"/>
            <w:szCs w:val="24"/>
          </w:rPr>
          <w:t xml:space="preserve">The cumulative metric, </w:t>
        </w:r>
        <w:r w:rsidRPr="00DF3105">
          <w:rPr>
            <w:rFonts w:ascii="Times New Roman" w:hAnsi="Times New Roman" w:cs="Times New Roman"/>
            <w:i/>
            <w:iCs/>
            <w:sz w:val="24"/>
            <w:szCs w:val="24"/>
          </w:rPr>
          <w:t>T</w:t>
        </w:r>
        <w:r w:rsidRPr="00DF3105">
          <w:rPr>
            <w:rFonts w:ascii="Times New Roman" w:hAnsi="Times New Roman" w:cs="Times New Roman"/>
            <w:i/>
            <w:iCs/>
            <w:sz w:val="24"/>
            <w:szCs w:val="24"/>
            <w:vertAlign w:val="subscript"/>
          </w:rPr>
          <w:t>FIR</w:t>
        </w:r>
        <w:r w:rsidRPr="00C5159C">
          <w:rPr>
            <w:rFonts w:ascii="Times New Roman" w:hAnsi="Times New Roman" w:cs="Times New Roman"/>
            <w:sz w:val="24"/>
            <w:szCs w:val="24"/>
          </w:rPr>
          <w:t xml:space="preserve">, stands out as </w:t>
        </w:r>
        <w:r>
          <w:rPr>
            <w:rFonts w:ascii="Times New Roman" w:hAnsi="Times New Roman" w:cs="Times New Roman"/>
            <w:sz w:val="24"/>
            <w:szCs w:val="24"/>
          </w:rPr>
          <w:t xml:space="preserve">better candidate for a comparative metric </w:t>
        </w:r>
        <w:r w:rsidRPr="00C5159C">
          <w:rPr>
            <w:rFonts w:ascii="Times New Roman" w:hAnsi="Times New Roman" w:cs="Times New Roman"/>
            <w:sz w:val="24"/>
            <w:szCs w:val="24"/>
          </w:rPr>
          <w:t xml:space="preserve">due to its ability to minimize noise and </w:t>
        </w:r>
        <w:r>
          <w:rPr>
            <w:rFonts w:ascii="Times New Roman" w:hAnsi="Times New Roman" w:cs="Times New Roman"/>
            <w:sz w:val="24"/>
            <w:szCs w:val="24"/>
          </w:rPr>
          <w:t>capture both effects in a more general comparable way to mean RTs.</w:t>
        </w:r>
      </w:ins>
    </w:p>
    <w:p w14:paraId="4128CAD8" w14:textId="77C18A1B" w:rsidR="009D2393" w:rsidRDefault="00E87023" w:rsidP="007D5356">
      <w:pPr>
        <w:spacing w:line="480" w:lineRule="auto"/>
        <w:ind w:firstLine="720"/>
        <w:rPr>
          <w:ins w:id="313" w:author="Daniel Lougen [2]" w:date="2025-03-24T11:47:00Z" w16du:dateUtc="2025-03-24T18:47:00Z"/>
          <w:rFonts w:ascii="Times New Roman" w:hAnsi="Times New Roman" w:cs="Times New Roman"/>
          <w:sz w:val="24"/>
          <w:szCs w:val="24"/>
        </w:rPr>
      </w:pPr>
      <w:del w:id="314" w:author="Daniel Lougen [2]" w:date="2025-03-24T11:48:00Z" w16du:dateUtc="2025-03-24T18:48:00Z">
        <w:r w:rsidRPr="00E87023" w:rsidDel="006340DC">
          <w:rPr>
            <w:rFonts w:ascii="Times New Roman" w:hAnsi="Times New Roman" w:cs="Times New Roman"/>
            <w:sz w:val="24"/>
            <w:szCs w:val="24"/>
          </w:rPr>
          <w:delText xml:space="preserve">Analysis of non-decision times revealed that interference effects were more influential than precedence effects. Decision time, in contrast, demonstrated a greater capacity for detecting significant relationships, including both GPE and GIE. Notably, the most predictive component was the sum of the parameters, MIRT, which effectively captured both effects and the associated variance, particularly the variance linked to interference effects that might otherwise be obscured. This makes MIRT a more sensitive and applicable instrument for assessing intra-individual differences, offering greater precision in identifying subtle </w:delText>
        </w:r>
        <w:r w:rsidDel="006340DC">
          <w:rPr>
            <w:rFonts w:ascii="Times New Roman" w:hAnsi="Times New Roman" w:cs="Times New Roman"/>
            <w:sz w:val="24"/>
            <w:szCs w:val="24"/>
          </w:rPr>
          <w:delText>perceptual</w:delText>
        </w:r>
        <w:r w:rsidRPr="00E87023" w:rsidDel="006340DC">
          <w:rPr>
            <w:rFonts w:ascii="Times New Roman" w:hAnsi="Times New Roman" w:cs="Times New Roman"/>
            <w:sz w:val="24"/>
            <w:szCs w:val="24"/>
          </w:rPr>
          <w:delText xml:space="preserve"> dynamics.</w:delText>
        </w:r>
      </w:del>
    </w:p>
    <w:p w14:paraId="365CD38E" w14:textId="6B53104A" w:rsidR="006340DC" w:rsidRDefault="006340DC" w:rsidP="007D5356">
      <w:pPr>
        <w:spacing w:line="480" w:lineRule="auto"/>
        <w:ind w:firstLine="720"/>
        <w:rPr>
          <w:ins w:id="315" w:author="Daniel Lougen [2]" w:date="2025-03-24T11:47:00Z" w16du:dateUtc="2025-03-24T18:47:00Z"/>
          <w:rFonts w:ascii="Times New Roman" w:hAnsi="Times New Roman" w:cs="Times New Roman"/>
          <w:sz w:val="24"/>
          <w:szCs w:val="24"/>
        </w:rPr>
      </w:pPr>
    </w:p>
    <w:p w14:paraId="38C55686" w14:textId="77777777" w:rsidR="006340DC" w:rsidRDefault="006340DC" w:rsidP="007D5356">
      <w:pPr>
        <w:spacing w:line="480" w:lineRule="auto"/>
        <w:ind w:firstLine="720"/>
        <w:rPr>
          <w:rFonts w:ascii="Times New Roman" w:hAnsi="Times New Roman" w:cs="Times New Roman"/>
          <w:sz w:val="24"/>
          <w:szCs w:val="24"/>
        </w:rPr>
      </w:pPr>
    </w:p>
    <w:p w14:paraId="72CE900C" w14:textId="0C107076" w:rsidR="007D5356" w:rsidRPr="00A06ADE" w:rsidDel="006340DC" w:rsidRDefault="007D5356" w:rsidP="00566EDF">
      <w:pPr>
        <w:spacing w:line="480" w:lineRule="auto"/>
        <w:ind w:left="810"/>
        <w:rPr>
          <w:del w:id="316" w:author="Daniel Lougen [2]" w:date="2025-03-24T11:47:00Z" w16du:dateUtc="2025-03-24T18:47:00Z"/>
          <w:rFonts w:ascii="Times New Roman" w:hAnsi="Times New Roman" w:cs="Times New Roman"/>
          <w:sz w:val="24"/>
          <w:szCs w:val="24"/>
        </w:rPr>
        <w:pPrChange w:id="317" w:author="Daniel Lougen [2]" w:date="2025-03-25T14:37:00Z" w16du:dateUtc="2025-03-25T21:37:00Z">
          <w:pPr>
            <w:spacing w:line="480" w:lineRule="auto"/>
            <w:ind w:firstLine="720"/>
          </w:pPr>
        </w:pPrChange>
      </w:pPr>
      <w:del w:id="318" w:author="Daniel Lougen [2]" w:date="2025-03-24T11:47:00Z" w16du:dateUtc="2025-03-24T18:47:00Z">
        <w:r w:rsidRPr="00A06ADE" w:rsidDel="006340DC">
          <w:rPr>
            <w:rFonts w:ascii="Times New Roman" w:hAnsi="Times New Roman" w:cs="Times New Roman"/>
            <w:sz w:val="24"/>
            <w:szCs w:val="24"/>
          </w:rPr>
          <w:delText xml:space="preserve">As we progress further into the future of science, we encounter ideas and problems once not even thought of and find our traditional tools fall short. As we survey the realm of individual differences further it becomes exceedingly clear that our current precision lacks the necessary resolution to cut through the noise. Leading to a variety of theories and conclusions that impact how we characterize clinical populations. Using the </w:delText>
        </w:r>
        <w:r w:rsidDel="006340DC">
          <w:rPr>
            <w:rFonts w:ascii="Times New Roman" w:hAnsi="Times New Roman" w:cs="Times New Roman"/>
            <w:sz w:val="24"/>
            <w:szCs w:val="24"/>
          </w:rPr>
          <w:delText>CR</w:delText>
        </w:r>
        <w:r w:rsidRPr="000825AD" w:rsidDel="006340DC">
          <w:rPr>
            <w:rFonts w:ascii="Times New Roman" w:hAnsi="Times New Roman" w:cs="Times New Roman"/>
            <w:sz w:val="24"/>
            <w:szCs w:val="24"/>
          </w:rPr>
          <w:delText xml:space="preserve"> </w:delText>
        </w:r>
        <w:r w:rsidRPr="00A06ADE" w:rsidDel="006340DC">
          <w:rPr>
            <w:rFonts w:ascii="Times New Roman" w:hAnsi="Times New Roman" w:cs="Times New Roman"/>
            <w:sz w:val="24"/>
            <w:szCs w:val="24"/>
          </w:rPr>
          <w:delText xml:space="preserve">method, we demonstrate an ability to not only detect precedence and interference effects, but also localize them to different aspects of the decision-making process. </w:delText>
        </w:r>
        <w:r w:rsidR="005A0C64" w:rsidDel="006340DC">
          <w:rPr>
            <w:rFonts w:ascii="Times New Roman" w:hAnsi="Times New Roman" w:cs="Times New Roman"/>
            <w:sz w:val="24"/>
            <w:szCs w:val="24"/>
          </w:rPr>
          <w:delText>Making it an attractive alternative to the traditional RT measures as we seek to investigate more elusive differences.</w:delText>
        </w:r>
        <w:bookmarkStart w:id="319" w:name="_Toc193805858"/>
        <w:bookmarkEnd w:id="319"/>
      </w:del>
    </w:p>
    <w:p w14:paraId="7B3348D3" w14:textId="770CBA3D" w:rsidR="007D5356" w:rsidRPr="00A06ADE" w:rsidRDefault="007D5356" w:rsidP="00566EDF">
      <w:pPr>
        <w:pStyle w:val="Heading1"/>
        <w:spacing w:line="480" w:lineRule="auto"/>
        <w:ind w:left="810"/>
        <w:rPr>
          <w:rFonts w:ascii="Times New Roman" w:hAnsi="Times New Roman" w:cs="Times New Roman"/>
          <w:b/>
          <w:bCs/>
        </w:rPr>
        <w:pPrChange w:id="320" w:author="Daniel Lougen [2]" w:date="2025-03-25T14:37:00Z" w16du:dateUtc="2025-03-25T21:37:00Z">
          <w:pPr>
            <w:pStyle w:val="Heading1"/>
            <w:numPr>
              <w:numId w:val="11"/>
            </w:numPr>
            <w:spacing w:line="480" w:lineRule="auto"/>
            <w:ind w:left="810" w:hanging="360"/>
          </w:pPr>
        </w:pPrChange>
      </w:pPr>
      <w:bookmarkStart w:id="321" w:name="_Toc193807081"/>
      <w:bookmarkStart w:id="322" w:name="_Toc193807144"/>
      <w:r>
        <w:rPr>
          <w:rFonts w:ascii="Times New Roman" w:hAnsi="Times New Roman" w:cs="Times New Roman"/>
          <w:b/>
          <w:bCs/>
        </w:rPr>
        <w:t>Limitations</w:t>
      </w:r>
      <w:bookmarkEnd w:id="321"/>
      <w:bookmarkEnd w:id="322"/>
      <w:r>
        <w:rPr>
          <w:rFonts w:ascii="Times New Roman" w:hAnsi="Times New Roman" w:cs="Times New Roman"/>
          <w:b/>
          <w:bCs/>
        </w:rPr>
        <w:t xml:space="preserve"> </w:t>
      </w:r>
    </w:p>
    <w:p w14:paraId="10056E1A" w14:textId="3904CC4C" w:rsidR="00E87023" w:rsidRPr="00E87023" w:rsidRDefault="00E87023" w:rsidP="00E87023">
      <w:pPr>
        <w:spacing w:line="480" w:lineRule="auto"/>
        <w:ind w:firstLine="720"/>
        <w:rPr>
          <w:rFonts w:ascii="Times New Roman" w:hAnsi="Times New Roman" w:cs="Times New Roman"/>
          <w:sz w:val="24"/>
          <w:szCs w:val="24"/>
        </w:rPr>
      </w:pPr>
      <w:r w:rsidRPr="00E87023">
        <w:rPr>
          <w:rFonts w:ascii="Times New Roman" w:hAnsi="Times New Roman" w:cs="Times New Roman"/>
          <w:sz w:val="24"/>
          <w:szCs w:val="24"/>
        </w:rPr>
        <w:t>While working to decompose RT, we encountered several challenges in conducting the experiment. First, the study was hindered by design flaws related to the scope and demands of data collection. As previously mentioned, a dataset was considered complete and analyzable only after participants completed several 1-hour sessions. The high number of trials per set further complicated retention, as a single block could last approximately 15 minutes, requiring participants to maintain focused attention throughout. These cognitive and time demands were less than ideal for participants, leading to the loss of 3–4 additional participants during data collection. Consequently, the lower sample size limited our ability to make more confident claims about the relationship between RT and CR measures.</w:t>
      </w:r>
    </w:p>
    <w:p w14:paraId="005EA706" w14:textId="5E93D062" w:rsidR="00E87023" w:rsidRPr="00E87023" w:rsidRDefault="00E87023" w:rsidP="00E87023">
      <w:pPr>
        <w:spacing w:line="480" w:lineRule="auto"/>
        <w:ind w:firstLine="720"/>
        <w:rPr>
          <w:rFonts w:ascii="Times New Roman" w:hAnsi="Times New Roman" w:cs="Times New Roman"/>
          <w:sz w:val="24"/>
          <w:szCs w:val="24"/>
        </w:rPr>
      </w:pPr>
      <w:r w:rsidRPr="00E87023">
        <w:rPr>
          <w:rFonts w:ascii="Times New Roman" w:hAnsi="Times New Roman" w:cs="Times New Roman"/>
          <w:sz w:val="24"/>
          <w:szCs w:val="24"/>
        </w:rPr>
        <w:t xml:space="preserve">We also found that the psychometric function struggled to optimally capture curve fits when performance dipped below 50% accuracy. This resulted in tachometric curves that began after observable data shifts and produced tau values that reached maximum accuracy within 10 </w:t>
      </w:r>
      <w:proofErr w:type="spellStart"/>
      <w:r w:rsidRPr="00E87023">
        <w:rPr>
          <w:rFonts w:ascii="Times New Roman" w:hAnsi="Times New Roman" w:cs="Times New Roman"/>
          <w:sz w:val="24"/>
          <w:szCs w:val="24"/>
        </w:rPr>
        <w:t>ms.</w:t>
      </w:r>
      <w:proofErr w:type="spellEnd"/>
      <w:r w:rsidRPr="00E87023">
        <w:rPr>
          <w:rFonts w:ascii="Times New Roman" w:hAnsi="Times New Roman" w:cs="Times New Roman"/>
          <w:sz w:val="24"/>
          <w:szCs w:val="24"/>
        </w:rPr>
        <w:t xml:space="preserve"> This discrepancy highlights the limitations of the method in accurately modeling data at low accuracy levels.</w:t>
      </w:r>
    </w:p>
    <w:p w14:paraId="0955117D" w14:textId="3F9D0716" w:rsidR="007D5356" w:rsidRPr="00A06ADE" w:rsidRDefault="007D5356" w:rsidP="00566EDF">
      <w:pPr>
        <w:pStyle w:val="Heading1"/>
        <w:spacing w:line="480" w:lineRule="auto"/>
        <w:ind w:left="810"/>
        <w:rPr>
          <w:rFonts w:ascii="Times New Roman" w:hAnsi="Times New Roman" w:cs="Times New Roman"/>
          <w:b/>
          <w:bCs/>
        </w:rPr>
        <w:pPrChange w:id="323" w:author="Daniel Lougen [2]" w:date="2025-03-25T14:37:00Z" w16du:dateUtc="2025-03-25T21:37:00Z">
          <w:pPr>
            <w:pStyle w:val="Heading1"/>
            <w:numPr>
              <w:numId w:val="11"/>
            </w:numPr>
            <w:spacing w:line="480" w:lineRule="auto"/>
            <w:ind w:left="810" w:hanging="360"/>
          </w:pPr>
        </w:pPrChange>
      </w:pPr>
      <w:bookmarkStart w:id="324" w:name="_Toc193807082"/>
      <w:bookmarkStart w:id="325" w:name="_Toc193807145"/>
      <w:r>
        <w:rPr>
          <w:rFonts w:ascii="Times New Roman" w:hAnsi="Times New Roman" w:cs="Times New Roman"/>
          <w:b/>
          <w:bCs/>
        </w:rPr>
        <w:t>Future Experiments</w:t>
      </w:r>
      <w:bookmarkEnd w:id="324"/>
      <w:bookmarkEnd w:id="325"/>
    </w:p>
    <w:p w14:paraId="68B6E505" w14:textId="749809AA" w:rsidR="000E3C80" w:rsidRPr="00BF15AD" w:rsidRDefault="000E3C80" w:rsidP="00F908C4">
      <w:pPr>
        <w:spacing w:line="480" w:lineRule="auto"/>
        <w:ind w:firstLine="720"/>
        <w:rPr>
          <w:rFonts w:ascii="Times New Roman" w:hAnsi="Times New Roman" w:cs="Times New Roman"/>
          <w:sz w:val="24"/>
          <w:szCs w:val="24"/>
        </w:rPr>
      </w:pPr>
      <w:r w:rsidRPr="00A06ADE">
        <w:rPr>
          <w:rFonts w:ascii="Times New Roman" w:hAnsi="Times New Roman" w:cs="Times New Roman"/>
          <w:sz w:val="24"/>
          <w:szCs w:val="24"/>
        </w:rPr>
        <w:t xml:space="preserve">One future avenue of exploration is modifying the task with the inclusion of a touch screen to replace simple binary key presses. The experiment begins with participants moving their finger, on the screen, upward to a go target. The experiment is the same, except the go signal is initiated by the participant with an upward trace to a go target. Upon touching the target, </w:t>
      </w:r>
      <w:r w:rsidRPr="00A06ADE">
        <w:rPr>
          <w:rFonts w:ascii="Times New Roman" w:hAnsi="Times New Roman" w:cs="Times New Roman"/>
          <w:sz w:val="24"/>
          <w:szCs w:val="24"/>
        </w:rPr>
        <w:lastRenderedPageBreak/>
        <w:t xml:space="preserve">the stimulus will appear variably, and they will have to trace their finger as a response to orientation at the attended level. This experiment allows us to quantify the processing of the stimulus in such a way that individual trials can indicate when processing begins. One major benefit of this design is the ability to scale down the number of trials needed for a participant. Doing so allows us to decrease the time and mental demands of the task as the current form is often reported to be tiring after each session. One other complication </w:t>
      </w:r>
      <w:r w:rsidR="009E0ED2" w:rsidRPr="00A06ADE">
        <w:rPr>
          <w:rFonts w:ascii="Times New Roman" w:hAnsi="Times New Roman" w:cs="Times New Roman"/>
          <w:sz w:val="24"/>
          <w:szCs w:val="24"/>
        </w:rPr>
        <w:t>this resolve</w:t>
      </w:r>
      <w:r w:rsidRPr="00A06ADE">
        <w:rPr>
          <w:rFonts w:ascii="Times New Roman" w:hAnsi="Times New Roman" w:cs="Times New Roman"/>
          <w:sz w:val="24"/>
          <w:szCs w:val="24"/>
        </w:rPr>
        <w:t xml:space="preserve"> is the allocation of funding allowing for more data to be collected </w:t>
      </w:r>
      <w:r w:rsidR="009E0ED2" w:rsidRPr="00A06ADE">
        <w:rPr>
          <w:rFonts w:ascii="Times New Roman" w:hAnsi="Times New Roman" w:cs="Times New Roman"/>
          <w:sz w:val="24"/>
          <w:szCs w:val="24"/>
        </w:rPr>
        <w:t xml:space="preserve">using less trials and funding. This design also benefits from real time tracking of the decision process via the tracing of the response giving both </w:t>
      </w:r>
      <w:r w:rsidR="009E0ED2" w:rsidRPr="00BF15AD">
        <w:rPr>
          <w:rFonts w:ascii="Times New Roman" w:hAnsi="Times New Roman" w:cs="Times New Roman"/>
          <w:sz w:val="24"/>
          <w:szCs w:val="24"/>
        </w:rPr>
        <w:t xml:space="preserve">position and velocity metrics that can additionally evaluate the process. </w:t>
      </w:r>
    </w:p>
    <w:p w14:paraId="37EA9220" w14:textId="77777777" w:rsidR="00BF15AD" w:rsidRPr="00BF15AD" w:rsidRDefault="003672A1" w:rsidP="00BF15AD">
      <w:pPr>
        <w:spacing w:line="480" w:lineRule="auto"/>
        <w:ind w:firstLine="720"/>
        <w:rPr>
          <w:rFonts w:ascii="Times New Roman" w:hAnsi="Times New Roman" w:cs="Times New Roman"/>
          <w:sz w:val="24"/>
          <w:szCs w:val="24"/>
        </w:rPr>
      </w:pPr>
      <w:r w:rsidRPr="00BF15AD">
        <w:rPr>
          <w:rFonts w:ascii="Times New Roman" w:hAnsi="Times New Roman" w:cs="Times New Roman"/>
          <w:sz w:val="24"/>
          <w:szCs w:val="24"/>
        </w:rPr>
        <w:t xml:space="preserve">The </w:t>
      </w:r>
      <w:r w:rsidR="00E22FAE" w:rsidRPr="00BF15AD">
        <w:rPr>
          <w:rFonts w:ascii="Times New Roman" w:hAnsi="Times New Roman" w:cs="Times New Roman"/>
          <w:sz w:val="24"/>
          <w:szCs w:val="24"/>
        </w:rPr>
        <w:t>d</w:t>
      </w:r>
      <w:r w:rsidRPr="00BF15AD">
        <w:rPr>
          <w:rFonts w:ascii="Times New Roman" w:hAnsi="Times New Roman" w:cs="Times New Roman"/>
          <w:sz w:val="24"/>
          <w:szCs w:val="24"/>
        </w:rPr>
        <w:t xml:space="preserve">rift </w:t>
      </w:r>
      <w:r w:rsidR="00E22FAE" w:rsidRPr="00BF15AD">
        <w:rPr>
          <w:rFonts w:ascii="Times New Roman" w:hAnsi="Times New Roman" w:cs="Times New Roman"/>
          <w:sz w:val="24"/>
          <w:szCs w:val="24"/>
        </w:rPr>
        <w:t>d</w:t>
      </w:r>
      <w:r w:rsidRPr="00BF15AD">
        <w:rPr>
          <w:rFonts w:ascii="Times New Roman" w:hAnsi="Times New Roman" w:cs="Times New Roman"/>
          <w:sz w:val="24"/>
          <w:szCs w:val="24"/>
        </w:rPr>
        <w:t xml:space="preserve">iffusion </w:t>
      </w:r>
      <w:r w:rsidR="00E22FAE" w:rsidRPr="00BF15AD">
        <w:rPr>
          <w:rFonts w:ascii="Times New Roman" w:hAnsi="Times New Roman" w:cs="Times New Roman"/>
          <w:sz w:val="24"/>
          <w:szCs w:val="24"/>
        </w:rPr>
        <w:t>m</w:t>
      </w:r>
      <w:r w:rsidRPr="00BF15AD">
        <w:rPr>
          <w:rFonts w:ascii="Times New Roman" w:hAnsi="Times New Roman" w:cs="Times New Roman"/>
          <w:sz w:val="24"/>
          <w:szCs w:val="24"/>
        </w:rPr>
        <w:t xml:space="preserve">odel (DDM), introduced by Ratcliff </w:t>
      </w:r>
      <w:r w:rsidR="00302CFF" w:rsidRPr="00BF15AD">
        <w:rPr>
          <w:rFonts w:ascii="Times New Roman" w:hAnsi="Times New Roman" w:cs="Times New Roman"/>
          <w:sz w:val="24"/>
          <w:szCs w:val="24"/>
        </w:rPr>
        <w:fldChar w:fldCharType="begin"/>
      </w:r>
      <w:r w:rsidR="00B5329D" w:rsidRPr="00BF15AD">
        <w:rPr>
          <w:rFonts w:ascii="Times New Roman" w:hAnsi="Times New Roman" w:cs="Times New Roman"/>
          <w:sz w:val="24"/>
          <w:szCs w:val="24"/>
        </w:rPr>
        <w:instrText xml:space="preserve"> ADDIN ZOTERO_ITEM CSL_CITATION {"citationID":"BgzMLxUz","properties":{"formattedCitation":"(Ratcliff, 1978)","plainCitation":"(Ratcliff, 1978)","dontUpdate":true,"noteIndex":0},"citationItems":[{"id":322,"uris":["http://zotero.org/users/10600458/items/KYRWG7IM"],"itemData":{"id":322,"type":"article-journal","abstract":"Develops a theory of memory retrieval and shows that it applies over a range of experimental paradigms. Access to memory traces is viewed in terms of a resonance metaphor. The probe item evokes the search set on the basis of probe–memory item relatedness, just as a ringing tuning fork evokes sympathetic vibrations in other tuning forks. Evidence is accumulated in parallel from each probe–memory item comparison, and each comparison is modeled by a continuous random walk process. In item recognition, the decision process is self-terminating on matching comparisons and exhaustive on nonmatching comparisons. The mathematical model produces predictions about accuracy, mean reaction time, error latency, and reaction time distributions that are in good accord with data from 2 experiments conducted with 6 undergraduates. The theory is applied to 4 item recognition paradigms (Sternberg, prememorized list, study–test, and continuous) and to speed–accuracy paradigms; results are found to provide a basis for comparison of these paradigms. It is noted that neural network models can be interfaced to the retrieval theory with little difficulty and that semantic memory models may benefit from such a retrieval scheme. (PsycINFO Database Record (c) 2016 APA, all rights reserved)","container-title":"Psychological Review","DOI":"10.1037/0033-295X.85.2.59","ISSN":"1939-1471","note":"publisher-place: US\npublisher: American Psychological Association","page":"59-108","source":"APA PsycNet","title":"A theory of memory retrieval","volume":"85","author":[{"family":"Ratcliff","given":"Roger"}],"issued":{"date-parts":[["1978"]]}}}],"schema":"https://github.com/citation-style-language/schema/raw/master/csl-citation.json"} </w:instrText>
      </w:r>
      <w:r w:rsidR="00302CFF" w:rsidRPr="00BF15AD">
        <w:rPr>
          <w:rFonts w:ascii="Times New Roman" w:hAnsi="Times New Roman" w:cs="Times New Roman"/>
          <w:sz w:val="24"/>
          <w:szCs w:val="24"/>
        </w:rPr>
        <w:fldChar w:fldCharType="separate"/>
      </w:r>
      <w:r w:rsidR="00302CFF" w:rsidRPr="00BF15AD">
        <w:rPr>
          <w:rFonts w:ascii="Times New Roman" w:hAnsi="Times New Roman" w:cs="Times New Roman"/>
          <w:sz w:val="24"/>
        </w:rPr>
        <w:t>(1978)</w:t>
      </w:r>
      <w:r w:rsidR="00302CFF" w:rsidRPr="00BF15AD">
        <w:rPr>
          <w:rFonts w:ascii="Times New Roman" w:hAnsi="Times New Roman" w:cs="Times New Roman"/>
          <w:sz w:val="24"/>
          <w:szCs w:val="24"/>
        </w:rPr>
        <w:fldChar w:fldCharType="end"/>
      </w:r>
      <w:r w:rsidRPr="00BF15AD">
        <w:rPr>
          <w:rFonts w:ascii="Times New Roman" w:hAnsi="Times New Roman" w:cs="Times New Roman"/>
          <w:sz w:val="24"/>
          <w:szCs w:val="24"/>
        </w:rPr>
        <w:t xml:space="preserve">, </w:t>
      </w:r>
      <w:r w:rsidR="00BF15AD" w:rsidRPr="00BF15AD">
        <w:rPr>
          <w:rFonts w:ascii="Times New Roman" w:hAnsi="Times New Roman" w:cs="Times New Roman"/>
          <w:sz w:val="24"/>
          <w:szCs w:val="24"/>
        </w:rPr>
        <w:t>provides a detailed theoretical framework for understanding decision-making as an evidence accumulation process. This model incorporates several critical parameters that elucidate the mechanisms underlying decisions.</w:t>
      </w:r>
    </w:p>
    <w:p w14:paraId="3CF4AF2A" w14:textId="77777777" w:rsidR="00BF15AD" w:rsidRPr="00BF15AD" w:rsidRDefault="00BF15AD" w:rsidP="00BF15AD">
      <w:pPr>
        <w:spacing w:line="480" w:lineRule="auto"/>
        <w:ind w:firstLine="720"/>
        <w:rPr>
          <w:rFonts w:ascii="Times New Roman" w:hAnsi="Times New Roman" w:cs="Times New Roman"/>
          <w:sz w:val="24"/>
          <w:szCs w:val="24"/>
        </w:rPr>
      </w:pPr>
      <w:r w:rsidRPr="00BF15AD">
        <w:rPr>
          <w:rFonts w:ascii="Times New Roman" w:hAnsi="Times New Roman" w:cs="Times New Roman"/>
          <w:sz w:val="24"/>
          <w:szCs w:val="24"/>
        </w:rPr>
        <w:t>Firstly, bias reflects a predisposition towards one choice over another. In the context of hierarchical processing, such as the global precedence effect, bias represents a tendency to prioritize global over local information. For instance, in global tasks, the bias parameter is expected to be closer to the correct response, whereas in local tasks, it may be more distant, reflecting a reduced predisposition towards global information.</w:t>
      </w:r>
    </w:p>
    <w:p w14:paraId="11F0BA6C" w14:textId="77777777" w:rsidR="00BF15AD" w:rsidRPr="00BF15AD" w:rsidRDefault="00BF15AD" w:rsidP="00BF15AD">
      <w:pPr>
        <w:spacing w:line="480" w:lineRule="auto"/>
        <w:ind w:firstLine="720"/>
        <w:rPr>
          <w:rFonts w:ascii="Times New Roman" w:hAnsi="Times New Roman" w:cs="Times New Roman"/>
          <w:sz w:val="24"/>
          <w:szCs w:val="24"/>
        </w:rPr>
      </w:pPr>
      <w:r w:rsidRPr="00BF15AD">
        <w:rPr>
          <w:rFonts w:ascii="Times New Roman" w:hAnsi="Times New Roman" w:cs="Times New Roman"/>
          <w:sz w:val="24"/>
          <w:szCs w:val="24"/>
        </w:rPr>
        <w:t>Secondly, non-decision time accounts for the initial period prior to the commencement of evidence accumulation. This parameter is particularly relevant for distinguishing preparatory processes from the decision-making process itself.</w:t>
      </w:r>
    </w:p>
    <w:p w14:paraId="5B2C84BE" w14:textId="77777777" w:rsidR="00BF15AD" w:rsidRPr="00BF15AD" w:rsidRDefault="00BF15AD" w:rsidP="00BF15AD">
      <w:pPr>
        <w:spacing w:line="480" w:lineRule="auto"/>
        <w:ind w:firstLine="720"/>
        <w:rPr>
          <w:rFonts w:ascii="Times New Roman" w:hAnsi="Times New Roman" w:cs="Times New Roman"/>
          <w:sz w:val="24"/>
          <w:szCs w:val="24"/>
        </w:rPr>
      </w:pPr>
      <w:r w:rsidRPr="00BF15AD">
        <w:rPr>
          <w:rFonts w:ascii="Times New Roman" w:hAnsi="Times New Roman" w:cs="Times New Roman"/>
          <w:sz w:val="24"/>
          <w:szCs w:val="24"/>
        </w:rPr>
        <w:lastRenderedPageBreak/>
        <w:t xml:space="preserve">Thirdly, the drift rate serves as a key parameter that indicates the speed at which evidence is accumulated toward </w:t>
      </w:r>
      <w:proofErr w:type="gramStart"/>
      <w:r w:rsidRPr="00BF15AD">
        <w:rPr>
          <w:rFonts w:ascii="Times New Roman" w:hAnsi="Times New Roman" w:cs="Times New Roman"/>
          <w:sz w:val="24"/>
          <w:szCs w:val="24"/>
        </w:rPr>
        <w:t>making a decision</w:t>
      </w:r>
      <w:proofErr w:type="gramEnd"/>
      <w:r w:rsidRPr="00BF15AD">
        <w:rPr>
          <w:rFonts w:ascii="Times New Roman" w:hAnsi="Times New Roman" w:cs="Times New Roman"/>
          <w:sz w:val="24"/>
          <w:szCs w:val="24"/>
        </w:rPr>
        <w:t>. A higher drift rate denotes faster accumulation of evidence, leading to more rapid decision-making. This parameter effectively captures the efficiency and speed with which information is processed and integrated during the decision-making process.</w:t>
      </w:r>
    </w:p>
    <w:p w14:paraId="55ED601D" w14:textId="77777777" w:rsidR="00BF15AD" w:rsidRPr="00BF15AD" w:rsidRDefault="00BF15AD" w:rsidP="00BF15AD">
      <w:pPr>
        <w:spacing w:line="480" w:lineRule="auto"/>
        <w:ind w:firstLine="720"/>
        <w:rPr>
          <w:rFonts w:ascii="Times New Roman" w:hAnsi="Times New Roman" w:cs="Times New Roman"/>
          <w:sz w:val="24"/>
          <w:szCs w:val="24"/>
        </w:rPr>
      </w:pPr>
      <w:r w:rsidRPr="00BF15AD">
        <w:rPr>
          <w:rFonts w:ascii="Times New Roman" w:hAnsi="Times New Roman" w:cs="Times New Roman"/>
          <w:sz w:val="24"/>
          <w:szCs w:val="24"/>
        </w:rPr>
        <w:t>Finally, the threshold parameter determines the amount of evidence required to reach a decision. In tasks involving global precedence, a bias towards global features might result in a lower threshold for decisions about global elements, indicating that less evidence is needed to commit to such responses. Conversely, tasks emphasizing local features may require higher thresholds, reflecting greater caution or deliberation in decision-making.</w:t>
      </w:r>
    </w:p>
    <w:p w14:paraId="0917C2B2" w14:textId="5E4E36D3" w:rsidR="0091384F" w:rsidRDefault="00BF15AD" w:rsidP="00A70477">
      <w:pPr>
        <w:spacing w:line="480" w:lineRule="auto"/>
        <w:ind w:firstLine="720"/>
        <w:rPr>
          <w:rFonts w:ascii="Times New Roman" w:hAnsi="Times New Roman" w:cs="Times New Roman"/>
          <w:sz w:val="24"/>
          <w:szCs w:val="24"/>
        </w:rPr>
      </w:pPr>
      <w:r w:rsidRPr="00BF15AD">
        <w:rPr>
          <w:rFonts w:ascii="Times New Roman" w:hAnsi="Times New Roman" w:cs="Times New Roman"/>
          <w:sz w:val="24"/>
          <w:szCs w:val="24"/>
        </w:rPr>
        <w:t xml:space="preserve">The DDM offers significant advantages by dissecting the components of decision-making, thereby providing insights into the temporal and accuracy-based aspects of decision processes. </w:t>
      </w:r>
      <w:proofErr w:type="gramStart"/>
      <w:r w:rsidRPr="00BF15AD">
        <w:rPr>
          <w:rFonts w:ascii="Times New Roman" w:hAnsi="Times New Roman" w:cs="Times New Roman"/>
          <w:sz w:val="24"/>
          <w:szCs w:val="24"/>
        </w:rPr>
        <w:t>Similar to</w:t>
      </w:r>
      <w:proofErr w:type="gramEnd"/>
      <w:r w:rsidRPr="00BF15AD">
        <w:rPr>
          <w:rFonts w:ascii="Times New Roman" w:hAnsi="Times New Roman" w:cs="Times New Roman"/>
          <w:sz w:val="24"/>
          <w:szCs w:val="24"/>
        </w:rPr>
        <w:t xml:space="preserve"> the tachometric curve, this model isolates distinct stages of decision-making, mitigating the limitations of traditional reaction time measures that often obscure nuanced cognitive processes. By elucidating how evidence is accumulated and identifying the parameters that modulate this process, the DDM serves as a comprehensive tool for investigating cognitive mechanisms. This is particularly pertinent in tasks requiring differentiation between global and local processing and offers potential for assessing individual differences, particularly in clinical populations where subtle variations in cognitive processing are critical to understanding </w:t>
      </w:r>
      <w:r w:rsidR="00D43279" w:rsidRPr="00BF15AD">
        <w:rPr>
          <w:rFonts w:ascii="Times New Roman" w:hAnsi="Times New Roman" w:cs="Times New Roman"/>
          <w:sz w:val="24"/>
          <w:szCs w:val="24"/>
        </w:rPr>
        <w:t>behavioral</w:t>
      </w:r>
      <w:r w:rsidRPr="00BF15AD">
        <w:rPr>
          <w:rFonts w:ascii="Times New Roman" w:hAnsi="Times New Roman" w:cs="Times New Roman"/>
          <w:sz w:val="24"/>
          <w:szCs w:val="24"/>
        </w:rPr>
        <w:t xml:space="preserve"> outcomes.</w:t>
      </w:r>
      <w:r w:rsidR="005F627D">
        <w:rPr>
          <w:rFonts w:ascii="Times New Roman" w:hAnsi="Times New Roman" w:cs="Times New Roman"/>
          <w:sz w:val="24"/>
          <w:szCs w:val="24"/>
        </w:rPr>
        <w:t xml:space="preserve"> </w:t>
      </w:r>
    </w:p>
    <w:p w14:paraId="4A932E93" w14:textId="43AC456E" w:rsidR="00047D70" w:rsidRDefault="00DF799F" w:rsidP="00566EDF">
      <w:pPr>
        <w:pStyle w:val="Heading1"/>
        <w:spacing w:line="240" w:lineRule="auto"/>
        <w:ind w:left="810"/>
        <w:rPr>
          <w:rFonts w:ascii="Times New Roman" w:hAnsi="Times New Roman" w:cs="Times New Roman"/>
          <w:b/>
          <w:bCs/>
        </w:rPr>
        <w:pPrChange w:id="326" w:author="Daniel Lougen [2]" w:date="2025-03-25T14:37:00Z" w16du:dateUtc="2025-03-25T21:37:00Z">
          <w:pPr>
            <w:pStyle w:val="Heading1"/>
            <w:numPr>
              <w:numId w:val="11"/>
            </w:numPr>
            <w:spacing w:line="240" w:lineRule="auto"/>
            <w:ind w:left="810" w:hanging="360"/>
          </w:pPr>
        </w:pPrChange>
      </w:pPr>
      <w:bookmarkStart w:id="327" w:name="_Toc193807083"/>
      <w:bookmarkStart w:id="328" w:name="_Toc193807146"/>
      <w:r>
        <w:rPr>
          <w:rFonts w:ascii="Times New Roman" w:hAnsi="Times New Roman" w:cs="Times New Roman"/>
          <w:b/>
          <w:bCs/>
        </w:rPr>
        <w:t>Contributions</w:t>
      </w:r>
      <w:bookmarkEnd w:id="327"/>
      <w:bookmarkEnd w:id="328"/>
    </w:p>
    <w:p w14:paraId="4F636D2A" w14:textId="77777777" w:rsidR="00047D70" w:rsidRPr="00047D70" w:rsidRDefault="00047D70" w:rsidP="00047D70"/>
    <w:p w14:paraId="2ACBB33C" w14:textId="3BC2265E" w:rsidR="00F23D7A" w:rsidRDefault="00DF799F" w:rsidP="00A70477">
      <w:pPr>
        <w:spacing w:line="480" w:lineRule="auto"/>
        <w:ind w:firstLine="360"/>
        <w:rPr>
          <w:rFonts w:ascii="Times New Roman" w:hAnsi="Times New Roman" w:cs="Times New Roman"/>
          <w:sz w:val="24"/>
          <w:szCs w:val="24"/>
        </w:rPr>
      </w:pPr>
      <w:r w:rsidRPr="004E5BCF">
        <w:rPr>
          <w:rFonts w:ascii="Times New Roman" w:hAnsi="Times New Roman" w:cs="Times New Roman"/>
          <w:sz w:val="24"/>
          <w:szCs w:val="24"/>
        </w:rPr>
        <w:lastRenderedPageBreak/>
        <w:t xml:space="preserve">Daniel </w:t>
      </w:r>
      <w:proofErr w:type="spellStart"/>
      <w:r w:rsidRPr="004E5BCF">
        <w:rPr>
          <w:rFonts w:ascii="Times New Roman" w:hAnsi="Times New Roman" w:cs="Times New Roman"/>
          <w:sz w:val="24"/>
          <w:szCs w:val="24"/>
        </w:rPr>
        <w:t>Lougen</w:t>
      </w:r>
      <w:proofErr w:type="spellEnd"/>
      <w:r w:rsidRPr="004E5BCF">
        <w:rPr>
          <w:rFonts w:ascii="Times New Roman" w:hAnsi="Times New Roman" w:cs="Times New Roman"/>
          <w:sz w:val="24"/>
          <w:szCs w:val="24"/>
        </w:rPr>
        <w:t xml:space="preserve"> and Prof. Paul </w:t>
      </w:r>
      <w:proofErr w:type="spellStart"/>
      <w:r w:rsidRPr="004E5BCF">
        <w:rPr>
          <w:rFonts w:ascii="Times New Roman" w:hAnsi="Times New Roman" w:cs="Times New Roman"/>
          <w:sz w:val="24"/>
          <w:szCs w:val="24"/>
        </w:rPr>
        <w:t>Dassonville</w:t>
      </w:r>
      <w:proofErr w:type="spellEnd"/>
      <w:r w:rsidRPr="004E5BCF">
        <w:rPr>
          <w:rFonts w:ascii="Times New Roman" w:hAnsi="Times New Roman" w:cs="Times New Roman"/>
          <w:sz w:val="24"/>
          <w:szCs w:val="24"/>
        </w:rPr>
        <w:t xml:space="preserve"> each provided substantial contributions to the development of the experimental paradigm (with additional assistance from Scott </w:t>
      </w:r>
      <w:proofErr w:type="spellStart"/>
      <w:r w:rsidRPr="004E5BCF">
        <w:rPr>
          <w:rFonts w:ascii="Times New Roman" w:hAnsi="Times New Roman" w:cs="Times New Roman"/>
          <w:sz w:val="24"/>
          <w:szCs w:val="24"/>
        </w:rPr>
        <w:t>Wallner</w:t>
      </w:r>
      <w:proofErr w:type="spellEnd"/>
      <w:r w:rsidRPr="004E5BCF">
        <w:rPr>
          <w:rFonts w:ascii="Times New Roman" w:hAnsi="Times New Roman" w:cs="Times New Roman"/>
          <w:sz w:val="24"/>
          <w:szCs w:val="24"/>
        </w:rPr>
        <w:t xml:space="preserve">), formation of the analysis plan, and interpretation of the results. Prof. </w:t>
      </w:r>
      <w:proofErr w:type="spellStart"/>
      <w:r w:rsidRPr="004E5BCF">
        <w:rPr>
          <w:rFonts w:ascii="Times New Roman" w:hAnsi="Times New Roman" w:cs="Times New Roman"/>
          <w:sz w:val="24"/>
          <w:szCs w:val="24"/>
        </w:rPr>
        <w:t>Dassonville</w:t>
      </w:r>
      <w:proofErr w:type="spellEnd"/>
      <w:r w:rsidRPr="004E5BCF">
        <w:rPr>
          <w:rFonts w:ascii="Times New Roman" w:hAnsi="Times New Roman" w:cs="Times New Roman"/>
          <w:sz w:val="24"/>
          <w:szCs w:val="24"/>
        </w:rPr>
        <w:t xml:space="preserve"> was primarily responsible for developing the IRB protocol and programming the task. Daniel </w:t>
      </w:r>
      <w:proofErr w:type="spellStart"/>
      <w:r w:rsidRPr="004E5BCF">
        <w:rPr>
          <w:rFonts w:ascii="Times New Roman" w:hAnsi="Times New Roman" w:cs="Times New Roman"/>
          <w:sz w:val="24"/>
          <w:szCs w:val="24"/>
        </w:rPr>
        <w:t>Lougen</w:t>
      </w:r>
      <w:proofErr w:type="spellEnd"/>
      <w:r w:rsidRPr="004E5BCF">
        <w:rPr>
          <w:rFonts w:ascii="Times New Roman" w:hAnsi="Times New Roman" w:cs="Times New Roman"/>
          <w:sz w:val="24"/>
          <w:szCs w:val="24"/>
        </w:rPr>
        <w:t xml:space="preserve"> was primarily responsible for participant recruitment, data collection, and developing and implementing the code for data analysis</w:t>
      </w:r>
      <w:r w:rsidR="00226402">
        <w:rPr>
          <w:rFonts w:ascii="Times New Roman" w:hAnsi="Times New Roman" w:cs="Times New Roman"/>
          <w:sz w:val="24"/>
          <w:szCs w:val="24"/>
        </w:rPr>
        <w:t>, and writing this thesis</w:t>
      </w:r>
      <w:r w:rsidRPr="004E5BCF">
        <w:rPr>
          <w:rFonts w:ascii="Times New Roman" w:hAnsi="Times New Roman" w:cs="Times New Roman"/>
          <w:sz w:val="24"/>
          <w:szCs w:val="24"/>
        </w:rPr>
        <w:t xml:space="preserve">. </w:t>
      </w:r>
    </w:p>
    <w:p w14:paraId="2246A7A9" w14:textId="77777777" w:rsidR="00F23D7A" w:rsidRDefault="00F23D7A">
      <w:pPr>
        <w:rPr>
          <w:rFonts w:ascii="Times New Roman" w:hAnsi="Times New Roman" w:cs="Times New Roman"/>
          <w:sz w:val="24"/>
          <w:szCs w:val="24"/>
        </w:rPr>
      </w:pPr>
      <w:r>
        <w:rPr>
          <w:rFonts w:ascii="Times New Roman" w:hAnsi="Times New Roman" w:cs="Times New Roman"/>
          <w:sz w:val="24"/>
          <w:szCs w:val="24"/>
        </w:rPr>
        <w:br w:type="page"/>
      </w:r>
    </w:p>
    <w:p w14:paraId="6242E7C4" w14:textId="77777777" w:rsidR="004F4C75" w:rsidRPr="00A06ADE" w:rsidRDefault="004F4C75" w:rsidP="00A70477">
      <w:pPr>
        <w:spacing w:line="480" w:lineRule="auto"/>
        <w:ind w:firstLine="360"/>
        <w:rPr>
          <w:rFonts w:ascii="Times New Roman" w:hAnsi="Times New Roman" w:cs="Times New Roman"/>
          <w:sz w:val="24"/>
          <w:szCs w:val="24"/>
        </w:rPr>
      </w:pPr>
    </w:p>
    <w:p w14:paraId="049303CF" w14:textId="0AC58B8D" w:rsidR="00176250" w:rsidRPr="00A70477" w:rsidRDefault="002B57E2" w:rsidP="00566EDF">
      <w:pPr>
        <w:pStyle w:val="Heading1"/>
        <w:spacing w:line="240" w:lineRule="auto"/>
        <w:ind w:left="810"/>
        <w:rPr>
          <w:rFonts w:ascii="Times New Roman" w:hAnsi="Times New Roman" w:cs="Times New Roman"/>
          <w:b/>
          <w:bCs/>
        </w:rPr>
        <w:pPrChange w:id="329" w:author="Daniel Lougen [2]" w:date="2025-03-25T14:37:00Z" w16du:dateUtc="2025-03-25T21:37:00Z">
          <w:pPr>
            <w:pStyle w:val="Heading1"/>
            <w:numPr>
              <w:numId w:val="11"/>
            </w:numPr>
            <w:spacing w:line="240" w:lineRule="auto"/>
            <w:ind w:left="810" w:hanging="360"/>
          </w:pPr>
        </w:pPrChange>
      </w:pPr>
      <w:bookmarkStart w:id="330" w:name="_Toc193807084"/>
      <w:bookmarkStart w:id="331" w:name="_Toc193807147"/>
      <w:r w:rsidRPr="003747CA">
        <w:rPr>
          <w:rFonts w:ascii="Times New Roman" w:hAnsi="Times New Roman" w:cs="Times New Roman"/>
          <w:b/>
          <w:bCs/>
        </w:rPr>
        <w:t>Appendix</w:t>
      </w:r>
      <w:bookmarkEnd w:id="330"/>
      <w:bookmarkEnd w:id="331"/>
    </w:p>
    <w:p w14:paraId="1B145367" w14:textId="274E2D8D" w:rsidR="00176250" w:rsidRPr="003747CA" w:rsidRDefault="00176250" w:rsidP="00566EDF">
      <w:pPr>
        <w:pStyle w:val="Heading1"/>
        <w:spacing w:line="240" w:lineRule="auto"/>
        <w:ind w:left="1980"/>
        <w:rPr>
          <w:rFonts w:ascii="Times New Roman" w:hAnsi="Times New Roman" w:cs="Times New Roman"/>
          <w:b/>
          <w:bCs/>
        </w:rPr>
        <w:pPrChange w:id="332" w:author="Daniel Lougen [2]" w:date="2025-03-25T14:37:00Z" w16du:dateUtc="2025-03-25T21:37:00Z">
          <w:pPr>
            <w:pStyle w:val="Heading1"/>
            <w:numPr>
              <w:ilvl w:val="2"/>
              <w:numId w:val="11"/>
            </w:numPr>
            <w:spacing w:line="240" w:lineRule="auto"/>
            <w:ind w:left="1980" w:hanging="180"/>
          </w:pPr>
        </w:pPrChange>
      </w:pPr>
      <w:bookmarkStart w:id="333" w:name="_Toc193807085"/>
      <w:bookmarkStart w:id="334" w:name="_Toc193807148"/>
      <w:r w:rsidRPr="003747CA">
        <w:rPr>
          <w:rFonts w:ascii="Times New Roman" w:hAnsi="Times New Roman" w:cs="Times New Roman"/>
          <w:b/>
          <w:color w:val="333333"/>
          <w:sz w:val="24"/>
        </w:rPr>
        <w:t>Within Subjects Descriptive Statistics</w:t>
      </w:r>
      <w:bookmarkEnd w:id="333"/>
      <w:bookmarkEnd w:id="334"/>
    </w:p>
    <w:tbl>
      <w:tblPr>
        <w:tblStyle w:val="Table"/>
        <w:tblpPr w:leftFromText="180" w:rightFromText="180" w:vertAnchor="text" w:horzAnchor="margin" w:tblpY="817"/>
        <w:tblW w:w="3374" w:type="pct"/>
        <w:tblCellMar>
          <w:left w:w="60" w:type="dxa"/>
          <w:right w:w="60" w:type="dxa"/>
        </w:tblCellMar>
        <w:tblLook w:val="0000" w:firstRow="0" w:lastRow="0" w:firstColumn="0" w:lastColumn="0" w:noHBand="0" w:noVBand="0"/>
        <w:tblPrChange w:id="335" w:author="Daniel Lougen [2]" w:date="2025-03-24T14:13:00Z" w16du:dateUtc="2025-03-24T21:13:00Z">
          <w:tblPr>
            <w:tblStyle w:val="Table"/>
            <w:tblpPr w:leftFromText="180" w:rightFromText="180" w:vertAnchor="text" w:horzAnchor="margin" w:tblpY="817"/>
            <w:tblW w:w="5000" w:type="pct"/>
            <w:tblCellMar>
              <w:left w:w="60" w:type="dxa"/>
              <w:right w:w="60" w:type="dxa"/>
            </w:tblCellMar>
            <w:tblLook w:val="0000" w:firstRow="0" w:lastRow="0" w:firstColumn="0" w:lastColumn="0" w:noHBand="0" w:noVBand="0"/>
          </w:tblPr>
        </w:tblPrChange>
      </w:tblPr>
      <w:tblGrid>
        <w:gridCol w:w="535"/>
        <w:gridCol w:w="1126"/>
        <w:gridCol w:w="1861"/>
        <w:gridCol w:w="1397"/>
        <w:gridCol w:w="1397"/>
        <w:tblGridChange w:id="336">
          <w:tblGrid>
            <w:gridCol w:w="535"/>
            <w:gridCol w:w="1125"/>
            <w:gridCol w:w="1"/>
            <w:gridCol w:w="1860"/>
            <w:gridCol w:w="1"/>
            <w:gridCol w:w="1396"/>
            <w:gridCol w:w="1398"/>
          </w:tblGrid>
        </w:tblGridChange>
      </w:tblGrid>
      <w:tr w:rsidR="00AA2990" w:rsidRPr="003747CA" w14:paraId="3C4675E7" w14:textId="77777777" w:rsidTr="00AA2990">
        <w:trPr>
          <w:cantSplit/>
          <w:trHeight w:val="336"/>
          <w:tblHeader/>
          <w:trPrChange w:id="337" w:author="Daniel Lougen [2]" w:date="2025-03-24T14:13:00Z" w16du:dateUtc="2025-03-24T21:13:00Z">
            <w:trPr>
              <w:wAfter w:w="1626" w:type="pct"/>
              <w:cantSplit/>
              <w:trHeight w:val="336"/>
              <w:tblHeader/>
            </w:trPr>
          </w:trPrChange>
        </w:trPr>
        <w:tc>
          <w:tcPr>
            <w:tcW w:w="424" w:type="pct"/>
            <w:tcBorders>
              <w:top w:val="single" w:sz="16" w:space="0" w:color="D3D3D3"/>
              <w:left w:val="single" w:sz="0" w:space="0" w:color="D3D3D3"/>
            </w:tcBorders>
            <w:tcPrChange w:id="338" w:author="Daniel Lougen [2]" w:date="2025-03-24T14:13:00Z" w16du:dateUtc="2025-03-24T21:13:00Z">
              <w:tcPr>
                <w:tcW w:w="286" w:type="pct"/>
                <w:tcBorders>
                  <w:top w:val="single" w:sz="16" w:space="0" w:color="D3D3D3"/>
                  <w:left w:val="single" w:sz="0" w:space="0" w:color="D3D3D3"/>
                </w:tcBorders>
              </w:tcPr>
            </w:tcPrChange>
          </w:tcPr>
          <w:p w14:paraId="14A2DB26" w14:textId="77777777" w:rsidR="00AA2990" w:rsidRPr="003747CA" w:rsidRDefault="00AA2990" w:rsidP="006A0F4C">
            <w:pPr>
              <w:keepNext/>
              <w:spacing w:after="60"/>
              <w:rPr>
                <w:rFonts w:ascii="Times New Roman" w:hAnsi="Times New Roman" w:cs="Times New Roman"/>
              </w:rPr>
            </w:pPr>
          </w:p>
        </w:tc>
        <w:tc>
          <w:tcPr>
            <w:tcW w:w="891" w:type="pct"/>
            <w:tcBorders>
              <w:top w:val="single" w:sz="16" w:space="0" w:color="D3D3D3"/>
            </w:tcBorders>
            <w:tcPrChange w:id="339" w:author="Daniel Lougen [2]" w:date="2025-03-24T14:13:00Z" w16du:dateUtc="2025-03-24T21:13:00Z">
              <w:tcPr>
                <w:tcW w:w="601" w:type="pct"/>
                <w:tcBorders>
                  <w:top w:val="single" w:sz="16" w:space="0" w:color="D3D3D3"/>
                </w:tcBorders>
              </w:tcPr>
            </w:tcPrChange>
          </w:tcPr>
          <w:p w14:paraId="46BE0FC7" w14:textId="77777777" w:rsidR="00AA2990" w:rsidRPr="003747CA" w:rsidRDefault="00AA2990" w:rsidP="006A0F4C">
            <w:pPr>
              <w:keepNext/>
              <w:spacing w:after="60"/>
              <w:rPr>
                <w:rFonts w:ascii="Times New Roman" w:hAnsi="Times New Roman" w:cs="Times New Roman"/>
              </w:rPr>
            </w:pPr>
          </w:p>
        </w:tc>
        <w:tc>
          <w:tcPr>
            <w:tcW w:w="1473" w:type="pct"/>
            <w:tcBorders>
              <w:top w:val="single" w:sz="16" w:space="0" w:color="D3D3D3"/>
            </w:tcBorders>
            <w:tcPrChange w:id="340" w:author="Daniel Lougen [2]" w:date="2025-03-24T14:13:00Z" w16du:dateUtc="2025-03-24T21:13:00Z">
              <w:tcPr>
                <w:tcW w:w="994" w:type="pct"/>
                <w:gridSpan w:val="2"/>
                <w:tcBorders>
                  <w:top w:val="single" w:sz="16" w:space="0" w:color="D3D3D3"/>
                </w:tcBorders>
              </w:tcPr>
            </w:tcPrChange>
          </w:tcPr>
          <w:p w14:paraId="0470305F" w14:textId="77777777" w:rsidR="00AA2990" w:rsidRPr="003747CA" w:rsidRDefault="00AA2990" w:rsidP="006A0F4C">
            <w:pPr>
              <w:keepNext/>
              <w:spacing w:after="60"/>
              <w:rPr>
                <w:rFonts w:ascii="Times New Roman" w:hAnsi="Times New Roman" w:cs="Times New Roman"/>
              </w:rPr>
            </w:pPr>
          </w:p>
        </w:tc>
        <w:tc>
          <w:tcPr>
            <w:tcW w:w="2213" w:type="pct"/>
            <w:gridSpan w:val="2"/>
            <w:tcBorders>
              <w:top w:val="single" w:sz="16" w:space="0" w:color="D3D3D3"/>
              <w:bottom w:val="single" w:sz="16" w:space="0" w:color="D3D3D3"/>
            </w:tcBorders>
            <w:tcPrChange w:id="341" w:author="Daniel Lougen [2]" w:date="2025-03-24T14:13:00Z" w16du:dateUtc="2025-03-24T21:13:00Z">
              <w:tcPr>
                <w:tcW w:w="1493" w:type="pct"/>
                <w:gridSpan w:val="3"/>
                <w:tcBorders>
                  <w:top w:val="single" w:sz="16" w:space="0" w:color="D3D3D3"/>
                  <w:bottom w:val="single" w:sz="16" w:space="0" w:color="D3D3D3"/>
                </w:tcBorders>
              </w:tcPr>
            </w:tcPrChange>
          </w:tcPr>
          <w:p w14:paraId="5EFC4F47" w14:textId="77777777" w:rsidR="00AA2990" w:rsidRPr="003747CA" w:rsidRDefault="00AA2990" w:rsidP="006A0F4C">
            <w:pPr>
              <w:keepNext/>
              <w:spacing w:after="60"/>
              <w:jc w:val="center"/>
              <w:rPr>
                <w:rFonts w:ascii="Times New Roman" w:hAnsi="Times New Roman" w:cs="Times New Roman"/>
              </w:rPr>
            </w:pPr>
            <w:r w:rsidRPr="003747CA">
              <w:rPr>
                <w:rFonts w:ascii="Times New Roman" w:hAnsi="Times New Roman" w:cs="Times New Roman"/>
                <w:b/>
                <w:sz w:val="20"/>
              </w:rPr>
              <w:t>Reaction time (</w:t>
            </w:r>
            <w:proofErr w:type="spellStart"/>
            <w:r w:rsidRPr="003747CA">
              <w:rPr>
                <w:rFonts w:ascii="Times New Roman" w:hAnsi="Times New Roman" w:cs="Times New Roman"/>
                <w:b/>
                <w:sz w:val="20"/>
              </w:rPr>
              <w:t>ms</w:t>
            </w:r>
            <w:proofErr w:type="spellEnd"/>
            <w:r w:rsidRPr="003747CA">
              <w:rPr>
                <w:rFonts w:ascii="Times New Roman" w:hAnsi="Times New Roman" w:cs="Times New Roman"/>
                <w:b/>
                <w:sz w:val="20"/>
              </w:rPr>
              <w:t>)</w:t>
            </w:r>
          </w:p>
        </w:tc>
      </w:tr>
      <w:tr w:rsidR="00AA2990" w:rsidRPr="003747CA" w14:paraId="14C1483D" w14:textId="77777777" w:rsidTr="00AA2990">
        <w:trPr>
          <w:cantSplit/>
          <w:trHeight w:val="336"/>
          <w:tblHeader/>
          <w:trPrChange w:id="342" w:author="Daniel Lougen [2]" w:date="2025-03-24T14:13:00Z" w16du:dateUtc="2025-03-24T21:13:00Z">
            <w:trPr>
              <w:wAfter w:w="1626" w:type="pct"/>
              <w:cantSplit/>
              <w:trHeight w:val="336"/>
              <w:tblHeader/>
            </w:trPr>
          </w:trPrChange>
        </w:trPr>
        <w:tc>
          <w:tcPr>
            <w:tcW w:w="424" w:type="pct"/>
            <w:tcBorders>
              <w:left w:val="single" w:sz="0" w:space="0" w:color="D3D3D3"/>
              <w:bottom w:val="single" w:sz="16" w:space="0" w:color="D3D3D3"/>
            </w:tcBorders>
            <w:tcPrChange w:id="343" w:author="Daniel Lougen [2]" w:date="2025-03-24T14:13:00Z" w16du:dateUtc="2025-03-24T21:13:00Z">
              <w:tcPr>
                <w:tcW w:w="286" w:type="pct"/>
                <w:tcBorders>
                  <w:left w:val="single" w:sz="0" w:space="0" w:color="D3D3D3"/>
                  <w:bottom w:val="single" w:sz="16" w:space="0" w:color="D3D3D3"/>
                </w:tcBorders>
              </w:tcPr>
            </w:tcPrChange>
          </w:tcPr>
          <w:p w14:paraId="7625E65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ID</w:t>
            </w:r>
          </w:p>
        </w:tc>
        <w:tc>
          <w:tcPr>
            <w:tcW w:w="891" w:type="pct"/>
            <w:tcBorders>
              <w:bottom w:val="single" w:sz="16" w:space="0" w:color="D3D3D3"/>
            </w:tcBorders>
            <w:tcPrChange w:id="344" w:author="Daniel Lougen [2]" w:date="2025-03-24T14:13:00Z" w16du:dateUtc="2025-03-24T21:13:00Z">
              <w:tcPr>
                <w:tcW w:w="601" w:type="pct"/>
                <w:tcBorders>
                  <w:bottom w:val="single" w:sz="16" w:space="0" w:color="D3D3D3"/>
                </w:tcBorders>
              </w:tcPr>
            </w:tcPrChange>
          </w:tcPr>
          <w:p w14:paraId="2701DBF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sz w:val="20"/>
              </w:rPr>
              <w:t>Task</w:t>
            </w:r>
          </w:p>
        </w:tc>
        <w:tc>
          <w:tcPr>
            <w:tcW w:w="1473" w:type="pct"/>
            <w:tcBorders>
              <w:bottom w:val="single" w:sz="16" w:space="0" w:color="D3D3D3"/>
            </w:tcBorders>
            <w:tcPrChange w:id="345" w:author="Daniel Lougen [2]" w:date="2025-03-24T14:13:00Z" w16du:dateUtc="2025-03-24T21:13:00Z">
              <w:tcPr>
                <w:tcW w:w="994" w:type="pct"/>
                <w:gridSpan w:val="2"/>
                <w:tcBorders>
                  <w:bottom w:val="single" w:sz="16" w:space="0" w:color="D3D3D3"/>
                </w:tcBorders>
              </w:tcPr>
            </w:tcPrChange>
          </w:tcPr>
          <w:p w14:paraId="0D60561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sz w:val="20"/>
              </w:rPr>
              <w:t>Congruency</w:t>
            </w:r>
          </w:p>
        </w:tc>
        <w:tc>
          <w:tcPr>
            <w:tcW w:w="1106" w:type="pct"/>
            <w:tcBorders>
              <w:bottom w:val="single" w:sz="16" w:space="0" w:color="D3D3D3"/>
            </w:tcBorders>
            <w:tcPrChange w:id="346" w:author="Daniel Lougen [2]" w:date="2025-03-24T14:13:00Z" w16du:dateUtc="2025-03-24T21:13:00Z">
              <w:tcPr>
                <w:tcW w:w="746" w:type="pct"/>
                <w:gridSpan w:val="2"/>
                <w:tcBorders>
                  <w:bottom w:val="single" w:sz="16" w:space="0" w:color="D3D3D3"/>
                </w:tcBorders>
              </w:tcPr>
            </w:tcPrChange>
          </w:tcPr>
          <w:p w14:paraId="43D3958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x̄</w:t>
            </w:r>
          </w:p>
        </w:tc>
        <w:tc>
          <w:tcPr>
            <w:tcW w:w="1107" w:type="pct"/>
            <w:tcBorders>
              <w:bottom w:val="single" w:sz="16" w:space="0" w:color="D3D3D3"/>
            </w:tcBorders>
            <w:tcPrChange w:id="347" w:author="Daniel Lougen [2]" w:date="2025-03-24T14:13:00Z" w16du:dateUtc="2025-03-24T21:13:00Z">
              <w:tcPr>
                <w:tcW w:w="747" w:type="pct"/>
                <w:tcBorders>
                  <w:bottom w:val="single" w:sz="16" w:space="0" w:color="D3D3D3"/>
                </w:tcBorders>
              </w:tcPr>
            </w:tcPrChange>
          </w:tcPr>
          <w:p w14:paraId="271B7E4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SD</w:t>
            </w:r>
          </w:p>
        </w:tc>
      </w:tr>
      <w:tr w:rsidR="00AA2990" w:rsidRPr="003747CA" w14:paraId="3DDB87B5" w14:textId="77777777" w:rsidTr="00AA2990">
        <w:trPr>
          <w:cantSplit/>
          <w:trHeight w:val="336"/>
          <w:trPrChange w:id="348"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49"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5FD142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w:t>
            </w:r>
          </w:p>
        </w:tc>
        <w:tc>
          <w:tcPr>
            <w:tcW w:w="891" w:type="pct"/>
            <w:tcBorders>
              <w:top w:val="single" w:sz="0" w:space="0" w:color="D3D3D3"/>
              <w:left w:val="single" w:sz="0" w:space="0" w:color="D3D3D3"/>
              <w:bottom w:val="single" w:sz="0" w:space="0" w:color="D3D3D3"/>
              <w:right w:val="single" w:sz="0" w:space="0" w:color="D3D3D3"/>
            </w:tcBorders>
            <w:tcPrChange w:id="350"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8FB7E73"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351"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32EF0E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352"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0ADC695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354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53"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4C21AE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57 </w:t>
            </w:r>
            <w:proofErr w:type="spellStart"/>
            <w:r w:rsidRPr="003747CA">
              <w:rPr>
                <w:rFonts w:ascii="Times New Roman" w:hAnsi="Times New Roman" w:cs="Times New Roman"/>
                <w:sz w:val="20"/>
              </w:rPr>
              <w:t>ms</w:t>
            </w:r>
            <w:proofErr w:type="spellEnd"/>
          </w:p>
        </w:tc>
      </w:tr>
      <w:tr w:rsidR="00AA2990" w:rsidRPr="003747CA" w14:paraId="2C136FC4" w14:textId="77777777" w:rsidTr="00AA2990">
        <w:trPr>
          <w:cantSplit/>
          <w:trHeight w:val="336"/>
          <w:trPrChange w:id="354"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55"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29F2068B"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356"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4F1C987"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357"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ACD2161"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358"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A8637D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363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59"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A19166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56 </w:t>
            </w:r>
            <w:proofErr w:type="spellStart"/>
            <w:r w:rsidRPr="003747CA">
              <w:rPr>
                <w:rFonts w:ascii="Times New Roman" w:hAnsi="Times New Roman" w:cs="Times New Roman"/>
                <w:sz w:val="20"/>
              </w:rPr>
              <w:t>ms</w:t>
            </w:r>
            <w:proofErr w:type="spellEnd"/>
          </w:p>
        </w:tc>
      </w:tr>
      <w:tr w:rsidR="00AA2990" w:rsidRPr="003747CA" w14:paraId="25E402FA" w14:textId="77777777" w:rsidTr="00AA2990">
        <w:trPr>
          <w:cantSplit/>
          <w:trHeight w:val="336"/>
          <w:trPrChange w:id="360"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61"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0B38F0B"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362"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3834E80"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363"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F672C23"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364"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415236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365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65"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9FCC59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52 </w:t>
            </w:r>
            <w:proofErr w:type="spellStart"/>
            <w:r w:rsidRPr="003747CA">
              <w:rPr>
                <w:rFonts w:ascii="Times New Roman" w:hAnsi="Times New Roman" w:cs="Times New Roman"/>
                <w:sz w:val="20"/>
              </w:rPr>
              <w:t>ms</w:t>
            </w:r>
            <w:proofErr w:type="spellEnd"/>
          </w:p>
        </w:tc>
      </w:tr>
      <w:tr w:rsidR="00AA2990" w:rsidRPr="003747CA" w14:paraId="4CCB3A77" w14:textId="77777777" w:rsidTr="00AA2990">
        <w:trPr>
          <w:cantSplit/>
          <w:trHeight w:val="336"/>
          <w:trPrChange w:id="366"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67"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753048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w:t>
            </w:r>
          </w:p>
        </w:tc>
        <w:tc>
          <w:tcPr>
            <w:tcW w:w="891" w:type="pct"/>
            <w:tcBorders>
              <w:top w:val="single" w:sz="0" w:space="0" w:color="D3D3D3"/>
              <w:left w:val="single" w:sz="0" w:space="0" w:color="D3D3D3"/>
              <w:bottom w:val="single" w:sz="0" w:space="0" w:color="D3D3D3"/>
              <w:right w:val="single" w:sz="0" w:space="0" w:color="D3D3D3"/>
            </w:tcBorders>
            <w:tcPrChange w:id="368"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6E111AD"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369"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36FC589"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370"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1F9C84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367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71"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685056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52 </w:t>
            </w:r>
            <w:proofErr w:type="spellStart"/>
            <w:r w:rsidRPr="003747CA">
              <w:rPr>
                <w:rFonts w:ascii="Times New Roman" w:hAnsi="Times New Roman" w:cs="Times New Roman"/>
                <w:sz w:val="20"/>
              </w:rPr>
              <w:t>ms</w:t>
            </w:r>
            <w:proofErr w:type="spellEnd"/>
          </w:p>
        </w:tc>
      </w:tr>
      <w:tr w:rsidR="00AA2990" w:rsidRPr="003747CA" w14:paraId="0E645721" w14:textId="77777777" w:rsidTr="00AA2990">
        <w:trPr>
          <w:cantSplit/>
          <w:trHeight w:val="336"/>
          <w:trPrChange w:id="372"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73"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2B8EC57E"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374"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F3B399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375"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E1CD58E"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376"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3398CE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389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77"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1DFCF2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59 </w:t>
            </w:r>
            <w:proofErr w:type="spellStart"/>
            <w:r w:rsidRPr="003747CA">
              <w:rPr>
                <w:rFonts w:ascii="Times New Roman" w:hAnsi="Times New Roman" w:cs="Times New Roman"/>
                <w:sz w:val="20"/>
              </w:rPr>
              <w:t>ms</w:t>
            </w:r>
            <w:proofErr w:type="spellEnd"/>
          </w:p>
        </w:tc>
      </w:tr>
      <w:tr w:rsidR="00AA2990" w:rsidRPr="003747CA" w14:paraId="7575BEAD" w14:textId="77777777" w:rsidTr="00AA2990">
        <w:trPr>
          <w:cantSplit/>
          <w:trHeight w:val="336"/>
          <w:trPrChange w:id="378"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79"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A6F41AA"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380"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936E4D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381"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9F5A38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382"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F90792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408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83"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48546C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51 </w:t>
            </w:r>
            <w:proofErr w:type="spellStart"/>
            <w:r w:rsidRPr="003747CA">
              <w:rPr>
                <w:rFonts w:ascii="Times New Roman" w:hAnsi="Times New Roman" w:cs="Times New Roman"/>
                <w:sz w:val="20"/>
              </w:rPr>
              <w:t>ms</w:t>
            </w:r>
            <w:proofErr w:type="spellEnd"/>
          </w:p>
        </w:tc>
      </w:tr>
      <w:tr w:rsidR="00AA2990" w:rsidRPr="003747CA" w14:paraId="780A8E28" w14:textId="77777777" w:rsidTr="00AA2990">
        <w:trPr>
          <w:cantSplit/>
          <w:trHeight w:val="336"/>
          <w:trPrChange w:id="384"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85"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120E7D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2</w:t>
            </w:r>
          </w:p>
        </w:tc>
        <w:tc>
          <w:tcPr>
            <w:tcW w:w="891" w:type="pct"/>
            <w:tcBorders>
              <w:top w:val="single" w:sz="0" w:space="0" w:color="D3D3D3"/>
              <w:left w:val="single" w:sz="0" w:space="0" w:color="D3D3D3"/>
              <w:bottom w:val="single" w:sz="0" w:space="0" w:color="D3D3D3"/>
              <w:right w:val="single" w:sz="0" w:space="0" w:color="D3D3D3"/>
            </w:tcBorders>
            <w:tcPrChange w:id="386"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669DED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387"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697CF5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388"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8FA8E5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350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89"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F33162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37 </w:t>
            </w:r>
            <w:proofErr w:type="spellStart"/>
            <w:r w:rsidRPr="003747CA">
              <w:rPr>
                <w:rFonts w:ascii="Times New Roman" w:hAnsi="Times New Roman" w:cs="Times New Roman"/>
                <w:sz w:val="20"/>
              </w:rPr>
              <w:t>ms</w:t>
            </w:r>
            <w:proofErr w:type="spellEnd"/>
          </w:p>
        </w:tc>
      </w:tr>
      <w:tr w:rsidR="00AA2990" w:rsidRPr="003747CA" w14:paraId="38FC15C2" w14:textId="77777777" w:rsidTr="00AA2990">
        <w:trPr>
          <w:cantSplit/>
          <w:trHeight w:val="336"/>
          <w:trPrChange w:id="390"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91"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7FC9ED9"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392"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166D0A9"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393"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05FB77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394"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30E226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353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395"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04B936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39 </w:t>
            </w:r>
            <w:proofErr w:type="spellStart"/>
            <w:r w:rsidRPr="003747CA">
              <w:rPr>
                <w:rFonts w:ascii="Times New Roman" w:hAnsi="Times New Roman" w:cs="Times New Roman"/>
                <w:sz w:val="20"/>
              </w:rPr>
              <w:t>ms</w:t>
            </w:r>
            <w:proofErr w:type="spellEnd"/>
          </w:p>
        </w:tc>
      </w:tr>
      <w:tr w:rsidR="00AA2990" w:rsidRPr="003747CA" w14:paraId="3554A4F0" w14:textId="77777777" w:rsidTr="00AA2990">
        <w:trPr>
          <w:cantSplit/>
          <w:trHeight w:val="336"/>
          <w:trPrChange w:id="396"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397"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9DB774A"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398"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37C141F"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399"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A1CB29E"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400"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9FD2A9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360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01"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056EE5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 </w:t>
            </w:r>
            <w:proofErr w:type="spellStart"/>
            <w:r w:rsidRPr="003747CA">
              <w:rPr>
                <w:rFonts w:ascii="Times New Roman" w:hAnsi="Times New Roman" w:cs="Times New Roman"/>
                <w:sz w:val="20"/>
              </w:rPr>
              <w:t>ms</w:t>
            </w:r>
            <w:proofErr w:type="spellEnd"/>
          </w:p>
        </w:tc>
      </w:tr>
      <w:tr w:rsidR="00AA2990" w:rsidRPr="003747CA" w14:paraId="186D9583" w14:textId="77777777" w:rsidTr="00AA2990">
        <w:trPr>
          <w:cantSplit/>
          <w:trHeight w:val="336"/>
          <w:trPrChange w:id="402"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03"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B484B2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2</w:t>
            </w:r>
          </w:p>
        </w:tc>
        <w:tc>
          <w:tcPr>
            <w:tcW w:w="891" w:type="pct"/>
            <w:tcBorders>
              <w:top w:val="single" w:sz="0" w:space="0" w:color="D3D3D3"/>
              <w:left w:val="single" w:sz="0" w:space="0" w:color="D3D3D3"/>
              <w:bottom w:val="single" w:sz="0" w:space="0" w:color="D3D3D3"/>
              <w:right w:val="single" w:sz="0" w:space="0" w:color="D3D3D3"/>
            </w:tcBorders>
            <w:tcPrChange w:id="404"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F78DBD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405"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A96561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406"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47196C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408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07"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4B25C1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61 </w:t>
            </w:r>
            <w:proofErr w:type="spellStart"/>
            <w:r w:rsidRPr="003747CA">
              <w:rPr>
                <w:rFonts w:ascii="Times New Roman" w:hAnsi="Times New Roman" w:cs="Times New Roman"/>
                <w:sz w:val="20"/>
              </w:rPr>
              <w:t>ms</w:t>
            </w:r>
            <w:proofErr w:type="spellEnd"/>
          </w:p>
        </w:tc>
      </w:tr>
      <w:tr w:rsidR="00AA2990" w:rsidRPr="003747CA" w14:paraId="20A6EEE3" w14:textId="77777777" w:rsidTr="00AA2990">
        <w:trPr>
          <w:cantSplit/>
          <w:trHeight w:val="336"/>
          <w:trPrChange w:id="408"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09"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F0D8593"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10"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4CA411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11"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E2F6C9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412"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C65ABE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418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13"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380AEF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59 </w:t>
            </w:r>
            <w:proofErr w:type="spellStart"/>
            <w:r w:rsidRPr="003747CA">
              <w:rPr>
                <w:rFonts w:ascii="Times New Roman" w:hAnsi="Times New Roman" w:cs="Times New Roman"/>
                <w:sz w:val="20"/>
              </w:rPr>
              <w:t>ms</w:t>
            </w:r>
            <w:proofErr w:type="spellEnd"/>
          </w:p>
        </w:tc>
      </w:tr>
      <w:tr w:rsidR="00AA2990" w:rsidRPr="003747CA" w14:paraId="10938D26" w14:textId="77777777" w:rsidTr="00AA2990">
        <w:trPr>
          <w:cantSplit/>
          <w:trHeight w:val="336"/>
          <w:trPrChange w:id="414"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15"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F272D44"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16"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D006963"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17"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3D7D31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418"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9C9977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416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19"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5C5353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64 </w:t>
            </w:r>
            <w:proofErr w:type="spellStart"/>
            <w:r w:rsidRPr="003747CA">
              <w:rPr>
                <w:rFonts w:ascii="Times New Roman" w:hAnsi="Times New Roman" w:cs="Times New Roman"/>
                <w:sz w:val="20"/>
              </w:rPr>
              <w:t>ms</w:t>
            </w:r>
            <w:proofErr w:type="spellEnd"/>
          </w:p>
        </w:tc>
      </w:tr>
      <w:tr w:rsidR="00AA2990" w:rsidRPr="003747CA" w14:paraId="702E6463" w14:textId="77777777" w:rsidTr="00AA2990">
        <w:trPr>
          <w:cantSplit/>
          <w:trHeight w:val="336"/>
          <w:trPrChange w:id="420"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21"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79AA40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3</w:t>
            </w:r>
          </w:p>
        </w:tc>
        <w:tc>
          <w:tcPr>
            <w:tcW w:w="891" w:type="pct"/>
            <w:tcBorders>
              <w:top w:val="single" w:sz="0" w:space="0" w:color="D3D3D3"/>
              <w:left w:val="single" w:sz="0" w:space="0" w:color="D3D3D3"/>
              <w:bottom w:val="single" w:sz="0" w:space="0" w:color="D3D3D3"/>
              <w:right w:val="single" w:sz="0" w:space="0" w:color="D3D3D3"/>
            </w:tcBorders>
            <w:tcPrChange w:id="422"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29457D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423"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FFBD4FD"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424"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B26B29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441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25"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69F46E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97 </w:t>
            </w:r>
            <w:proofErr w:type="spellStart"/>
            <w:r w:rsidRPr="003747CA">
              <w:rPr>
                <w:rFonts w:ascii="Times New Roman" w:hAnsi="Times New Roman" w:cs="Times New Roman"/>
                <w:sz w:val="20"/>
              </w:rPr>
              <w:t>ms</w:t>
            </w:r>
            <w:proofErr w:type="spellEnd"/>
          </w:p>
        </w:tc>
      </w:tr>
      <w:tr w:rsidR="00AA2990" w:rsidRPr="003747CA" w14:paraId="25E80523" w14:textId="77777777" w:rsidTr="00AA2990">
        <w:trPr>
          <w:cantSplit/>
          <w:trHeight w:val="336"/>
          <w:trPrChange w:id="426"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27"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ECE2E24"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28"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6CCDE71"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29"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C7E53D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430"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563413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31"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BC89F7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96 </w:t>
            </w:r>
            <w:proofErr w:type="spellStart"/>
            <w:r w:rsidRPr="003747CA">
              <w:rPr>
                <w:rFonts w:ascii="Times New Roman" w:hAnsi="Times New Roman" w:cs="Times New Roman"/>
                <w:sz w:val="20"/>
              </w:rPr>
              <w:t>ms</w:t>
            </w:r>
            <w:proofErr w:type="spellEnd"/>
          </w:p>
        </w:tc>
      </w:tr>
      <w:tr w:rsidR="00AA2990" w:rsidRPr="003747CA" w14:paraId="4F9AB8C1" w14:textId="77777777" w:rsidTr="00AA2990">
        <w:trPr>
          <w:cantSplit/>
          <w:trHeight w:val="336"/>
          <w:trPrChange w:id="432"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33"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119DBFE"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34"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81975AA"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35"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3C3E52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436"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D3B06A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37"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C7BD7D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88 </w:t>
            </w:r>
            <w:proofErr w:type="spellStart"/>
            <w:r w:rsidRPr="003747CA">
              <w:rPr>
                <w:rFonts w:ascii="Times New Roman" w:hAnsi="Times New Roman" w:cs="Times New Roman"/>
                <w:sz w:val="20"/>
              </w:rPr>
              <w:t>ms</w:t>
            </w:r>
            <w:proofErr w:type="spellEnd"/>
          </w:p>
        </w:tc>
      </w:tr>
      <w:tr w:rsidR="00AA2990" w:rsidRPr="003747CA" w14:paraId="0138AAA3" w14:textId="77777777" w:rsidTr="00AA2990">
        <w:trPr>
          <w:cantSplit/>
          <w:trHeight w:val="336"/>
          <w:trPrChange w:id="438"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39"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DAE9DB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3</w:t>
            </w:r>
          </w:p>
        </w:tc>
        <w:tc>
          <w:tcPr>
            <w:tcW w:w="891" w:type="pct"/>
            <w:tcBorders>
              <w:top w:val="single" w:sz="0" w:space="0" w:color="D3D3D3"/>
              <w:left w:val="single" w:sz="0" w:space="0" w:color="D3D3D3"/>
              <w:bottom w:val="single" w:sz="0" w:space="0" w:color="D3D3D3"/>
              <w:right w:val="single" w:sz="0" w:space="0" w:color="D3D3D3"/>
            </w:tcBorders>
            <w:tcPrChange w:id="440"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EE5CBB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441"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0C477DB"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442"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C36E0A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43"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05452A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94 </w:t>
            </w:r>
            <w:proofErr w:type="spellStart"/>
            <w:r w:rsidRPr="003747CA">
              <w:rPr>
                <w:rFonts w:ascii="Times New Roman" w:hAnsi="Times New Roman" w:cs="Times New Roman"/>
                <w:sz w:val="20"/>
              </w:rPr>
              <w:t>ms</w:t>
            </w:r>
            <w:proofErr w:type="spellEnd"/>
          </w:p>
        </w:tc>
      </w:tr>
      <w:tr w:rsidR="00AA2990" w:rsidRPr="003747CA" w14:paraId="6D225F6C" w14:textId="77777777" w:rsidTr="00AA2990">
        <w:trPr>
          <w:cantSplit/>
          <w:trHeight w:val="336"/>
          <w:trPrChange w:id="444"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45"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5F6E982"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46"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C69063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47"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41FE68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448"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6DAFF7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460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49"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A8743D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82 </w:t>
            </w:r>
            <w:proofErr w:type="spellStart"/>
            <w:r w:rsidRPr="003747CA">
              <w:rPr>
                <w:rFonts w:ascii="Times New Roman" w:hAnsi="Times New Roman" w:cs="Times New Roman"/>
                <w:sz w:val="20"/>
              </w:rPr>
              <w:t>ms</w:t>
            </w:r>
            <w:proofErr w:type="spellEnd"/>
          </w:p>
        </w:tc>
      </w:tr>
      <w:tr w:rsidR="00AA2990" w:rsidRPr="003747CA" w14:paraId="0629ABB3" w14:textId="77777777" w:rsidTr="00AA2990">
        <w:trPr>
          <w:cantSplit/>
          <w:trHeight w:val="336"/>
          <w:trPrChange w:id="450"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51"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AB3B548"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52"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B3E7F8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53"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67AEEE8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454"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D01896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508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55"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F00545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105 </w:t>
            </w:r>
            <w:proofErr w:type="spellStart"/>
            <w:r w:rsidRPr="003747CA">
              <w:rPr>
                <w:rFonts w:ascii="Times New Roman" w:hAnsi="Times New Roman" w:cs="Times New Roman"/>
                <w:sz w:val="20"/>
              </w:rPr>
              <w:t>ms</w:t>
            </w:r>
            <w:proofErr w:type="spellEnd"/>
          </w:p>
        </w:tc>
      </w:tr>
      <w:tr w:rsidR="00AA2990" w:rsidRPr="003747CA" w14:paraId="383F2139" w14:textId="77777777" w:rsidTr="00AA2990">
        <w:trPr>
          <w:cantSplit/>
          <w:trHeight w:val="336"/>
          <w:trPrChange w:id="456"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57"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7ACAFF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4</w:t>
            </w:r>
          </w:p>
        </w:tc>
        <w:tc>
          <w:tcPr>
            <w:tcW w:w="891" w:type="pct"/>
            <w:tcBorders>
              <w:top w:val="single" w:sz="0" w:space="0" w:color="D3D3D3"/>
              <w:left w:val="single" w:sz="0" w:space="0" w:color="D3D3D3"/>
              <w:bottom w:val="single" w:sz="0" w:space="0" w:color="D3D3D3"/>
              <w:right w:val="single" w:sz="0" w:space="0" w:color="D3D3D3"/>
            </w:tcBorders>
            <w:tcPrChange w:id="458"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6E8856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459"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153A4DB"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460"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0E81B8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440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61"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3741BA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91 </w:t>
            </w:r>
            <w:proofErr w:type="spellStart"/>
            <w:r w:rsidRPr="003747CA">
              <w:rPr>
                <w:rFonts w:ascii="Times New Roman" w:hAnsi="Times New Roman" w:cs="Times New Roman"/>
                <w:sz w:val="20"/>
              </w:rPr>
              <w:t>ms</w:t>
            </w:r>
            <w:proofErr w:type="spellEnd"/>
          </w:p>
        </w:tc>
      </w:tr>
      <w:tr w:rsidR="00AA2990" w:rsidRPr="003747CA" w14:paraId="0916D787" w14:textId="77777777" w:rsidTr="00AA2990">
        <w:trPr>
          <w:cantSplit/>
          <w:trHeight w:val="336"/>
          <w:trPrChange w:id="462"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63"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8EA5E3F"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64"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22E8F3A"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65"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F394C9B"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466"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43CBA6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67"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8C858C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107 </w:t>
            </w:r>
            <w:proofErr w:type="spellStart"/>
            <w:r w:rsidRPr="003747CA">
              <w:rPr>
                <w:rFonts w:ascii="Times New Roman" w:hAnsi="Times New Roman" w:cs="Times New Roman"/>
                <w:sz w:val="20"/>
              </w:rPr>
              <w:t>ms</w:t>
            </w:r>
            <w:proofErr w:type="spellEnd"/>
          </w:p>
        </w:tc>
      </w:tr>
      <w:tr w:rsidR="00AA2990" w:rsidRPr="003747CA" w14:paraId="79891850" w14:textId="77777777" w:rsidTr="00AA2990">
        <w:trPr>
          <w:cantSplit/>
          <w:trHeight w:val="336"/>
          <w:trPrChange w:id="468"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69"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C5704A6"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70"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15A2D6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71"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B8C546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472"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18EF60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73"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480E84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98 </w:t>
            </w:r>
            <w:proofErr w:type="spellStart"/>
            <w:r w:rsidRPr="003747CA">
              <w:rPr>
                <w:rFonts w:ascii="Times New Roman" w:hAnsi="Times New Roman" w:cs="Times New Roman"/>
                <w:sz w:val="20"/>
              </w:rPr>
              <w:t>ms</w:t>
            </w:r>
            <w:proofErr w:type="spellEnd"/>
          </w:p>
        </w:tc>
      </w:tr>
      <w:tr w:rsidR="00AA2990" w:rsidRPr="003747CA" w14:paraId="5491B8E6" w14:textId="77777777" w:rsidTr="00AA2990">
        <w:trPr>
          <w:cantSplit/>
          <w:trHeight w:val="336"/>
          <w:trPrChange w:id="474"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75"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1B76A03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4</w:t>
            </w:r>
          </w:p>
        </w:tc>
        <w:tc>
          <w:tcPr>
            <w:tcW w:w="891" w:type="pct"/>
            <w:tcBorders>
              <w:top w:val="single" w:sz="0" w:space="0" w:color="D3D3D3"/>
              <w:left w:val="single" w:sz="0" w:space="0" w:color="D3D3D3"/>
              <w:bottom w:val="single" w:sz="0" w:space="0" w:color="D3D3D3"/>
              <w:right w:val="single" w:sz="0" w:space="0" w:color="D3D3D3"/>
            </w:tcBorders>
            <w:tcPrChange w:id="476"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0ED07DE"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477"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05397B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478"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1F0B0B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492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79"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9B8E0E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104 </w:t>
            </w:r>
            <w:proofErr w:type="spellStart"/>
            <w:r w:rsidRPr="003747CA">
              <w:rPr>
                <w:rFonts w:ascii="Times New Roman" w:hAnsi="Times New Roman" w:cs="Times New Roman"/>
                <w:sz w:val="20"/>
              </w:rPr>
              <w:t>ms</w:t>
            </w:r>
            <w:proofErr w:type="spellEnd"/>
          </w:p>
        </w:tc>
      </w:tr>
      <w:tr w:rsidR="00AA2990" w:rsidRPr="003747CA" w14:paraId="37E56D88" w14:textId="77777777" w:rsidTr="00AA2990">
        <w:trPr>
          <w:cantSplit/>
          <w:trHeight w:val="336"/>
          <w:trPrChange w:id="480"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81"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56F40D8"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82"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81790E2"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83"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B1E160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484"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C3FE1E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504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85"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9CA798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108 </w:t>
            </w:r>
            <w:proofErr w:type="spellStart"/>
            <w:r w:rsidRPr="003747CA">
              <w:rPr>
                <w:rFonts w:ascii="Times New Roman" w:hAnsi="Times New Roman" w:cs="Times New Roman"/>
                <w:sz w:val="20"/>
              </w:rPr>
              <w:t>ms</w:t>
            </w:r>
            <w:proofErr w:type="spellEnd"/>
          </w:p>
        </w:tc>
      </w:tr>
      <w:tr w:rsidR="00AA2990" w:rsidRPr="003747CA" w14:paraId="450255F5" w14:textId="77777777" w:rsidTr="00AA2990">
        <w:trPr>
          <w:cantSplit/>
          <w:trHeight w:val="336"/>
          <w:trPrChange w:id="486"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87"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7A7BBF7"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488"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8E2F07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489"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52FB0E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490"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01A2D6F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495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91"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F1D0F3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88 </w:t>
            </w:r>
            <w:proofErr w:type="spellStart"/>
            <w:r w:rsidRPr="003747CA">
              <w:rPr>
                <w:rFonts w:ascii="Times New Roman" w:hAnsi="Times New Roman" w:cs="Times New Roman"/>
                <w:sz w:val="20"/>
              </w:rPr>
              <w:t>ms</w:t>
            </w:r>
            <w:proofErr w:type="spellEnd"/>
          </w:p>
        </w:tc>
      </w:tr>
      <w:tr w:rsidR="00AA2990" w:rsidRPr="003747CA" w14:paraId="4FCE99AB" w14:textId="77777777" w:rsidTr="00AA2990">
        <w:trPr>
          <w:cantSplit/>
          <w:trHeight w:val="336"/>
          <w:trPrChange w:id="492"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93"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5A87DF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5</w:t>
            </w:r>
          </w:p>
        </w:tc>
        <w:tc>
          <w:tcPr>
            <w:tcW w:w="891" w:type="pct"/>
            <w:tcBorders>
              <w:top w:val="single" w:sz="0" w:space="0" w:color="D3D3D3"/>
              <w:left w:val="single" w:sz="0" w:space="0" w:color="D3D3D3"/>
              <w:bottom w:val="single" w:sz="0" w:space="0" w:color="D3D3D3"/>
              <w:right w:val="single" w:sz="0" w:space="0" w:color="D3D3D3"/>
            </w:tcBorders>
            <w:tcPrChange w:id="494"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BF5E831"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495"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3D969C2"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496"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6BAF5A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517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497"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D6F71D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142 </w:t>
            </w:r>
            <w:proofErr w:type="spellStart"/>
            <w:r w:rsidRPr="003747CA">
              <w:rPr>
                <w:rFonts w:ascii="Times New Roman" w:hAnsi="Times New Roman" w:cs="Times New Roman"/>
                <w:sz w:val="20"/>
              </w:rPr>
              <w:t>ms</w:t>
            </w:r>
            <w:proofErr w:type="spellEnd"/>
          </w:p>
        </w:tc>
      </w:tr>
      <w:tr w:rsidR="00AA2990" w:rsidRPr="003747CA" w14:paraId="507D3A46" w14:textId="77777777" w:rsidTr="00AA2990">
        <w:trPr>
          <w:cantSplit/>
          <w:trHeight w:val="336"/>
          <w:trPrChange w:id="498"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499"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3EA0884"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00"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455902A"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01"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6188576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502"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68EC4F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544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03"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E2725C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183 </w:t>
            </w:r>
            <w:proofErr w:type="spellStart"/>
            <w:r w:rsidRPr="003747CA">
              <w:rPr>
                <w:rFonts w:ascii="Times New Roman" w:hAnsi="Times New Roman" w:cs="Times New Roman"/>
                <w:sz w:val="20"/>
              </w:rPr>
              <w:t>ms</w:t>
            </w:r>
            <w:proofErr w:type="spellEnd"/>
          </w:p>
        </w:tc>
      </w:tr>
      <w:tr w:rsidR="00AA2990" w:rsidRPr="003747CA" w14:paraId="29C16FA6" w14:textId="77777777" w:rsidTr="00AA2990">
        <w:trPr>
          <w:cantSplit/>
          <w:trHeight w:val="336"/>
          <w:trPrChange w:id="504"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05"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F316A77"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06"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5CE4BAB"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07"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6639C373"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508"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10BF4E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539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09"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2C04CB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164 </w:t>
            </w:r>
            <w:proofErr w:type="spellStart"/>
            <w:r w:rsidRPr="003747CA">
              <w:rPr>
                <w:rFonts w:ascii="Times New Roman" w:hAnsi="Times New Roman" w:cs="Times New Roman"/>
                <w:sz w:val="20"/>
              </w:rPr>
              <w:t>ms</w:t>
            </w:r>
            <w:proofErr w:type="spellEnd"/>
          </w:p>
        </w:tc>
      </w:tr>
      <w:tr w:rsidR="00AA2990" w:rsidRPr="003747CA" w14:paraId="191318D3" w14:textId="77777777" w:rsidTr="00AA2990">
        <w:trPr>
          <w:cantSplit/>
          <w:trHeight w:val="336"/>
          <w:trPrChange w:id="510"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11"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CE50DE4" w14:textId="77777777" w:rsidR="00AA2990" w:rsidRPr="003747CA" w:rsidRDefault="00AA2990" w:rsidP="006A0F4C">
            <w:pPr>
              <w:keepNext/>
              <w:spacing w:after="60"/>
              <w:jc w:val="right"/>
              <w:rPr>
                <w:rFonts w:ascii="Times New Roman" w:hAnsi="Times New Roman" w:cs="Times New Roman"/>
              </w:rPr>
            </w:pPr>
            <w:bookmarkStart w:id="512" w:name="_Hlk192157052"/>
            <w:r w:rsidRPr="003747CA">
              <w:rPr>
                <w:rFonts w:ascii="Times New Roman" w:hAnsi="Times New Roman" w:cs="Times New Roman"/>
                <w:b/>
                <w:sz w:val="20"/>
              </w:rPr>
              <w:lastRenderedPageBreak/>
              <w:t>5</w:t>
            </w:r>
          </w:p>
        </w:tc>
        <w:tc>
          <w:tcPr>
            <w:tcW w:w="891" w:type="pct"/>
            <w:tcBorders>
              <w:top w:val="single" w:sz="0" w:space="0" w:color="D3D3D3"/>
              <w:left w:val="single" w:sz="0" w:space="0" w:color="D3D3D3"/>
              <w:bottom w:val="single" w:sz="0" w:space="0" w:color="D3D3D3"/>
              <w:right w:val="single" w:sz="0" w:space="0" w:color="D3D3D3"/>
            </w:tcBorders>
            <w:tcPrChange w:id="51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A52D4D1"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51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6BB52D5"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51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B65876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585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1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109367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180 </w:t>
            </w:r>
            <w:proofErr w:type="spellStart"/>
            <w:r w:rsidRPr="003747CA">
              <w:rPr>
                <w:rFonts w:ascii="Times New Roman" w:hAnsi="Times New Roman" w:cs="Times New Roman"/>
                <w:sz w:val="20"/>
              </w:rPr>
              <w:t>ms</w:t>
            </w:r>
            <w:proofErr w:type="spellEnd"/>
          </w:p>
        </w:tc>
      </w:tr>
      <w:tr w:rsidR="00AA2990" w:rsidRPr="003747CA" w14:paraId="07EA119C" w14:textId="77777777" w:rsidTr="00AA2990">
        <w:trPr>
          <w:cantSplit/>
          <w:trHeight w:val="336"/>
          <w:trPrChange w:id="517"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1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CAC1DFD"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1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2072364"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2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6E57AD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52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CA53BF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581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2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9FACB6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178 </w:t>
            </w:r>
            <w:proofErr w:type="spellStart"/>
            <w:r w:rsidRPr="003747CA">
              <w:rPr>
                <w:rFonts w:ascii="Times New Roman" w:hAnsi="Times New Roman" w:cs="Times New Roman"/>
                <w:sz w:val="20"/>
              </w:rPr>
              <w:t>ms</w:t>
            </w:r>
            <w:proofErr w:type="spellEnd"/>
          </w:p>
        </w:tc>
      </w:tr>
      <w:tr w:rsidR="00AA2990" w:rsidRPr="003747CA" w14:paraId="307DD6F4" w14:textId="77777777" w:rsidTr="00AA2990">
        <w:trPr>
          <w:cantSplit/>
          <w:trHeight w:val="336"/>
          <w:trPrChange w:id="523"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2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9B2457F"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2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720D8FB"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2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230BF5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52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32A5D1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575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2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B42942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166 </w:t>
            </w:r>
            <w:proofErr w:type="spellStart"/>
            <w:r w:rsidRPr="003747CA">
              <w:rPr>
                <w:rFonts w:ascii="Times New Roman" w:hAnsi="Times New Roman" w:cs="Times New Roman"/>
                <w:sz w:val="20"/>
              </w:rPr>
              <w:t>ms</w:t>
            </w:r>
            <w:proofErr w:type="spellEnd"/>
          </w:p>
        </w:tc>
      </w:tr>
      <w:tr w:rsidR="00AA2990" w:rsidRPr="003747CA" w14:paraId="28666A0A" w14:textId="77777777" w:rsidTr="00AA2990">
        <w:trPr>
          <w:cantSplit/>
          <w:trHeight w:val="336"/>
          <w:trPrChange w:id="529"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3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6AC2DC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6</w:t>
            </w:r>
          </w:p>
        </w:tc>
        <w:tc>
          <w:tcPr>
            <w:tcW w:w="891" w:type="pct"/>
            <w:tcBorders>
              <w:top w:val="single" w:sz="0" w:space="0" w:color="D3D3D3"/>
              <w:left w:val="single" w:sz="0" w:space="0" w:color="D3D3D3"/>
              <w:bottom w:val="single" w:sz="0" w:space="0" w:color="D3D3D3"/>
              <w:right w:val="single" w:sz="0" w:space="0" w:color="D3D3D3"/>
            </w:tcBorders>
            <w:tcPrChange w:id="53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665DF2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53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D2F82B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53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2B55C6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408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3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2A6935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67 </w:t>
            </w:r>
            <w:proofErr w:type="spellStart"/>
            <w:r w:rsidRPr="003747CA">
              <w:rPr>
                <w:rFonts w:ascii="Times New Roman" w:hAnsi="Times New Roman" w:cs="Times New Roman"/>
                <w:sz w:val="20"/>
              </w:rPr>
              <w:t>ms</w:t>
            </w:r>
            <w:proofErr w:type="spellEnd"/>
          </w:p>
        </w:tc>
      </w:tr>
      <w:tr w:rsidR="00AA2990" w:rsidRPr="003747CA" w14:paraId="048EA151" w14:textId="77777777" w:rsidTr="00AA2990">
        <w:trPr>
          <w:cantSplit/>
          <w:trHeight w:val="336"/>
          <w:trPrChange w:id="535"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3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BFEBD6C"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3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6B5D67C"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3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8F255C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53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3D24B9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414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4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5AB1A4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69 </w:t>
            </w:r>
            <w:proofErr w:type="spellStart"/>
            <w:r w:rsidRPr="003747CA">
              <w:rPr>
                <w:rFonts w:ascii="Times New Roman" w:hAnsi="Times New Roman" w:cs="Times New Roman"/>
                <w:sz w:val="20"/>
              </w:rPr>
              <w:t>ms</w:t>
            </w:r>
            <w:proofErr w:type="spellEnd"/>
          </w:p>
        </w:tc>
      </w:tr>
      <w:tr w:rsidR="00AA2990" w:rsidRPr="003747CA" w14:paraId="4D2DDEEB" w14:textId="77777777" w:rsidTr="00AA2990">
        <w:trPr>
          <w:cantSplit/>
          <w:trHeight w:val="336"/>
          <w:trPrChange w:id="541"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4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ECF5B8B"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4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3F7C967"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4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3F6291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54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5934BC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4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ECF8F1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80 </w:t>
            </w:r>
            <w:proofErr w:type="spellStart"/>
            <w:r w:rsidRPr="003747CA">
              <w:rPr>
                <w:rFonts w:ascii="Times New Roman" w:hAnsi="Times New Roman" w:cs="Times New Roman"/>
                <w:sz w:val="20"/>
              </w:rPr>
              <w:t>ms</w:t>
            </w:r>
            <w:proofErr w:type="spellEnd"/>
          </w:p>
        </w:tc>
      </w:tr>
      <w:tr w:rsidR="00AA2990" w:rsidRPr="003747CA" w14:paraId="504ABD43" w14:textId="77777777" w:rsidTr="00AA2990">
        <w:trPr>
          <w:cantSplit/>
          <w:trHeight w:val="336"/>
          <w:trPrChange w:id="547"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4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3CDAED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6</w:t>
            </w:r>
          </w:p>
        </w:tc>
        <w:tc>
          <w:tcPr>
            <w:tcW w:w="891" w:type="pct"/>
            <w:tcBorders>
              <w:top w:val="single" w:sz="0" w:space="0" w:color="D3D3D3"/>
              <w:left w:val="single" w:sz="0" w:space="0" w:color="D3D3D3"/>
              <w:bottom w:val="single" w:sz="0" w:space="0" w:color="D3D3D3"/>
              <w:right w:val="single" w:sz="0" w:space="0" w:color="D3D3D3"/>
            </w:tcBorders>
            <w:tcPrChange w:id="54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4B872C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55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317F0A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55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878A8A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459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5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7EC363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112 </w:t>
            </w:r>
            <w:proofErr w:type="spellStart"/>
            <w:r w:rsidRPr="003747CA">
              <w:rPr>
                <w:rFonts w:ascii="Times New Roman" w:hAnsi="Times New Roman" w:cs="Times New Roman"/>
                <w:sz w:val="20"/>
              </w:rPr>
              <w:t>ms</w:t>
            </w:r>
            <w:proofErr w:type="spellEnd"/>
          </w:p>
        </w:tc>
      </w:tr>
      <w:tr w:rsidR="00AA2990" w:rsidRPr="003747CA" w14:paraId="427A4AB8" w14:textId="77777777" w:rsidTr="00AA2990">
        <w:trPr>
          <w:cantSplit/>
          <w:trHeight w:val="336"/>
          <w:trPrChange w:id="553"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5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E4B8456"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5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220BEA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5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D3E8CE5"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55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3AFF59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5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06CCDB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75 </w:t>
            </w:r>
            <w:proofErr w:type="spellStart"/>
            <w:r w:rsidRPr="003747CA">
              <w:rPr>
                <w:rFonts w:ascii="Times New Roman" w:hAnsi="Times New Roman" w:cs="Times New Roman"/>
                <w:sz w:val="20"/>
              </w:rPr>
              <w:t>ms</w:t>
            </w:r>
            <w:proofErr w:type="spellEnd"/>
          </w:p>
        </w:tc>
      </w:tr>
      <w:tr w:rsidR="00AA2990" w:rsidRPr="003747CA" w14:paraId="035CEE66" w14:textId="77777777" w:rsidTr="00AA2990">
        <w:trPr>
          <w:cantSplit/>
          <w:trHeight w:val="336"/>
          <w:trPrChange w:id="559"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6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8913E6C"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6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7149D50"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6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CE3C50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56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909810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475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6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CA7657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83 </w:t>
            </w:r>
            <w:proofErr w:type="spellStart"/>
            <w:r w:rsidRPr="003747CA">
              <w:rPr>
                <w:rFonts w:ascii="Times New Roman" w:hAnsi="Times New Roman" w:cs="Times New Roman"/>
                <w:sz w:val="20"/>
              </w:rPr>
              <w:t>ms</w:t>
            </w:r>
            <w:proofErr w:type="spellEnd"/>
          </w:p>
        </w:tc>
      </w:tr>
      <w:tr w:rsidR="00AA2990" w:rsidRPr="003747CA" w14:paraId="16992A8C" w14:textId="77777777" w:rsidTr="00AA2990">
        <w:trPr>
          <w:cantSplit/>
          <w:trHeight w:val="336"/>
          <w:trPrChange w:id="565"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6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1F32683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7</w:t>
            </w:r>
          </w:p>
        </w:tc>
        <w:tc>
          <w:tcPr>
            <w:tcW w:w="891" w:type="pct"/>
            <w:tcBorders>
              <w:top w:val="single" w:sz="0" w:space="0" w:color="D3D3D3"/>
              <w:left w:val="single" w:sz="0" w:space="0" w:color="D3D3D3"/>
              <w:bottom w:val="single" w:sz="0" w:space="0" w:color="D3D3D3"/>
              <w:right w:val="single" w:sz="0" w:space="0" w:color="D3D3D3"/>
            </w:tcBorders>
            <w:tcPrChange w:id="56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BD3EEE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56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C81CCBE"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56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A987C5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416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7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6E74EA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58 </w:t>
            </w:r>
            <w:proofErr w:type="spellStart"/>
            <w:r w:rsidRPr="003747CA">
              <w:rPr>
                <w:rFonts w:ascii="Times New Roman" w:hAnsi="Times New Roman" w:cs="Times New Roman"/>
                <w:sz w:val="20"/>
              </w:rPr>
              <w:t>ms</w:t>
            </w:r>
            <w:proofErr w:type="spellEnd"/>
          </w:p>
        </w:tc>
      </w:tr>
      <w:tr w:rsidR="00AA2990" w:rsidRPr="003747CA" w14:paraId="3E8CF92B" w14:textId="77777777" w:rsidTr="00AA2990">
        <w:trPr>
          <w:cantSplit/>
          <w:trHeight w:val="336"/>
          <w:trPrChange w:id="571"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7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D01EEC4"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7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E3187A2"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7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6D2D0EB1"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57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499890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7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12A743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56 </w:t>
            </w:r>
            <w:proofErr w:type="spellStart"/>
            <w:r w:rsidRPr="003747CA">
              <w:rPr>
                <w:rFonts w:ascii="Times New Roman" w:hAnsi="Times New Roman" w:cs="Times New Roman"/>
                <w:sz w:val="20"/>
              </w:rPr>
              <w:t>ms</w:t>
            </w:r>
            <w:proofErr w:type="spellEnd"/>
          </w:p>
        </w:tc>
      </w:tr>
      <w:tr w:rsidR="00AA2990" w:rsidRPr="003747CA" w14:paraId="4AFD4E03" w14:textId="77777777" w:rsidTr="00AA2990">
        <w:trPr>
          <w:cantSplit/>
          <w:trHeight w:val="336"/>
          <w:trPrChange w:id="577"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7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13FC854"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7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6F512F6"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8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2E5360B"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58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E57133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8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D883EC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62 </w:t>
            </w:r>
            <w:proofErr w:type="spellStart"/>
            <w:r w:rsidRPr="003747CA">
              <w:rPr>
                <w:rFonts w:ascii="Times New Roman" w:hAnsi="Times New Roman" w:cs="Times New Roman"/>
                <w:sz w:val="20"/>
              </w:rPr>
              <w:t>ms</w:t>
            </w:r>
            <w:proofErr w:type="spellEnd"/>
          </w:p>
        </w:tc>
      </w:tr>
      <w:tr w:rsidR="00AA2990" w:rsidRPr="003747CA" w14:paraId="4A0957D2" w14:textId="77777777" w:rsidTr="00AA2990">
        <w:trPr>
          <w:cantSplit/>
          <w:trHeight w:val="336"/>
          <w:trPrChange w:id="583"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8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2A69F6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7</w:t>
            </w:r>
          </w:p>
        </w:tc>
        <w:tc>
          <w:tcPr>
            <w:tcW w:w="891" w:type="pct"/>
            <w:tcBorders>
              <w:top w:val="single" w:sz="0" w:space="0" w:color="D3D3D3"/>
              <w:left w:val="single" w:sz="0" w:space="0" w:color="D3D3D3"/>
              <w:bottom w:val="single" w:sz="0" w:space="0" w:color="D3D3D3"/>
              <w:right w:val="single" w:sz="0" w:space="0" w:color="D3D3D3"/>
            </w:tcBorders>
            <w:tcPrChange w:id="58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D3E3C35"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58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798BEF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58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9E280A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468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8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16ED46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66 </w:t>
            </w:r>
            <w:proofErr w:type="spellStart"/>
            <w:r w:rsidRPr="003747CA">
              <w:rPr>
                <w:rFonts w:ascii="Times New Roman" w:hAnsi="Times New Roman" w:cs="Times New Roman"/>
                <w:sz w:val="20"/>
              </w:rPr>
              <w:t>ms</w:t>
            </w:r>
            <w:proofErr w:type="spellEnd"/>
          </w:p>
        </w:tc>
      </w:tr>
      <w:tr w:rsidR="00AA2990" w:rsidRPr="003747CA" w14:paraId="4AE920F4" w14:textId="77777777" w:rsidTr="00AA2990">
        <w:trPr>
          <w:cantSplit/>
          <w:trHeight w:val="336"/>
          <w:trPrChange w:id="589"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9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37ADEAB"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9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BBD211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9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1AB101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59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A95777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500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59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3149E5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78 </w:t>
            </w:r>
            <w:proofErr w:type="spellStart"/>
            <w:r w:rsidRPr="003747CA">
              <w:rPr>
                <w:rFonts w:ascii="Times New Roman" w:hAnsi="Times New Roman" w:cs="Times New Roman"/>
                <w:sz w:val="20"/>
              </w:rPr>
              <w:t>ms</w:t>
            </w:r>
            <w:proofErr w:type="spellEnd"/>
          </w:p>
        </w:tc>
      </w:tr>
      <w:tr w:rsidR="00AA2990" w:rsidRPr="003747CA" w14:paraId="76243D2C" w14:textId="77777777" w:rsidTr="00AA2990">
        <w:trPr>
          <w:cantSplit/>
          <w:trHeight w:val="336"/>
          <w:trPrChange w:id="595"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59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CA21B56"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59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1FFA542"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59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6773A7E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59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AFDE57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510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0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95A0E0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70 </w:t>
            </w:r>
            <w:proofErr w:type="spellStart"/>
            <w:r w:rsidRPr="003747CA">
              <w:rPr>
                <w:rFonts w:ascii="Times New Roman" w:hAnsi="Times New Roman" w:cs="Times New Roman"/>
                <w:sz w:val="20"/>
              </w:rPr>
              <w:t>ms</w:t>
            </w:r>
            <w:proofErr w:type="spellEnd"/>
          </w:p>
        </w:tc>
      </w:tr>
      <w:tr w:rsidR="00AA2990" w:rsidRPr="003747CA" w14:paraId="663FBEDA" w14:textId="77777777" w:rsidTr="00AA2990">
        <w:trPr>
          <w:cantSplit/>
          <w:trHeight w:val="336"/>
          <w:trPrChange w:id="601"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0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74BBC5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8</w:t>
            </w:r>
          </w:p>
        </w:tc>
        <w:tc>
          <w:tcPr>
            <w:tcW w:w="891" w:type="pct"/>
            <w:tcBorders>
              <w:top w:val="single" w:sz="0" w:space="0" w:color="D3D3D3"/>
              <w:left w:val="single" w:sz="0" w:space="0" w:color="D3D3D3"/>
              <w:bottom w:val="single" w:sz="0" w:space="0" w:color="D3D3D3"/>
              <w:right w:val="single" w:sz="0" w:space="0" w:color="D3D3D3"/>
            </w:tcBorders>
            <w:tcPrChange w:id="60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F8448A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60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0E4886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60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0A51F82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372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0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5A9486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48 </w:t>
            </w:r>
            <w:proofErr w:type="spellStart"/>
            <w:r w:rsidRPr="003747CA">
              <w:rPr>
                <w:rFonts w:ascii="Times New Roman" w:hAnsi="Times New Roman" w:cs="Times New Roman"/>
                <w:sz w:val="20"/>
              </w:rPr>
              <w:t>ms</w:t>
            </w:r>
            <w:proofErr w:type="spellEnd"/>
          </w:p>
        </w:tc>
      </w:tr>
      <w:tr w:rsidR="00AA2990" w:rsidRPr="003747CA" w14:paraId="050FA52D" w14:textId="77777777" w:rsidTr="00AA2990">
        <w:trPr>
          <w:cantSplit/>
          <w:trHeight w:val="336"/>
          <w:trPrChange w:id="607"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0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6899BF8"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0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8314CB6"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1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658D73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61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945C89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384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1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52D919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55 </w:t>
            </w:r>
            <w:proofErr w:type="spellStart"/>
            <w:r w:rsidRPr="003747CA">
              <w:rPr>
                <w:rFonts w:ascii="Times New Roman" w:hAnsi="Times New Roman" w:cs="Times New Roman"/>
                <w:sz w:val="20"/>
              </w:rPr>
              <w:t>ms</w:t>
            </w:r>
            <w:proofErr w:type="spellEnd"/>
          </w:p>
        </w:tc>
      </w:tr>
      <w:tr w:rsidR="00AA2990" w:rsidRPr="003747CA" w14:paraId="09BDE202" w14:textId="77777777" w:rsidTr="00AA2990">
        <w:trPr>
          <w:cantSplit/>
          <w:trHeight w:val="336"/>
          <w:trPrChange w:id="613"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1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4405A22"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1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3CE9953"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1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7DCF039"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61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1F8AA4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387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1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BA92B0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53 </w:t>
            </w:r>
            <w:proofErr w:type="spellStart"/>
            <w:r w:rsidRPr="003747CA">
              <w:rPr>
                <w:rFonts w:ascii="Times New Roman" w:hAnsi="Times New Roman" w:cs="Times New Roman"/>
                <w:sz w:val="20"/>
              </w:rPr>
              <w:t>ms</w:t>
            </w:r>
            <w:proofErr w:type="spellEnd"/>
          </w:p>
        </w:tc>
      </w:tr>
      <w:tr w:rsidR="00AA2990" w:rsidRPr="003747CA" w14:paraId="31C1CDF3" w14:textId="77777777" w:rsidTr="00AA2990">
        <w:trPr>
          <w:cantSplit/>
          <w:trHeight w:val="336"/>
          <w:trPrChange w:id="619"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2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494157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8</w:t>
            </w:r>
          </w:p>
        </w:tc>
        <w:tc>
          <w:tcPr>
            <w:tcW w:w="891" w:type="pct"/>
            <w:tcBorders>
              <w:top w:val="single" w:sz="0" w:space="0" w:color="D3D3D3"/>
              <w:left w:val="single" w:sz="0" w:space="0" w:color="D3D3D3"/>
              <w:bottom w:val="single" w:sz="0" w:space="0" w:color="D3D3D3"/>
              <w:right w:val="single" w:sz="0" w:space="0" w:color="D3D3D3"/>
            </w:tcBorders>
            <w:tcPrChange w:id="62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008F6B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62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2ED749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62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A9EA1D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418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2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2B39EE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74 </w:t>
            </w:r>
            <w:proofErr w:type="spellStart"/>
            <w:r w:rsidRPr="003747CA">
              <w:rPr>
                <w:rFonts w:ascii="Times New Roman" w:hAnsi="Times New Roman" w:cs="Times New Roman"/>
                <w:sz w:val="20"/>
              </w:rPr>
              <w:t>ms</w:t>
            </w:r>
            <w:proofErr w:type="spellEnd"/>
          </w:p>
        </w:tc>
      </w:tr>
      <w:tr w:rsidR="00AA2990" w:rsidRPr="003747CA" w14:paraId="06197D9C" w14:textId="77777777" w:rsidTr="00AA2990">
        <w:trPr>
          <w:cantSplit/>
          <w:trHeight w:val="336"/>
          <w:trPrChange w:id="625"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2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306C01C"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2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504F46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2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A20BB35"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62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4BAA50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416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3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75A40B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58 </w:t>
            </w:r>
            <w:proofErr w:type="spellStart"/>
            <w:r w:rsidRPr="003747CA">
              <w:rPr>
                <w:rFonts w:ascii="Times New Roman" w:hAnsi="Times New Roman" w:cs="Times New Roman"/>
                <w:sz w:val="20"/>
              </w:rPr>
              <w:t>ms</w:t>
            </w:r>
            <w:proofErr w:type="spellEnd"/>
          </w:p>
        </w:tc>
      </w:tr>
      <w:tr w:rsidR="00AA2990" w:rsidRPr="003747CA" w14:paraId="08E440E5" w14:textId="77777777" w:rsidTr="00AA2990">
        <w:trPr>
          <w:cantSplit/>
          <w:trHeight w:val="336"/>
          <w:trPrChange w:id="631"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3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1AF46C84"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3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DF3C930"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3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C7A09FB"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63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0DDD05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448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3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88E00F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66 </w:t>
            </w:r>
            <w:proofErr w:type="spellStart"/>
            <w:r w:rsidRPr="003747CA">
              <w:rPr>
                <w:rFonts w:ascii="Times New Roman" w:hAnsi="Times New Roman" w:cs="Times New Roman"/>
                <w:sz w:val="20"/>
              </w:rPr>
              <w:t>ms</w:t>
            </w:r>
            <w:proofErr w:type="spellEnd"/>
          </w:p>
        </w:tc>
      </w:tr>
      <w:tr w:rsidR="00AA2990" w:rsidRPr="003747CA" w14:paraId="7567D532" w14:textId="77777777" w:rsidTr="00AA2990">
        <w:trPr>
          <w:cantSplit/>
          <w:trHeight w:val="336"/>
          <w:trPrChange w:id="637"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3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79A412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9</w:t>
            </w:r>
          </w:p>
        </w:tc>
        <w:tc>
          <w:tcPr>
            <w:tcW w:w="891" w:type="pct"/>
            <w:tcBorders>
              <w:top w:val="single" w:sz="0" w:space="0" w:color="D3D3D3"/>
              <w:left w:val="single" w:sz="0" w:space="0" w:color="D3D3D3"/>
              <w:bottom w:val="single" w:sz="0" w:space="0" w:color="D3D3D3"/>
              <w:right w:val="single" w:sz="0" w:space="0" w:color="D3D3D3"/>
            </w:tcBorders>
            <w:tcPrChange w:id="63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3C20BD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64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64E454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64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3C4716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340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4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23FA0F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51 </w:t>
            </w:r>
            <w:proofErr w:type="spellStart"/>
            <w:r w:rsidRPr="003747CA">
              <w:rPr>
                <w:rFonts w:ascii="Times New Roman" w:hAnsi="Times New Roman" w:cs="Times New Roman"/>
                <w:sz w:val="20"/>
              </w:rPr>
              <w:t>ms</w:t>
            </w:r>
            <w:proofErr w:type="spellEnd"/>
          </w:p>
        </w:tc>
      </w:tr>
      <w:tr w:rsidR="00AA2990" w:rsidRPr="003747CA" w14:paraId="3B9F9E50" w14:textId="77777777" w:rsidTr="00AA2990">
        <w:trPr>
          <w:cantSplit/>
          <w:trHeight w:val="336"/>
          <w:trPrChange w:id="643"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4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2B6ACB36"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4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B02ADC2"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4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0D0CED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64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59B95A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359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4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CC9CEA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62 </w:t>
            </w:r>
            <w:proofErr w:type="spellStart"/>
            <w:r w:rsidRPr="003747CA">
              <w:rPr>
                <w:rFonts w:ascii="Times New Roman" w:hAnsi="Times New Roman" w:cs="Times New Roman"/>
                <w:sz w:val="20"/>
              </w:rPr>
              <w:t>ms</w:t>
            </w:r>
            <w:proofErr w:type="spellEnd"/>
          </w:p>
        </w:tc>
      </w:tr>
      <w:tr w:rsidR="00AA2990" w:rsidRPr="003747CA" w14:paraId="2DC21118" w14:textId="77777777" w:rsidTr="00AA2990">
        <w:trPr>
          <w:cantSplit/>
          <w:trHeight w:val="336"/>
          <w:trPrChange w:id="649"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5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5894823"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5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EA16831"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5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126F4D9"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65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E8BE28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358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5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77E29A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59 </w:t>
            </w:r>
            <w:proofErr w:type="spellStart"/>
            <w:r w:rsidRPr="003747CA">
              <w:rPr>
                <w:rFonts w:ascii="Times New Roman" w:hAnsi="Times New Roman" w:cs="Times New Roman"/>
                <w:sz w:val="20"/>
              </w:rPr>
              <w:t>ms</w:t>
            </w:r>
            <w:proofErr w:type="spellEnd"/>
          </w:p>
        </w:tc>
      </w:tr>
      <w:tr w:rsidR="00AA2990" w:rsidRPr="003747CA" w14:paraId="56D8CC8F" w14:textId="77777777" w:rsidTr="00AA2990">
        <w:trPr>
          <w:cantSplit/>
          <w:trHeight w:val="336"/>
          <w:trPrChange w:id="655"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5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9168E7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9</w:t>
            </w:r>
          </w:p>
        </w:tc>
        <w:tc>
          <w:tcPr>
            <w:tcW w:w="891" w:type="pct"/>
            <w:tcBorders>
              <w:top w:val="single" w:sz="0" w:space="0" w:color="D3D3D3"/>
              <w:left w:val="single" w:sz="0" w:space="0" w:color="D3D3D3"/>
              <w:bottom w:val="single" w:sz="0" w:space="0" w:color="D3D3D3"/>
              <w:right w:val="single" w:sz="0" w:space="0" w:color="D3D3D3"/>
            </w:tcBorders>
            <w:tcPrChange w:id="65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164A01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65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C5F181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65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72BA32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388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6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01F4B5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61 </w:t>
            </w:r>
            <w:proofErr w:type="spellStart"/>
            <w:r w:rsidRPr="003747CA">
              <w:rPr>
                <w:rFonts w:ascii="Times New Roman" w:hAnsi="Times New Roman" w:cs="Times New Roman"/>
                <w:sz w:val="20"/>
              </w:rPr>
              <w:t>ms</w:t>
            </w:r>
            <w:proofErr w:type="spellEnd"/>
          </w:p>
        </w:tc>
      </w:tr>
      <w:tr w:rsidR="00AA2990" w:rsidRPr="003747CA" w14:paraId="1F698EED" w14:textId="77777777" w:rsidTr="00AA2990">
        <w:trPr>
          <w:cantSplit/>
          <w:trHeight w:val="336"/>
          <w:trPrChange w:id="661"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6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62C6BA8"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6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12AE07B"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6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64F276FE"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66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4CBE3D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400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6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CF06DD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65 </w:t>
            </w:r>
            <w:proofErr w:type="spellStart"/>
            <w:r w:rsidRPr="003747CA">
              <w:rPr>
                <w:rFonts w:ascii="Times New Roman" w:hAnsi="Times New Roman" w:cs="Times New Roman"/>
                <w:sz w:val="20"/>
              </w:rPr>
              <w:t>ms</w:t>
            </w:r>
            <w:proofErr w:type="spellEnd"/>
          </w:p>
        </w:tc>
      </w:tr>
      <w:tr w:rsidR="00AA2990" w:rsidRPr="003747CA" w14:paraId="12CDF77B" w14:textId="77777777" w:rsidTr="00AA2990">
        <w:trPr>
          <w:cantSplit/>
          <w:trHeight w:val="336"/>
          <w:trPrChange w:id="667"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6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2F9CEEB1"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6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27DD8EA"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7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0F74FF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67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AC3911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397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7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BA221C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54 </w:t>
            </w:r>
            <w:proofErr w:type="spellStart"/>
            <w:r w:rsidRPr="003747CA">
              <w:rPr>
                <w:rFonts w:ascii="Times New Roman" w:hAnsi="Times New Roman" w:cs="Times New Roman"/>
                <w:sz w:val="20"/>
              </w:rPr>
              <w:t>ms</w:t>
            </w:r>
            <w:proofErr w:type="spellEnd"/>
          </w:p>
        </w:tc>
      </w:tr>
      <w:tr w:rsidR="00AA2990" w:rsidRPr="003747CA" w14:paraId="14923DB1" w14:textId="77777777" w:rsidTr="00AA2990">
        <w:trPr>
          <w:cantSplit/>
          <w:trHeight w:val="336"/>
          <w:trPrChange w:id="673"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7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29BD88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10</w:t>
            </w:r>
          </w:p>
        </w:tc>
        <w:tc>
          <w:tcPr>
            <w:tcW w:w="891" w:type="pct"/>
            <w:tcBorders>
              <w:top w:val="single" w:sz="0" w:space="0" w:color="D3D3D3"/>
              <w:left w:val="single" w:sz="0" w:space="0" w:color="D3D3D3"/>
              <w:bottom w:val="single" w:sz="0" w:space="0" w:color="D3D3D3"/>
              <w:right w:val="single" w:sz="0" w:space="0" w:color="D3D3D3"/>
            </w:tcBorders>
            <w:tcPrChange w:id="67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FCE0796"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67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E05D1D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67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0503FD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419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7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1ADAB9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94 </w:t>
            </w:r>
            <w:proofErr w:type="spellStart"/>
            <w:r w:rsidRPr="003747CA">
              <w:rPr>
                <w:rFonts w:ascii="Times New Roman" w:hAnsi="Times New Roman" w:cs="Times New Roman"/>
                <w:sz w:val="20"/>
              </w:rPr>
              <w:t>ms</w:t>
            </w:r>
            <w:proofErr w:type="spellEnd"/>
          </w:p>
        </w:tc>
      </w:tr>
      <w:tr w:rsidR="00AA2990" w:rsidRPr="003747CA" w14:paraId="3AEEDA70" w14:textId="77777777" w:rsidTr="00AA2990">
        <w:trPr>
          <w:cantSplit/>
          <w:trHeight w:val="336"/>
          <w:trPrChange w:id="679"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8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95571E9"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8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DFFE3D7"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8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CD4940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68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23FEA8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436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8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914D49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91 </w:t>
            </w:r>
            <w:proofErr w:type="spellStart"/>
            <w:r w:rsidRPr="003747CA">
              <w:rPr>
                <w:rFonts w:ascii="Times New Roman" w:hAnsi="Times New Roman" w:cs="Times New Roman"/>
                <w:sz w:val="20"/>
              </w:rPr>
              <w:t>ms</w:t>
            </w:r>
            <w:proofErr w:type="spellEnd"/>
          </w:p>
        </w:tc>
      </w:tr>
      <w:tr w:rsidR="00AA2990" w:rsidRPr="003747CA" w14:paraId="5EA0BC85" w14:textId="77777777" w:rsidTr="00AA2990">
        <w:trPr>
          <w:cantSplit/>
          <w:trHeight w:val="336"/>
          <w:trPrChange w:id="685"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8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83ECB88"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8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C13203D"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68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4C8732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68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8F601A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437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9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0AA016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96 </w:t>
            </w:r>
            <w:proofErr w:type="spellStart"/>
            <w:r w:rsidRPr="003747CA">
              <w:rPr>
                <w:rFonts w:ascii="Times New Roman" w:hAnsi="Times New Roman" w:cs="Times New Roman"/>
                <w:sz w:val="20"/>
              </w:rPr>
              <w:t>ms</w:t>
            </w:r>
            <w:proofErr w:type="spellEnd"/>
          </w:p>
        </w:tc>
      </w:tr>
      <w:tr w:rsidR="00AA2990" w:rsidRPr="003747CA" w14:paraId="37576695" w14:textId="77777777" w:rsidTr="00AA2990">
        <w:trPr>
          <w:cantSplit/>
          <w:trHeight w:val="336"/>
          <w:trPrChange w:id="691"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9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76D1DE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10</w:t>
            </w:r>
          </w:p>
        </w:tc>
        <w:tc>
          <w:tcPr>
            <w:tcW w:w="891" w:type="pct"/>
            <w:tcBorders>
              <w:top w:val="single" w:sz="0" w:space="0" w:color="D3D3D3"/>
              <w:left w:val="single" w:sz="0" w:space="0" w:color="D3D3D3"/>
              <w:bottom w:val="single" w:sz="0" w:space="0" w:color="D3D3D3"/>
              <w:right w:val="single" w:sz="0" w:space="0" w:color="D3D3D3"/>
            </w:tcBorders>
            <w:tcPrChange w:id="69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020C365"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69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3F4AE11"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69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CC69AB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69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A2B395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88 </w:t>
            </w:r>
            <w:proofErr w:type="spellStart"/>
            <w:r w:rsidRPr="003747CA">
              <w:rPr>
                <w:rFonts w:ascii="Times New Roman" w:hAnsi="Times New Roman" w:cs="Times New Roman"/>
                <w:sz w:val="20"/>
              </w:rPr>
              <w:t>ms</w:t>
            </w:r>
            <w:proofErr w:type="spellEnd"/>
          </w:p>
        </w:tc>
      </w:tr>
      <w:tr w:rsidR="00AA2990" w:rsidRPr="003747CA" w14:paraId="38F28C11" w14:textId="77777777" w:rsidTr="00AA2990">
        <w:trPr>
          <w:cantSplit/>
          <w:trHeight w:val="336"/>
          <w:trPrChange w:id="697"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69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2F073381"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69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24F9961"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0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2BBFCF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70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00E3C08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466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0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C5DFB7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95 </w:t>
            </w:r>
            <w:proofErr w:type="spellStart"/>
            <w:r w:rsidRPr="003747CA">
              <w:rPr>
                <w:rFonts w:ascii="Times New Roman" w:hAnsi="Times New Roman" w:cs="Times New Roman"/>
                <w:sz w:val="20"/>
              </w:rPr>
              <w:t>ms</w:t>
            </w:r>
            <w:proofErr w:type="spellEnd"/>
          </w:p>
        </w:tc>
      </w:tr>
      <w:tr w:rsidR="00AA2990" w:rsidRPr="003747CA" w14:paraId="4872B0A7" w14:textId="77777777" w:rsidTr="00AA2990">
        <w:trPr>
          <w:cantSplit/>
          <w:trHeight w:val="336"/>
          <w:trPrChange w:id="703"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0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BF43859"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0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32295CE"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0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0D9FA1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70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55D3B8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492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0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4C1495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100 </w:t>
            </w:r>
            <w:proofErr w:type="spellStart"/>
            <w:r w:rsidRPr="003747CA">
              <w:rPr>
                <w:rFonts w:ascii="Times New Roman" w:hAnsi="Times New Roman" w:cs="Times New Roman"/>
                <w:sz w:val="20"/>
              </w:rPr>
              <w:t>ms</w:t>
            </w:r>
            <w:proofErr w:type="spellEnd"/>
          </w:p>
        </w:tc>
      </w:tr>
      <w:tr w:rsidR="00AA2990" w:rsidRPr="003747CA" w14:paraId="73B17B03" w14:textId="77777777" w:rsidTr="00AA2990">
        <w:trPr>
          <w:cantSplit/>
          <w:trHeight w:val="336"/>
          <w:trPrChange w:id="709"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1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2EFDD0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11</w:t>
            </w:r>
          </w:p>
        </w:tc>
        <w:tc>
          <w:tcPr>
            <w:tcW w:w="891" w:type="pct"/>
            <w:tcBorders>
              <w:top w:val="single" w:sz="0" w:space="0" w:color="D3D3D3"/>
              <w:left w:val="single" w:sz="0" w:space="0" w:color="D3D3D3"/>
              <w:bottom w:val="single" w:sz="0" w:space="0" w:color="D3D3D3"/>
              <w:right w:val="single" w:sz="0" w:space="0" w:color="D3D3D3"/>
            </w:tcBorders>
            <w:tcPrChange w:id="71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6FEFE4D"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71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F6EC8F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71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8212C8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402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1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BB5639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95 </w:t>
            </w:r>
            <w:proofErr w:type="spellStart"/>
            <w:r w:rsidRPr="003747CA">
              <w:rPr>
                <w:rFonts w:ascii="Times New Roman" w:hAnsi="Times New Roman" w:cs="Times New Roman"/>
                <w:sz w:val="20"/>
              </w:rPr>
              <w:t>ms</w:t>
            </w:r>
            <w:proofErr w:type="spellEnd"/>
          </w:p>
        </w:tc>
      </w:tr>
      <w:tr w:rsidR="00AA2990" w:rsidRPr="003747CA" w14:paraId="3CCBB664" w14:textId="77777777" w:rsidTr="00AA2990">
        <w:trPr>
          <w:cantSplit/>
          <w:trHeight w:val="336"/>
          <w:trPrChange w:id="715" w:author="Daniel Lougen [2]" w:date="2025-03-24T14:13:00Z" w16du:dateUtc="2025-03-24T21:13:00Z">
            <w:trPr>
              <w:wAfter w:w="1626" w:type="pct"/>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1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AC920B7"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1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0F90BC9"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1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D45E8E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71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E039E76"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2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BE2DA7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125 </w:t>
            </w:r>
            <w:proofErr w:type="spellStart"/>
            <w:r w:rsidRPr="003747CA">
              <w:rPr>
                <w:rFonts w:ascii="Times New Roman" w:hAnsi="Times New Roman" w:cs="Times New Roman"/>
                <w:sz w:val="20"/>
              </w:rPr>
              <w:t>ms</w:t>
            </w:r>
            <w:proofErr w:type="spellEnd"/>
          </w:p>
        </w:tc>
      </w:tr>
      <w:tr w:rsidR="00AA2990" w:rsidRPr="003747CA" w14:paraId="2CDF0638" w14:textId="77777777" w:rsidTr="00AA2990">
        <w:trPr>
          <w:cantSplit/>
          <w:trHeight w:val="336"/>
          <w:trPrChange w:id="721"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2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E20DDD6"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2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DEB4DD4"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2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715BE3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72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82F3C1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435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2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7211EB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111 </w:t>
            </w:r>
            <w:proofErr w:type="spellStart"/>
            <w:r w:rsidRPr="003747CA">
              <w:rPr>
                <w:rFonts w:ascii="Times New Roman" w:hAnsi="Times New Roman" w:cs="Times New Roman"/>
                <w:sz w:val="20"/>
              </w:rPr>
              <w:t>ms</w:t>
            </w:r>
            <w:proofErr w:type="spellEnd"/>
          </w:p>
        </w:tc>
      </w:tr>
      <w:tr w:rsidR="00AA2990" w:rsidRPr="003747CA" w14:paraId="221F68D5" w14:textId="77777777" w:rsidTr="00AA2990">
        <w:trPr>
          <w:cantSplit/>
          <w:trHeight w:val="336"/>
          <w:trPrChange w:id="727"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2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2FE5EA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11</w:t>
            </w:r>
          </w:p>
        </w:tc>
        <w:tc>
          <w:tcPr>
            <w:tcW w:w="891" w:type="pct"/>
            <w:tcBorders>
              <w:top w:val="single" w:sz="0" w:space="0" w:color="D3D3D3"/>
              <w:left w:val="single" w:sz="0" w:space="0" w:color="D3D3D3"/>
              <w:bottom w:val="single" w:sz="0" w:space="0" w:color="D3D3D3"/>
              <w:right w:val="single" w:sz="0" w:space="0" w:color="D3D3D3"/>
            </w:tcBorders>
            <w:tcPrChange w:id="72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7380D02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73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FBE5292"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73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37272E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3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8AE9C7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114 </w:t>
            </w:r>
            <w:proofErr w:type="spellStart"/>
            <w:r w:rsidRPr="003747CA">
              <w:rPr>
                <w:rFonts w:ascii="Times New Roman" w:hAnsi="Times New Roman" w:cs="Times New Roman"/>
                <w:sz w:val="20"/>
              </w:rPr>
              <w:t>ms</w:t>
            </w:r>
            <w:proofErr w:type="spellEnd"/>
          </w:p>
        </w:tc>
      </w:tr>
      <w:tr w:rsidR="00AA2990" w:rsidRPr="003747CA" w14:paraId="49272037" w14:textId="77777777" w:rsidTr="00AA2990">
        <w:trPr>
          <w:cantSplit/>
          <w:trHeight w:val="336"/>
          <w:trPrChange w:id="733"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3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2A057BC3"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3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F69AD26"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3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4246552"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73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034FBE7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480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3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54A1C7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138 </w:t>
            </w:r>
            <w:proofErr w:type="spellStart"/>
            <w:r w:rsidRPr="003747CA">
              <w:rPr>
                <w:rFonts w:ascii="Times New Roman" w:hAnsi="Times New Roman" w:cs="Times New Roman"/>
                <w:sz w:val="20"/>
              </w:rPr>
              <w:t>ms</w:t>
            </w:r>
            <w:proofErr w:type="spellEnd"/>
          </w:p>
        </w:tc>
      </w:tr>
      <w:tr w:rsidR="00AA2990" w:rsidRPr="003747CA" w14:paraId="55C18984" w14:textId="77777777" w:rsidTr="00AA2990">
        <w:trPr>
          <w:cantSplit/>
          <w:trHeight w:val="336"/>
          <w:trPrChange w:id="739"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4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D0BAA2E"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4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38C9C80"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4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45CA2A9"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74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0D8DDC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476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4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AC1C1F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95 </w:t>
            </w:r>
            <w:proofErr w:type="spellStart"/>
            <w:r w:rsidRPr="003747CA">
              <w:rPr>
                <w:rFonts w:ascii="Times New Roman" w:hAnsi="Times New Roman" w:cs="Times New Roman"/>
                <w:sz w:val="20"/>
              </w:rPr>
              <w:t>ms</w:t>
            </w:r>
            <w:proofErr w:type="spellEnd"/>
          </w:p>
        </w:tc>
      </w:tr>
      <w:tr w:rsidR="00AA2990" w:rsidRPr="003747CA" w14:paraId="43C1400E" w14:textId="77777777" w:rsidTr="00AA2990">
        <w:trPr>
          <w:cantSplit/>
          <w:trHeight w:val="336"/>
          <w:trPrChange w:id="745"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4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CC5807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12</w:t>
            </w:r>
          </w:p>
        </w:tc>
        <w:tc>
          <w:tcPr>
            <w:tcW w:w="891" w:type="pct"/>
            <w:tcBorders>
              <w:top w:val="single" w:sz="0" w:space="0" w:color="D3D3D3"/>
              <w:left w:val="single" w:sz="0" w:space="0" w:color="D3D3D3"/>
              <w:bottom w:val="single" w:sz="0" w:space="0" w:color="D3D3D3"/>
              <w:right w:val="single" w:sz="0" w:space="0" w:color="D3D3D3"/>
            </w:tcBorders>
            <w:tcPrChange w:id="74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FDF3F0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74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28301D5"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74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6EA2AF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431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5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07FE0E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72 </w:t>
            </w:r>
            <w:proofErr w:type="spellStart"/>
            <w:r w:rsidRPr="003747CA">
              <w:rPr>
                <w:rFonts w:ascii="Times New Roman" w:hAnsi="Times New Roman" w:cs="Times New Roman"/>
                <w:sz w:val="20"/>
              </w:rPr>
              <w:t>ms</w:t>
            </w:r>
            <w:proofErr w:type="spellEnd"/>
          </w:p>
        </w:tc>
      </w:tr>
      <w:tr w:rsidR="00AA2990" w:rsidRPr="003747CA" w14:paraId="2741D6F2" w14:textId="77777777" w:rsidTr="00AA2990">
        <w:trPr>
          <w:cantSplit/>
          <w:trHeight w:val="336"/>
          <w:trPrChange w:id="751"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5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7C3231D"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5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426FB0F"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5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67A3B0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75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A37477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5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5BCBA5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73 </w:t>
            </w:r>
            <w:proofErr w:type="spellStart"/>
            <w:r w:rsidRPr="003747CA">
              <w:rPr>
                <w:rFonts w:ascii="Times New Roman" w:hAnsi="Times New Roman" w:cs="Times New Roman"/>
                <w:sz w:val="20"/>
              </w:rPr>
              <w:t>ms</w:t>
            </w:r>
            <w:proofErr w:type="spellEnd"/>
          </w:p>
        </w:tc>
      </w:tr>
      <w:tr w:rsidR="00AA2990" w:rsidRPr="003747CA" w14:paraId="21DBDF8A" w14:textId="77777777" w:rsidTr="00AA2990">
        <w:trPr>
          <w:cantSplit/>
          <w:trHeight w:val="336"/>
          <w:trPrChange w:id="757"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5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23DFC607"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5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ABCB24A"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6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410A01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76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CDB739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6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9ED654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67 </w:t>
            </w:r>
            <w:proofErr w:type="spellStart"/>
            <w:r w:rsidRPr="003747CA">
              <w:rPr>
                <w:rFonts w:ascii="Times New Roman" w:hAnsi="Times New Roman" w:cs="Times New Roman"/>
                <w:sz w:val="20"/>
              </w:rPr>
              <w:t>ms</w:t>
            </w:r>
            <w:proofErr w:type="spellEnd"/>
          </w:p>
        </w:tc>
      </w:tr>
      <w:tr w:rsidR="00AA2990" w:rsidRPr="003747CA" w14:paraId="792764AC" w14:textId="77777777" w:rsidTr="00AA2990">
        <w:trPr>
          <w:cantSplit/>
          <w:trHeight w:val="336"/>
          <w:trPrChange w:id="763"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6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B1B7F7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12</w:t>
            </w:r>
          </w:p>
        </w:tc>
        <w:tc>
          <w:tcPr>
            <w:tcW w:w="891" w:type="pct"/>
            <w:tcBorders>
              <w:top w:val="single" w:sz="0" w:space="0" w:color="D3D3D3"/>
              <w:left w:val="single" w:sz="0" w:space="0" w:color="D3D3D3"/>
              <w:bottom w:val="single" w:sz="0" w:space="0" w:color="D3D3D3"/>
              <w:right w:val="single" w:sz="0" w:space="0" w:color="D3D3D3"/>
            </w:tcBorders>
            <w:tcPrChange w:id="76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8F4980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76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A79CC3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76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4D9C3B3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490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6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D99642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94 </w:t>
            </w:r>
            <w:proofErr w:type="spellStart"/>
            <w:r w:rsidRPr="003747CA">
              <w:rPr>
                <w:rFonts w:ascii="Times New Roman" w:hAnsi="Times New Roman" w:cs="Times New Roman"/>
                <w:sz w:val="20"/>
              </w:rPr>
              <w:t>ms</w:t>
            </w:r>
            <w:proofErr w:type="spellEnd"/>
          </w:p>
        </w:tc>
      </w:tr>
      <w:tr w:rsidR="00AA2990" w:rsidRPr="003747CA" w14:paraId="09BBB55E" w14:textId="77777777" w:rsidTr="00AA2990">
        <w:trPr>
          <w:cantSplit/>
          <w:trHeight w:val="336"/>
          <w:trPrChange w:id="769"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7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74E119E"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7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906D369"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7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65E9241B"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77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C1B0C2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494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7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4AE270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92 </w:t>
            </w:r>
            <w:proofErr w:type="spellStart"/>
            <w:r w:rsidRPr="003747CA">
              <w:rPr>
                <w:rFonts w:ascii="Times New Roman" w:hAnsi="Times New Roman" w:cs="Times New Roman"/>
                <w:sz w:val="20"/>
              </w:rPr>
              <w:t>ms</w:t>
            </w:r>
            <w:proofErr w:type="spellEnd"/>
          </w:p>
        </w:tc>
      </w:tr>
      <w:tr w:rsidR="00AA2990" w:rsidRPr="003747CA" w14:paraId="545BC2EC" w14:textId="77777777" w:rsidTr="00AA2990">
        <w:trPr>
          <w:cantSplit/>
          <w:trHeight w:val="336"/>
          <w:trPrChange w:id="775"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7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1298994"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7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18FAF9C"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7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050BA0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77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3FD996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492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8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2F2505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84 </w:t>
            </w:r>
            <w:proofErr w:type="spellStart"/>
            <w:r w:rsidRPr="003747CA">
              <w:rPr>
                <w:rFonts w:ascii="Times New Roman" w:hAnsi="Times New Roman" w:cs="Times New Roman"/>
                <w:sz w:val="20"/>
              </w:rPr>
              <w:t>ms</w:t>
            </w:r>
            <w:proofErr w:type="spellEnd"/>
          </w:p>
        </w:tc>
      </w:tr>
      <w:tr w:rsidR="00AA2990" w:rsidRPr="003747CA" w14:paraId="742F7FC7" w14:textId="77777777" w:rsidTr="00AA2990">
        <w:trPr>
          <w:cantSplit/>
          <w:trHeight w:val="336"/>
          <w:trPrChange w:id="781"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8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F51CB92"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13</w:t>
            </w:r>
          </w:p>
        </w:tc>
        <w:tc>
          <w:tcPr>
            <w:tcW w:w="891" w:type="pct"/>
            <w:tcBorders>
              <w:top w:val="single" w:sz="0" w:space="0" w:color="D3D3D3"/>
              <w:left w:val="single" w:sz="0" w:space="0" w:color="D3D3D3"/>
              <w:bottom w:val="single" w:sz="0" w:space="0" w:color="D3D3D3"/>
              <w:right w:val="single" w:sz="0" w:space="0" w:color="D3D3D3"/>
            </w:tcBorders>
            <w:tcPrChange w:id="78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FFB9932"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78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231085A"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78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E1A41D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8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105C59C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95 </w:t>
            </w:r>
            <w:proofErr w:type="spellStart"/>
            <w:r w:rsidRPr="003747CA">
              <w:rPr>
                <w:rFonts w:ascii="Times New Roman" w:hAnsi="Times New Roman" w:cs="Times New Roman"/>
                <w:sz w:val="20"/>
              </w:rPr>
              <w:t>ms</w:t>
            </w:r>
            <w:proofErr w:type="spellEnd"/>
          </w:p>
        </w:tc>
      </w:tr>
      <w:tr w:rsidR="00AA2990" w:rsidRPr="003747CA" w14:paraId="08BA8134" w14:textId="77777777" w:rsidTr="00AA2990">
        <w:trPr>
          <w:cantSplit/>
          <w:trHeight w:val="336"/>
          <w:trPrChange w:id="787"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8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D45F5B8"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8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FF07A92"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9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79B0E01"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79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0275037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442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9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E12FAE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70 </w:t>
            </w:r>
            <w:proofErr w:type="spellStart"/>
            <w:r w:rsidRPr="003747CA">
              <w:rPr>
                <w:rFonts w:ascii="Times New Roman" w:hAnsi="Times New Roman" w:cs="Times New Roman"/>
                <w:sz w:val="20"/>
              </w:rPr>
              <w:t>ms</w:t>
            </w:r>
            <w:proofErr w:type="spellEnd"/>
          </w:p>
        </w:tc>
      </w:tr>
      <w:tr w:rsidR="00AA2990" w:rsidRPr="003747CA" w14:paraId="04979665" w14:textId="77777777" w:rsidTr="00AA2990">
        <w:trPr>
          <w:cantSplit/>
          <w:trHeight w:val="336"/>
          <w:trPrChange w:id="793"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79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5FB58F7"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79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4690FAF5"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79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2F8735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79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06D2DB0"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444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79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77EA06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67 </w:t>
            </w:r>
            <w:proofErr w:type="spellStart"/>
            <w:r w:rsidRPr="003747CA">
              <w:rPr>
                <w:rFonts w:ascii="Times New Roman" w:hAnsi="Times New Roman" w:cs="Times New Roman"/>
                <w:sz w:val="20"/>
              </w:rPr>
              <w:t>ms</w:t>
            </w:r>
            <w:proofErr w:type="spellEnd"/>
          </w:p>
        </w:tc>
      </w:tr>
      <w:tr w:rsidR="00AA2990" w:rsidRPr="003747CA" w14:paraId="0486C872" w14:textId="77777777" w:rsidTr="00AA2990">
        <w:trPr>
          <w:cantSplit/>
          <w:trHeight w:val="336"/>
          <w:trPrChange w:id="799"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0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671517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13</w:t>
            </w:r>
          </w:p>
        </w:tc>
        <w:tc>
          <w:tcPr>
            <w:tcW w:w="891" w:type="pct"/>
            <w:tcBorders>
              <w:top w:val="single" w:sz="0" w:space="0" w:color="D3D3D3"/>
              <w:left w:val="single" w:sz="0" w:space="0" w:color="D3D3D3"/>
              <w:bottom w:val="single" w:sz="0" w:space="0" w:color="D3D3D3"/>
              <w:right w:val="single" w:sz="0" w:space="0" w:color="D3D3D3"/>
            </w:tcBorders>
            <w:tcPrChange w:id="80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44F4BF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80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1217D92"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80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CDB312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471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0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FF9098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87 </w:t>
            </w:r>
            <w:proofErr w:type="spellStart"/>
            <w:r w:rsidRPr="003747CA">
              <w:rPr>
                <w:rFonts w:ascii="Times New Roman" w:hAnsi="Times New Roman" w:cs="Times New Roman"/>
                <w:sz w:val="20"/>
              </w:rPr>
              <w:t>ms</w:t>
            </w:r>
            <w:proofErr w:type="spellEnd"/>
          </w:p>
        </w:tc>
      </w:tr>
      <w:tr w:rsidR="00AA2990" w:rsidRPr="003747CA" w14:paraId="3108BC1D" w14:textId="77777777" w:rsidTr="00AA2990">
        <w:trPr>
          <w:cantSplit/>
          <w:trHeight w:val="336"/>
          <w:trPrChange w:id="805"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0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41C47E87"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0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A36D4F7"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0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494CBFE"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80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B6294F5"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473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1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FF951F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81 </w:t>
            </w:r>
            <w:proofErr w:type="spellStart"/>
            <w:r w:rsidRPr="003747CA">
              <w:rPr>
                <w:rFonts w:ascii="Times New Roman" w:hAnsi="Times New Roman" w:cs="Times New Roman"/>
                <w:sz w:val="20"/>
              </w:rPr>
              <w:t>ms</w:t>
            </w:r>
            <w:proofErr w:type="spellEnd"/>
          </w:p>
        </w:tc>
      </w:tr>
      <w:tr w:rsidR="00AA2990" w:rsidRPr="003747CA" w14:paraId="2FCF0C84" w14:textId="77777777" w:rsidTr="00AA2990">
        <w:trPr>
          <w:cantSplit/>
          <w:trHeight w:val="336"/>
          <w:trPrChange w:id="811"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1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7258305"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1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5203288"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1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F3F4B79"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81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A3F200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493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1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52BD43F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85 </w:t>
            </w:r>
            <w:proofErr w:type="spellStart"/>
            <w:r w:rsidRPr="003747CA">
              <w:rPr>
                <w:rFonts w:ascii="Times New Roman" w:hAnsi="Times New Roman" w:cs="Times New Roman"/>
                <w:sz w:val="20"/>
              </w:rPr>
              <w:t>ms</w:t>
            </w:r>
            <w:proofErr w:type="spellEnd"/>
          </w:p>
        </w:tc>
      </w:tr>
      <w:tr w:rsidR="00AA2990" w:rsidRPr="003747CA" w14:paraId="024CA3CC" w14:textId="77777777" w:rsidTr="00AA2990">
        <w:trPr>
          <w:cantSplit/>
          <w:trHeight w:val="336"/>
          <w:trPrChange w:id="817"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1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51FE66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14</w:t>
            </w:r>
          </w:p>
        </w:tc>
        <w:tc>
          <w:tcPr>
            <w:tcW w:w="891" w:type="pct"/>
            <w:tcBorders>
              <w:top w:val="single" w:sz="0" w:space="0" w:color="D3D3D3"/>
              <w:left w:val="single" w:sz="0" w:space="0" w:color="D3D3D3"/>
              <w:bottom w:val="single" w:sz="0" w:space="0" w:color="D3D3D3"/>
              <w:right w:val="single" w:sz="0" w:space="0" w:color="D3D3D3"/>
            </w:tcBorders>
            <w:tcPrChange w:id="81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3D74EC5"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82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5F5A26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82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0B63094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465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2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168B34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114 </w:t>
            </w:r>
            <w:proofErr w:type="spellStart"/>
            <w:r w:rsidRPr="003747CA">
              <w:rPr>
                <w:rFonts w:ascii="Times New Roman" w:hAnsi="Times New Roman" w:cs="Times New Roman"/>
                <w:sz w:val="20"/>
              </w:rPr>
              <w:t>ms</w:t>
            </w:r>
            <w:proofErr w:type="spellEnd"/>
          </w:p>
        </w:tc>
      </w:tr>
      <w:tr w:rsidR="00AA2990" w:rsidRPr="003747CA" w14:paraId="5B26A11B" w14:textId="77777777" w:rsidTr="00AA2990">
        <w:trPr>
          <w:cantSplit/>
          <w:trHeight w:val="336"/>
          <w:trPrChange w:id="823"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2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51346C1A"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2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323F49E"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2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56C33B4"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82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5308663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464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2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0446467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114 </w:t>
            </w:r>
            <w:proofErr w:type="spellStart"/>
            <w:r w:rsidRPr="003747CA">
              <w:rPr>
                <w:rFonts w:ascii="Times New Roman" w:hAnsi="Times New Roman" w:cs="Times New Roman"/>
                <w:sz w:val="20"/>
              </w:rPr>
              <w:t>ms</w:t>
            </w:r>
            <w:proofErr w:type="spellEnd"/>
          </w:p>
        </w:tc>
      </w:tr>
      <w:tr w:rsidR="00AA2990" w:rsidRPr="003747CA" w14:paraId="223BC4D9" w14:textId="77777777" w:rsidTr="00AA2990">
        <w:trPr>
          <w:cantSplit/>
          <w:trHeight w:val="336"/>
          <w:trPrChange w:id="829"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3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73FF7A06"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3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AF923A1"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3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2D89D3F"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83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B1557D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485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3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CD7F12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135 </w:t>
            </w:r>
            <w:proofErr w:type="spellStart"/>
            <w:r w:rsidRPr="003747CA">
              <w:rPr>
                <w:rFonts w:ascii="Times New Roman" w:hAnsi="Times New Roman" w:cs="Times New Roman"/>
                <w:sz w:val="20"/>
              </w:rPr>
              <w:t>ms</w:t>
            </w:r>
            <w:proofErr w:type="spellEnd"/>
          </w:p>
        </w:tc>
      </w:tr>
      <w:tr w:rsidR="00AA2990" w:rsidRPr="003747CA" w14:paraId="7CB9E230" w14:textId="77777777" w:rsidTr="00AA2990">
        <w:trPr>
          <w:cantSplit/>
          <w:trHeight w:val="336"/>
          <w:trPrChange w:id="835"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3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9FB700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14</w:t>
            </w:r>
          </w:p>
        </w:tc>
        <w:tc>
          <w:tcPr>
            <w:tcW w:w="891" w:type="pct"/>
            <w:tcBorders>
              <w:top w:val="single" w:sz="0" w:space="0" w:color="D3D3D3"/>
              <w:left w:val="single" w:sz="0" w:space="0" w:color="D3D3D3"/>
              <w:bottom w:val="single" w:sz="0" w:space="0" w:color="D3D3D3"/>
              <w:right w:val="single" w:sz="0" w:space="0" w:color="D3D3D3"/>
            </w:tcBorders>
            <w:tcPrChange w:id="83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6E069DE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83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0EE4987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83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2B8BB5B"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553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4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33F87484"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151 </w:t>
            </w:r>
            <w:proofErr w:type="spellStart"/>
            <w:r w:rsidRPr="003747CA">
              <w:rPr>
                <w:rFonts w:ascii="Times New Roman" w:hAnsi="Times New Roman" w:cs="Times New Roman"/>
                <w:sz w:val="20"/>
              </w:rPr>
              <w:t>ms</w:t>
            </w:r>
            <w:proofErr w:type="spellEnd"/>
          </w:p>
        </w:tc>
      </w:tr>
      <w:tr w:rsidR="00AA2990" w:rsidRPr="003747CA" w14:paraId="0E635D60" w14:textId="77777777" w:rsidTr="00AA2990">
        <w:trPr>
          <w:cantSplit/>
          <w:trHeight w:val="336"/>
          <w:trPrChange w:id="841"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4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02274F51"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4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91A7DEA"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4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485D4949"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84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DD146BE"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545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4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093BCF8"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138 </w:t>
            </w:r>
            <w:proofErr w:type="spellStart"/>
            <w:r w:rsidRPr="003747CA">
              <w:rPr>
                <w:rFonts w:ascii="Times New Roman" w:hAnsi="Times New Roman" w:cs="Times New Roman"/>
                <w:sz w:val="20"/>
              </w:rPr>
              <w:t>ms</w:t>
            </w:r>
            <w:proofErr w:type="spellEnd"/>
          </w:p>
        </w:tc>
      </w:tr>
      <w:tr w:rsidR="00AA2990" w:rsidRPr="003747CA" w14:paraId="3AC68589" w14:textId="77777777" w:rsidTr="00AA2990">
        <w:trPr>
          <w:cantSplit/>
          <w:trHeight w:val="336"/>
          <w:trPrChange w:id="847"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4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1501EEF0"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4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6383679"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5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358E65CC"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85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32E4128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588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5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2A7D9E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160 </w:t>
            </w:r>
            <w:proofErr w:type="spellStart"/>
            <w:r w:rsidRPr="003747CA">
              <w:rPr>
                <w:rFonts w:ascii="Times New Roman" w:hAnsi="Times New Roman" w:cs="Times New Roman"/>
                <w:sz w:val="20"/>
              </w:rPr>
              <w:t>ms</w:t>
            </w:r>
            <w:proofErr w:type="spellEnd"/>
          </w:p>
        </w:tc>
      </w:tr>
      <w:tr w:rsidR="00AA2990" w:rsidRPr="003747CA" w14:paraId="07433155" w14:textId="77777777" w:rsidTr="00AA2990">
        <w:trPr>
          <w:cantSplit/>
          <w:trHeight w:val="336"/>
          <w:trPrChange w:id="853"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5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CFDB5C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15</w:t>
            </w:r>
          </w:p>
        </w:tc>
        <w:tc>
          <w:tcPr>
            <w:tcW w:w="891" w:type="pct"/>
            <w:tcBorders>
              <w:top w:val="single" w:sz="0" w:space="0" w:color="D3D3D3"/>
              <w:left w:val="single" w:sz="0" w:space="0" w:color="D3D3D3"/>
              <w:bottom w:val="single" w:sz="0" w:space="0" w:color="D3D3D3"/>
              <w:right w:val="single" w:sz="0" w:space="0" w:color="D3D3D3"/>
            </w:tcBorders>
            <w:tcPrChange w:id="85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C32A26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Global</w:t>
            </w:r>
          </w:p>
        </w:tc>
        <w:tc>
          <w:tcPr>
            <w:tcW w:w="1473" w:type="pct"/>
            <w:tcBorders>
              <w:top w:val="single" w:sz="0" w:space="0" w:color="D3D3D3"/>
              <w:left w:val="single" w:sz="0" w:space="0" w:color="D3D3D3"/>
              <w:bottom w:val="single" w:sz="0" w:space="0" w:color="D3D3D3"/>
              <w:right w:val="single" w:sz="0" w:space="0" w:color="D3D3D3"/>
            </w:tcBorders>
            <w:tcPrChange w:id="85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D8C210E"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85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3DCEA4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435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5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D159277"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140 </w:t>
            </w:r>
            <w:proofErr w:type="spellStart"/>
            <w:r w:rsidRPr="003747CA">
              <w:rPr>
                <w:rFonts w:ascii="Times New Roman" w:hAnsi="Times New Roman" w:cs="Times New Roman"/>
                <w:sz w:val="20"/>
              </w:rPr>
              <w:t>ms</w:t>
            </w:r>
            <w:proofErr w:type="spellEnd"/>
          </w:p>
        </w:tc>
      </w:tr>
      <w:tr w:rsidR="00AA2990" w:rsidRPr="003747CA" w14:paraId="33E18459" w14:textId="77777777" w:rsidTr="00AA2990">
        <w:trPr>
          <w:cantSplit/>
          <w:trHeight w:val="336"/>
          <w:trPrChange w:id="859"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60"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37C83916"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61"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1742C51B"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62"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7790548D"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863"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7708AAD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426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64"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228E0F0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81 </w:t>
            </w:r>
            <w:proofErr w:type="spellStart"/>
            <w:r w:rsidRPr="003747CA">
              <w:rPr>
                <w:rFonts w:ascii="Times New Roman" w:hAnsi="Times New Roman" w:cs="Times New Roman"/>
                <w:sz w:val="20"/>
              </w:rPr>
              <w:t>ms</w:t>
            </w:r>
            <w:proofErr w:type="spellEnd"/>
          </w:p>
        </w:tc>
      </w:tr>
      <w:tr w:rsidR="00AA2990" w:rsidRPr="003747CA" w14:paraId="00378B5A" w14:textId="77777777" w:rsidTr="00AA2990">
        <w:trPr>
          <w:cantSplit/>
          <w:trHeight w:val="336"/>
          <w:trPrChange w:id="865"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66"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D9F1FBF"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67"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0C91E54A"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68"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541607F2"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869"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6C3BB45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434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70"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498351BD"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98 </w:t>
            </w:r>
            <w:proofErr w:type="spellStart"/>
            <w:r w:rsidRPr="003747CA">
              <w:rPr>
                <w:rFonts w:ascii="Times New Roman" w:hAnsi="Times New Roman" w:cs="Times New Roman"/>
                <w:sz w:val="20"/>
              </w:rPr>
              <w:t>ms</w:t>
            </w:r>
            <w:proofErr w:type="spellEnd"/>
          </w:p>
        </w:tc>
      </w:tr>
      <w:tr w:rsidR="00AA2990" w:rsidRPr="003747CA" w14:paraId="37B0B059" w14:textId="77777777" w:rsidTr="00AA2990">
        <w:trPr>
          <w:cantSplit/>
          <w:trHeight w:val="336"/>
          <w:trPrChange w:id="871"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72"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DE9BE61"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b/>
                <w:sz w:val="20"/>
              </w:rPr>
              <w:t>15</w:t>
            </w:r>
          </w:p>
        </w:tc>
        <w:tc>
          <w:tcPr>
            <w:tcW w:w="891" w:type="pct"/>
            <w:tcBorders>
              <w:top w:val="single" w:sz="0" w:space="0" w:color="D3D3D3"/>
              <w:left w:val="single" w:sz="0" w:space="0" w:color="D3D3D3"/>
              <w:bottom w:val="single" w:sz="0" w:space="0" w:color="D3D3D3"/>
              <w:right w:val="single" w:sz="0" w:space="0" w:color="D3D3D3"/>
            </w:tcBorders>
            <w:tcPrChange w:id="873"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3B398268"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Local</w:t>
            </w:r>
          </w:p>
        </w:tc>
        <w:tc>
          <w:tcPr>
            <w:tcW w:w="1473" w:type="pct"/>
            <w:tcBorders>
              <w:top w:val="single" w:sz="0" w:space="0" w:color="D3D3D3"/>
              <w:left w:val="single" w:sz="0" w:space="0" w:color="D3D3D3"/>
              <w:bottom w:val="single" w:sz="0" w:space="0" w:color="D3D3D3"/>
              <w:right w:val="single" w:sz="0" w:space="0" w:color="D3D3D3"/>
            </w:tcBorders>
            <w:tcPrChange w:id="874"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84C98B0"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congruent</w:t>
            </w:r>
          </w:p>
        </w:tc>
        <w:tc>
          <w:tcPr>
            <w:tcW w:w="1106" w:type="pct"/>
            <w:tcBorders>
              <w:top w:val="single" w:sz="0" w:space="0" w:color="D3D3D3"/>
              <w:left w:val="single" w:sz="0" w:space="0" w:color="D3D3D3"/>
              <w:bottom w:val="single" w:sz="0" w:space="0" w:color="D3D3D3"/>
              <w:right w:val="single" w:sz="0" w:space="0" w:color="D3D3D3"/>
            </w:tcBorders>
            <w:tcPrChange w:id="875"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1D8A67A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431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76"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1B7A26C"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79 </w:t>
            </w:r>
            <w:proofErr w:type="spellStart"/>
            <w:r w:rsidRPr="003747CA">
              <w:rPr>
                <w:rFonts w:ascii="Times New Roman" w:hAnsi="Times New Roman" w:cs="Times New Roman"/>
                <w:sz w:val="20"/>
              </w:rPr>
              <w:t>ms</w:t>
            </w:r>
            <w:proofErr w:type="spellEnd"/>
          </w:p>
        </w:tc>
      </w:tr>
      <w:tr w:rsidR="00AA2990" w:rsidRPr="003747CA" w14:paraId="5D3F7AE9" w14:textId="77777777" w:rsidTr="00AA2990">
        <w:trPr>
          <w:cantSplit/>
          <w:trHeight w:val="336"/>
          <w:trPrChange w:id="877"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78"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106A25DE"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79"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533B7FD4"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80"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2CA3BB1D"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control</w:t>
            </w:r>
          </w:p>
        </w:tc>
        <w:tc>
          <w:tcPr>
            <w:tcW w:w="1106" w:type="pct"/>
            <w:tcBorders>
              <w:top w:val="single" w:sz="0" w:space="0" w:color="D3D3D3"/>
              <w:left w:val="single" w:sz="0" w:space="0" w:color="D3D3D3"/>
              <w:bottom w:val="single" w:sz="0" w:space="0" w:color="D3D3D3"/>
              <w:right w:val="single" w:sz="0" w:space="0" w:color="D3D3D3"/>
            </w:tcBorders>
            <w:tcPrChange w:id="881"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04E0BDF"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459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82"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6D2A36A9"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159 </w:t>
            </w:r>
            <w:proofErr w:type="spellStart"/>
            <w:r w:rsidRPr="003747CA">
              <w:rPr>
                <w:rFonts w:ascii="Times New Roman" w:hAnsi="Times New Roman" w:cs="Times New Roman"/>
                <w:sz w:val="20"/>
              </w:rPr>
              <w:t>ms</w:t>
            </w:r>
            <w:proofErr w:type="spellEnd"/>
          </w:p>
        </w:tc>
      </w:tr>
      <w:tr w:rsidR="00AA2990" w:rsidRPr="003747CA" w14:paraId="3E59E0F8" w14:textId="77777777" w:rsidTr="00AA2990">
        <w:trPr>
          <w:cantSplit/>
          <w:trHeight w:val="336"/>
          <w:trPrChange w:id="883" w:author="Daniel Lougen [2]" w:date="2025-03-24T14:13:00Z" w16du:dateUtc="2025-03-24T21:13:00Z">
            <w:trPr>
              <w:cantSplit/>
              <w:trHeight w:val="336"/>
            </w:trPr>
          </w:trPrChange>
        </w:trPr>
        <w:tc>
          <w:tcPr>
            <w:tcW w:w="424" w:type="pct"/>
            <w:tcBorders>
              <w:top w:val="single" w:sz="0" w:space="0" w:color="D3D3D3"/>
              <w:left w:val="single" w:sz="0" w:space="0" w:color="D3D3D3"/>
              <w:bottom w:val="single" w:sz="0" w:space="0" w:color="D3D3D3"/>
              <w:right w:val="single" w:sz="0" w:space="0" w:color="D3D3D3"/>
            </w:tcBorders>
            <w:tcPrChange w:id="884" w:author="Daniel Lougen [2]" w:date="2025-03-24T14:13:00Z" w16du:dateUtc="2025-03-24T21:13:00Z">
              <w:tcPr>
                <w:tcW w:w="286" w:type="pct"/>
                <w:tcBorders>
                  <w:top w:val="single" w:sz="0" w:space="0" w:color="D3D3D3"/>
                  <w:left w:val="single" w:sz="0" w:space="0" w:color="D3D3D3"/>
                  <w:bottom w:val="single" w:sz="0" w:space="0" w:color="D3D3D3"/>
                  <w:right w:val="single" w:sz="0" w:space="0" w:color="D3D3D3"/>
                </w:tcBorders>
              </w:tcPr>
            </w:tcPrChange>
          </w:tcPr>
          <w:p w14:paraId="675B2C83" w14:textId="77777777" w:rsidR="00AA2990" w:rsidRPr="003747CA" w:rsidRDefault="00AA2990" w:rsidP="006A0F4C">
            <w:pPr>
              <w:keepNext/>
              <w:spacing w:after="60"/>
              <w:jc w:val="right"/>
              <w:rPr>
                <w:rFonts w:ascii="Times New Roman" w:hAnsi="Times New Roman" w:cs="Times New Roman"/>
              </w:rPr>
            </w:pPr>
          </w:p>
        </w:tc>
        <w:tc>
          <w:tcPr>
            <w:tcW w:w="891" w:type="pct"/>
            <w:tcBorders>
              <w:top w:val="single" w:sz="0" w:space="0" w:color="D3D3D3"/>
              <w:left w:val="single" w:sz="0" w:space="0" w:color="D3D3D3"/>
              <w:bottom w:val="single" w:sz="0" w:space="0" w:color="D3D3D3"/>
              <w:right w:val="single" w:sz="0" w:space="0" w:color="D3D3D3"/>
            </w:tcBorders>
            <w:tcPrChange w:id="885" w:author="Daniel Lougen [2]" w:date="2025-03-24T14:13:00Z" w16du:dateUtc="2025-03-24T21:13:00Z">
              <w:tcPr>
                <w:tcW w:w="601" w:type="pct"/>
                <w:tcBorders>
                  <w:top w:val="single" w:sz="0" w:space="0" w:color="D3D3D3"/>
                  <w:left w:val="single" w:sz="0" w:space="0" w:color="D3D3D3"/>
                  <w:bottom w:val="single" w:sz="0" w:space="0" w:color="D3D3D3"/>
                  <w:right w:val="single" w:sz="0" w:space="0" w:color="D3D3D3"/>
                </w:tcBorders>
              </w:tcPr>
            </w:tcPrChange>
          </w:tcPr>
          <w:p w14:paraId="2FC77EB3" w14:textId="77777777" w:rsidR="00AA2990" w:rsidRPr="003747CA" w:rsidRDefault="00AA2990" w:rsidP="006A0F4C">
            <w:pPr>
              <w:keepNext/>
              <w:spacing w:after="60"/>
              <w:rPr>
                <w:rFonts w:ascii="Times New Roman" w:hAnsi="Times New Roman" w:cs="Times New Roman"/>
              </w:rPr>
            </w:pPr>
          </w:p>
        </w:tc>
        <w:tc>
          <w:tcPr>
            <w:tcW w:w="1473" w:type="pct"/>
            <w:tcBorders>
              <w:top w:val="single" w:sz="0" w:space="0" w:color="D3D3D3"/>
              <w:left w:val="single" w:sz="0" w:space="0" w:color="D3D3D3"/>
              <w:bottom w:val="single" w:sz="0" w:space="0" w:color="D3D3D3"/>
              <w:right w:val="single" w:sz="0" w:space="0" w:color="D3D3D3"/>
            </w:tcBorders>
            <w:tcPrChange w:id="886" w:author="Daniel Lougen [2]" w:date="2025-03-24T14:13:00Z" w16du:dateUtc="2025-03-24T21:13:00Z">
              <w:tcPr>
                <w:tcW w:w="994" w:type="pct"/>
                <w:gridSpan w:val="2"/>
                <w:tcBorders>
                  <w:top w:val="single" w:sz="0" w:space="0" w:color="D3D3D3"/>
                  <w:left w:val="single" w:sz="0" w:space="0" w:color="D3D3D3"/>
                  <w:bottom w:val="single" w:sz="0" w:space="0" w:color="D3D3D3"/>
                  <w:right w:val="single" w:sz="0" w:space="0" w:color="D3D3D3"/>
                </w:tcBorders>
              </w:tcPr>
            </w:tcPrChange>
          </w:tcPr>
          <w:p w14:paraId="13545C17" w14:textId="77777777" w:rsidR="00AA2990" w:rsidRPr="003747CA" w:rsidRDefault="00AA2990" w:rsidP="006A0F4C">
            <w:pPr>
              <w:keepNext/>
              <w:spacing w:after="60"/>
              <w:rPr>
                <w:rFonts w:ascii="Times New Roman" w:hAnsi="Times New Roman" w:cs="Times New Roman"/>
              </w:rPr>
            </w:pPr>
            <w:r w:rsidRPr="003747CA">
              <w:rPr>
                <w:rFonts w:ascii="Times New Roman" w:hAnsi="Times New Roman" w:cs="Times New Roman"/>
                <w:b/>
                <w:sz w:val="20"/>
              </w:rPr>
              <w:t>incongruent</w:t>
            </w:r>
          </w:p>
        </w:tc>
        <w:tc>
          <w:tcPr>
            <w:tcW w:w="1106" w:type="pct"/>
            <w:tcBorders>
              <w:top w:val="single" w:sz="0" w:space="0" w:color="D3D3D3"/>
              <w:left w:val="single" w:sz="0" w:space="0" w:color="D3D3D3"/>
              <w:bottom w:val="single" w:sz="0" w:space="0" w:color="D3D3D3"/>
              <w:right w:val="single" w:sz="0" w:space="0" w:color="D3D3D3"/>
            </w:tcBorders>
            <w:tcPrChange w:id="887" w:author="Daniel Lougen [2]" w:date="2025-03-24T14:13:00Z" w16du:dateUtc="2025-03-24T21:13:00Z">
              <w:tcPr>
                <w:tcW w:w="746" w:type="pct"/>
                <w:gridSpan w:val="2"/>
                <w:tcBorders>
                  <w:top w:val="single" w:sz="0" w:space="0" w:color="D3D3D3"/>
                  <w:left w:val="single" w:sz="0" w:space="0" w:color="D3D3D3"/>
                  <w:bottom w:val="single" w:sz="0" w:space="0" w:color="D3D3D3"/>
                  <w:right w:val="single" w:sz="0" w:space="0" w:color="D3D3D3"/>
                </w:tcBorders>
              </w:tcPr>
            </w:tcPrChange>
          </w:tcPr>
          <w:p w14:paraId="265DA7A3"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454 </w:t>
            </w:r>
            <w:proofErr w:type="spellStart"/>
            <w:r w:rsidRPr="003747CA">
              <w:rPr>
                <w:rFonts w:ascii="Times New Roman" w:hAnsi="Times New Roman" w:cs="Times New Roman"/>
                <w:sz w:val="20"/>
              </w:rPr>
              <w:t>ms</w:t>
            </w:r>
            <w:proofErr w:type="spellEnd"/>
          </w:p>
        </w:tc>
        <w:tc>
          <w:tcPr>
            <w:tcW w:w="1107" w:type="pct"/>
            <w:tcBorders>
              <w:top w:val="single" w:sz="0" w:space="0" w:color="D3D3D3"/>
              <w:left w:val="single" w:sz="0" w:space="0" w:color="D3D3D3"/>
              <w:bottom w:val="single" w:sz="0" w:space="0" w:color="D3D3D3"/>
              <w:right w:val="single" w:sz="0" w:space="0" w:color="D3D3D3"/>
            </w:tcBorders>
            <w:tcPrChange w:id="888" w:author="Daniel Lougen [2]" w:date="2025-03-24T14:13:00Z" w16du:dateUtc="2025-03-24T21:13:00Z">
              <w:tcPr>
                <w:tcW w:w="747" w:type="pct"/>
                <w:tcBorders>
                  <w:top w:val="single" w:sz="0" w:space="0" w:color="D3D3D3"/>
                  <w:left w:val="single" w:sz="0" w:space="0" w:color="D3D3D3"/>
                  <w:bottom w:val="single" w:sz="0" w:space="0" w:color="D3D3D3"/>
                  <w:right w:val="single" w:sz="0" w:space="0" w:color="D3D3D3"/>
                </w:tcBorders>
              </w:tcPr>
            </w:tcPrChange>
          </w:tcPr>
          <w:p w14:paraId="71F4E46A" w14:textId="77777777" w:rsidR="00AA2990" w:rsidRPr="003747CA" w:rsidRDefault="00AA2990" w:rsidP="006A0F4C">
            <w:pPr>
              <w:keepNext/>
              <w:spacing w:after="60"/>
              <w:jc w:val="right"/>
              <w:rPr>
                <w:rFonts w:ascii="Times New Roman" w:hAnsi="Times New Roman" w:cs="Times New Roman"/>
              </w:rPr>
            </w:pPr>
            <w:r w:rsidRPr="003747CA">
              <w:rPr>
                <w:rFonts w:ascii="Times New Roman" w:hAnsi="Times New Roman" w:cs="Times New Roman"/>
                <w:sz w:val="20"/>
              </w:rPr>
              <w:t xml:space="preserve">74 </w:t>
            </w:r>
            <w:proofErr w:type="spellStart"/>
            <w:r w:rsidRPr="003747CA">
              <w:rPr>
                <w:rFonts w:ascii="Times New Roman" w:hAnsi="Times New Roman" w:cs="Times New Roman"/>
                <w:sz w:val="20"/>
              </w:rPr>
              <w:t>ms</w:t>
            </w:r>
            <w:proofErr w:type="spellEnd"/>
          </w:p>
        </w:tc>
      </w:tr>
      <w:bookmarkEnd w:id="512"/>
    </w:tbl>
    <w:p w14:paraId="406032D0" w14:textId="77777777" w:rsidR="00AA2990" w:rsidRDefault="00AA2990" w:rsidP="00176250">
      <w:pPr>
        <w:keepNext/>
        <w:spacing w:after="60"/>
        <w:jc w:val="center"/>
        <w:rPr>
          <w:ins w:id="889" w:author="Daniel Lougen [2]" w:date="2025-03-24T14:13:00Z" w16du:dateUtc="2025-03-24T21:13:00Z"/>
          <w:rFonts w:ascii="Times New Roman" w:hAnsi="Times New Roman" w:cs="Times New Roman"/>
          <w:i/>
          <w:color w:val="333333"/>
          <w:sz w:val="20"/>
        </w:rPr>
      </w:pPr>
    </w:p>
    <w:p w14:paraId="0704C8A1" w14:textId="77777777" w:rsidR="00AA2990" w:rsidRDefault="00AA2990" w:rsidP="00176250">
      <w:pPr>
        <w:keepNext/>
        <w:spacing w:after="60"/>
        <w:jc w:val="center"/>
        <w:rPr>
          <w:ins w:id="890" w:author="Daniel Lougen [2]" w:date="2025-03-24T14:13:00Z" w16du:dateUtc="2025-03-24T21:13:00Z"/>
          <w:rFonts w:ascii="Times New Roman" w:hAnsi="Times New Roman" w:cs="Times New Roman"/>
          <w:i/>
          <w:color w:val="333333"/>
          <w:sz w:val="20"/>
        </w:rPr>
      </w:pPr>
    </w:p>
    <w:p w14:paraId="2FC0D640" w14:textId="77777777" w:rsidR="00AA2990" w:rsidRDefault="00AA2990" w:rsidP="00176250">
      <w:pPr>
        <w:keepNext/>
        <w:spacing w:after="60"/>
        <w:jc w:val="center"/>
        <w:rPr>
          <w:ins w:id="891" w:author="Daniel Lougen [2]" w:date="2025-03-24T14:13:00Z" w16du:dateUtc="2025-03-24T21:13:00Z"/>
          <w:rFonts w:ascii="Times New Roman" w:hAnsi="Times New Roman" w:cs="Times New Roman"/>
          <w:i/>
          <w:color w:val="333333"/>
          <w:sz w:val="20"/>
        </w:rPr>
      </w:pPr>
    </w:p>
    <w:p w14:paraId="4C4F6371" w14:textId="77777777" w:rsidR="00AA2990" w:rsidRDefault="00AA2990" w:rsidP="00176250">
      <w:pPr>
        <w:keepNext/>
        <w:spacing w:after="60"/>
        <w:jc w:val="center"/>
        <w:rPr>
          <w:ins w:id="892" w:author="Daniel Lougen [2]" w:date="2025-03-24T14:13:00Z" w16du:dateUtc="2025-03-24T21:13:00Z"/>
          <w:rFonts w:ascii="Times New Roman" w:hAnsi="Times New Roman" w:cs="Times New Roman"/>
          <w:i/>
          <w:color w:val="333333"/>
          <w:sz w:val="20"/>
        </w:rPr>
      </w:pPr>
    </w:p>
    <w:p w14:paraId="45D70B95" w14:textId="77777777" w:rsidR="00AA2990" w:rsidRDefault="00AA2990" w:rsidP="00176250">
      <w:pPr>
        <w:keepNext/>
        <w:spacing w:after="60"/>
        <w:jc w:val="center"/>
        <w:rPr>
          <w:ins w:id="893" w:author="Daniel Lougen [2]" w:date="2025-03-24T14:13:00Z" w16du:dateUtc="2025-03-24T21:13:00Z"/>
          <w:rFonts w:ascii="Times New Roman" w:hAnsi="Times New Roman" w:cs="Times New Roman"/>
          <w:i/>
          <w:color w:val="333333"/>
          <w:sz w:val="20"/>
        </w:rPr>
      </w:pPr>
    </w:p>
    <w:p w14:paraId="002D5A49" w14:textId="77777777" w:rsidR="00AA2990" w:rsidRDefault="00AA2990" w:rsidP="00176250">
      <w:pPr>
        <w:keepNext/>
        <w:spacing w:after="60"/>
        <w:jc w:val="center"/>
        <w:rPr>
          <w:ins w:id="894" w:author="Daniel Lougen [2]" w:date="2025-03-24T14:13:00Z" w16du:dateUtc="2025-03-24T21:13:00Z"/>
          <w:rFonts w:ascii="Times New Roman" w:hAnsi="Times New Roman" w:cs="Times New Roman"/>
          <w:i/>
          <w:color w:val="333333"/>
          <w:sz w:val="20"/>
        </w:rPr>
      </w:pPr>
    </w:p>
    <w:p w14:paraId="37234AAD" w14:textId="77777777" w:rsidR="00AA2990" w:rsidRDefault="00AA2990" w:rsidP="00176250">
      <w:pPr>
        <w:keepNext/>
        <w:spacing w:after="60"/>
        <w:jc w:val="center"/>
        <w:rPr>
          <w:ins w:id="895" w:author="Daniel Lougen [2]" w:date="2025-03-24T14:13:00Z" w16du:dateUtc="2025-03-24T21:13:00Z"/>
          <w:rFonts w:ascii="Times New Roman" w:hAnsi="Times New Roman" w:cs="Times New Roman"/>
          <w:i/>
          <w:color w:val="333333"/>
          <w:sz w:val="20"/>
        </w:rPr>
      </w:pPr>
    </w:p>
    <w:p w14:paraId="486B3470" w14:textId="77777777" w:rsidR="00AA2990" w:rsidRDefault="00AA2990" w:rsidP="00176250">
      <w:pPr>
        <w:keepNext/>
        <w:spacing w:after="60"/>
        <w:jc w:val="center"/>
        <w:rPr>
          <w:ins w:id="896" w:author="Daniel Lougen [2]" w:date="2025-03-24T14:13:00Z" w16du:dateUtc="2025-03-24T21:13:00Z"/>
          <w:rFonts w:ascii="Times New Roman" w:hAnsi="Times New Roman" w:cs="Times New Roman"/>
          <w:i/>
          <w:color w:val="333333"/>
          <w:sz w:val="20"/>
        </w:rPr>
      </w:pPr>
    </w:p>
    <w:p w14:paraId="26BA8F26" w14:textId="77777777" w:rsidR="00AA2990" w:rsidRDefault="00AA2990" w:rsidP="00176250">
      <w:pPr>
        <w:keepNext/>
        <w:spacing w:after="60"/>
        <w:jc w:val="center"/>
        <w:rPr>
          <w:ins w:id="897" w:author="Daniel Lougen [2]" w:date="2025-03-24T14:13:00Z" w16du:dateUtc="2025-03-24T21:13:00Z"/>
          <w:rFonts w:ascii="Times New Roman" w:hAnsi="Times New Roman" w:cs="Times New Roman"/>
          <w:i/>
          <w:color w:val="333333"/>
          <w:sz w:val="20"/>
        </w:rPr>
      </w:pPr>
    </w:p>
    <w:p w14:paraId="0657D434" w14:textId="77777777" w:rsidR="00AA2990" w:rsidRDefault="00AA2990" w:rsidP="00176250">
      <w:pPr>
        <w:keepNext/>
        <w:spacing w:after="60"/>
        <w:jc w:val="center"/>
        <w:rPr>
          <w:ins w:id="898" w:author="Daniel Lougen [2]" w:date="2025-03-24T14:13:00Z" w16du:dateUtc="2025-03-24T21:13:00Z"/>
          <w:rFonts w:ascii="Times New Roman" w:hAnsi="Times New Roman" w:cs="Times New Roman"/>
          <w:i/>
          <w:color w:val="333333"/>
          <w:sz w:val="20"/>
        </w:rPr>
      </w:pPr>
    </w:p>
    <w:p w14:paraId="7B8358C4" w14:textId="77777777" w:rsidR="00AA2990" w:rsidRDefault="00AA2990" w:rsidP="00176250">
      <w:pPr>
        <w:keepNext/>
        <w:spacing w:after="60"/>
        <w:jc w:val="center"/>
        <w:rPr>
          <w:ins w:id="899" w:author="Daniel Lougen [2]" w:date="2025-03-24T14:13:00Z" w16du:dateUtc="2025-03-24T21:13:00Z"/>
          <w:rFonts w:ascii="Times New Roman" w:hAnsi="Times New Roman" w:cs="Times New Roman"/>
          <w:i/>
          <w:color w:val="333333"/>
          <w:sz w:val="20"/>
        </w:rPr>
      </w:pPr>
    </w:p>
    <w:p w14:paraId="283183B6" w14:textId="77777777" w:rsidR="00AA2990" w:rsidRDefault="00AA2990" w:rsidP="00176250">
      <w:pPr>
        <w:keepNext/>
        <w:spacing w:after="60"/>
        <w:jc w:val="center"/>
        <w:rPr>
          <w:ins w:id="900" w:author="Daniel Lougen [2]" w:date="2025-03-24T14:13:00Z" w16du:dateUtc="2025-03-24T21:13:00Z"/>
          <w:rFonts w:ascii="Times New Roman" w:hAnsi="Times New Roman" w:cs="Times New Roman"/>
          <w:i/>
          <w:color w:val="333333"/>
          <w:sz w:val="20"/>
        </w:rPr>
      </w:pPr>
    </w:p>
    <w:p w14:paraId="44C7FFC4" w14:textId="77777777" w:rsidR="00AA2990" w:rsidRDefault="00AA2990" w:rsidP="00176250">
      <w:pPr>
        <w:keepNext/>
        <w:spacing w:after="60"/>
        <w:jc w:val="center"/>
        <w:rPr>
          <w:ins w:id="901" w:author="Daniel Lougen [2]" w:date="2025-03-24T14:13:00Z" w16du:dateUtc="2025-03-24T21:13:00Z"/>
          <w:rFonts w:ascii="Times New Roman" w:hAnsi="Times New Roman" w:cs="Times New Roman"/>
          <w:i/>
          <w:color w:val="333333"/>
          <w:sz w:val="20"/>
        </w:rPr>
      </w:pPr>
    </w:p>
    <w:p w14:paraId="26286F0D" w14:textId="77777777" w:rsidR="00AA2990" w:rsidRDefault="00AA2990" w:rsidP="00176250">
      <w:pPr>
        <w:keepNext/>
        <w:spacing w:after="60"/>
        <w:jc w:val="center"/>
        <w:rPr>
          <w:ins w:id="902" w:author="Daniel Lougen [2]" w:date="2025-03-24T14:13:00Z" w16du:dateUtc="2025-03-24T21:13:00Z"/>
          <w:rFonts w:ascii="Times New Roman" w:hAnsi="Times New Roman" w:cs="Times New Roman"/>
          <w:i/>
          <w:color w:val="333333"/>
          <w:sz w:val="20"/>
        </w:rPr>
      </w:pPr>
    </w:p>
    <w:p w14:paraId="3F468DF9" w14:textId="77777777" w:rsidR="00AA2990" w:rsidRDefault="00AA2990" w:rsidP="00176250">
      <w:pPr>
        <w:keepNext/>
        <w:spacing w:after="60"/>
        <w:jc w:val="center"/>
        <w:rPr>
          <w:ins w:id="903" w:author="Daniel Lougen [2]" w:date="2025-03-24T14:13:00Z" w16du:dateUtc="2025-03-24T21:13:00Z"/>
          <w:rFonts w:ascii="Times New Roman" w:hAnsi="Times New Roman" w:cs="Times New Roman"/>
          <w:i/>
          <w:color w:val="333333"/>
          <w:sz w:val="20"/>
        </w:rPr>
      </w:pPr>
    </w:p>
    <w:p w14:paraId="6461BF6B" w14:textId="77777777" w:rsidR="00AA2990" w:rsidRDefault="00AA2990" w:rsidP="00176250">
      <w:pPr>
        <w:keepNext/>
        <w:spacing w:after="60"/>
        <w:jc w:val="center"/>
        <w:rPr>
          <w:ins w:id="904" w:author="Daniel Lougen [2]" w:date="2025-03-24T14:13:00Z" w16du:dateUtc="2025-03-24T21:13:00Z"/>
          <w:rFonts w:ascii="Times New Roman" w:hAnsi="Times New Roman" w:cs="Times New Roman"/>
          <w:i/>
          <w:color w:val="333333"/>
          <w:sz w:val="20"/>
        </w:rPr>
      </w:pPr>
    </w:p>
    <w:p w14:paraId="3F0D2E13" w14:textId="77777777" w:rsidR="00AA2990" w:rsidRDefault="00AA2990" w:rsidP="00176250">
      <w:pPr>
        <w:keepNext/>
        <w:spacing w:after="60"/>
        <w:jc w:val="center"/>
        <w:rPr>
          <w:ins w:id="905" w:author="Daniel Lougen [2]" w:date="2025-03-24T14:13:00Z" w16du:dateUtc="2025-03-24T21:13:00Z"/>
          <w:rFonts w:ascii="Times New Roman" w:hAnsi="Times New Roman" w:cs="Times New Roman"/>
          <w:i/>
          <w:color w:val="333333"/>
          <w:sz w:val="20"/>
        </w:rPr>
      </w:pPr>
    </w:p>
    <w:p w14:paraId="53DA0436" w14:textId="77777777" w:rsidR="00AA2990" w:rsidRDefault="00AA2990" w:rsidP="00176250">
      <w:pPr>
        <w:keepNext/>
        <w:spacing w:after="60"/>
        <w:jc w:val="center"/>
        <w:rPr>
          <w:ins w:id="906" w:author="Daniel Lougen [2]" w:date="2025-03-24T14:13:00Z" w16du:dateUtc="2025-03-24T21:13:00Z"/>
          <w:rFonts w:ascii="Times New Roman" w:hAnsi="Times New Roman" w:cs="Times New Roman"/>
          <w:i/>
          <w:color w:val="333333"/>
          <w:sz w:val="20"/>
        </w:rPr>
      </w:pPr>
    </w:p>
    <w:p w14:paraId="5461CE05" w14:textId="77777777" w:rsidR="00AA2990" w:rsidRDefault="00AA2990" w:rsidP="00176250">
      <w:pPr>
        <w:keepNext/>
        <w:spacing w:after="60"/>
        <w:jc w:val="center"/>
        <w:rPr>
          <w:ins w:id="907" w:author="Daniel Lougen [2]" w:date="2025-03-24T14:13:00Z" w16du:dateUtc="2025-03-24T21:13:00Z"/>
          <w:rFonts w:ascii="Times New Roman" w:hAnsi="Times New Roman" w:cs="Times New Roman"/>
          <w:i/>
          <w:color w:val="333333"/>
          <w:sz w:val="20"/>
        </w:rPr>
      </w:pPr>
    </w:p>
    <w:p w14:paraId="1DB2BA6D" w14:textId="77777777" w:rsidR="00AA2990" w:rsidRDefault="00AA2990" w:rsidP="00176250">
      <w:pPr>
        <w:keepNext/>
        <w:spacing w:after="60"/>
        <w:jc w:val="center"/>
        <w:rPr>
          <w:ins w:id="908" w:author="Daniel Lougen [2]" w:date="2025-03-24T14:13:00Z" w16du:dateUtc="2025-03-24T21:13:00Z"/>
          <w:rFonts w:ascii="Times New Roman" w:hAnsi="Times New Roman" w:cs="Times New Roman"/>
          <w:i/>
          <w:color w:val="333333"/>
          <w:sz w:val="20"/>
        </w:rPr>
      </w:pPr>
    </w:p>
    <w:p w14:paraId="52580E61" w14:textId="77777777" w:rsidR="00AA2990" w:rsidRDefault="00AA2990" w:rsidP="00176250">
      <w:pPr>
        <w:keepNext/>
        <w:spacing w:after="60"/>
        <w:jc w:val="center"/>
        <w:rPr>
          <w:ins w:id="909" w:author="Daniel Lougen [2]" w:date="2025-03-24T14:13:00Z" w16du:dateUtc="2025-03-24T21:13:00Z"/>
          <w:rFonts w:ascii="Times New Roman" w:hAnsi="Times New Roman" w:cs="Times New Roman"/>
          <w:i/>
          <w:color w:val="333333"/>
          <w:sz w:val="20"/>
        </w:rPr>
      </w:pPr>
    </w:p>
    <w:p w14:paraId="20CEBEB3" w14:textId="77777777" w:rsidR="00AA2990" w:rsidRDefault="00AA2990" w:rsidP="00176250">
      <w:pPr>
        <w:keepNext/>
        <w:spacing w:after="60"/>
        <w:jc w:val="center"/>
        <w:rPr>
          <w:ins w:id="910" w:author="Daniel Lougen [2]" w:date="2025-03-24T14:13:00Z" w16du:dateUtc="2025-03-24T21:13:00Z"/>
          <w:rFonts w:ascii="Times New Roman" w:hAnsi="Times New Roman" w:cs="Times New Roman"/>
          <w:i/>
          <w:color w:val="333333"/>
          <w:sz w:val="20"/>
        </w:rPr>
      </w:pPr>
    </w:p>
    <w:p w14:paraId="7CD0C458" w14:textId="77777777" w:rsidR="00AA2990" w:rsidRDefault="00AA2990" w:rsidP="00176250">
      <w:pPr>
        <w:keepNext/>
        <w:spacing w:after="60"/>
        <w:jc w:val="center"/>
        <w:rPr>
          <w:ins w:id="911" w:author="Daniel Lougen [2]" w:date="2025-03-24T14:13:00Z" w16du:dateUtc="2025-03-24T21:13:00Z"/>
          <w:rFonts w:ascii="Times New Roman" w:hAnsi="Times New Roman" w:cs="Times New Roman"/>
          <w:i/>
          <w:color w:val="333333"/>
          <w:sz w:val="20"/>
        </w:rPr>
      </w:pPr>
    </w:p>
    <w:p w14:paraId="30695F5B" w14:textId="77777777" w:rsidR="00AA2990" w:rsidRDefault="00AA2990" w:rsidP="00176250">
      <w:pPr>
        <w:keepNext/>
        <w:spacing w:after="60"/>
        <w:jc w:val="center"/>
        <w:rPr>
          <w:ins w:id="912" w:author="Daniel Lougen [2]" w:date="2025-03-24T14:13:00Z" w16du:dateUtc="2025-03-24T21:13:00Z"/>
          <w:rFonts w:ascii="Times New Roman" w:hAnsi="Times New Roman" w:cs="Times New Roman"/>
          <w:i/>
          <w:color w:val="333333"/>
          <w:sz w:val="20"/>
        </w:rPr>
      </w:pPr>
    </w:p>
    <w:p w14:paraId="11AA6581" w14:textId="77777777" w:rsidR="00AA2990" w:rsidRDefault="00AA2990" w:rsidP="00176250">
      <w:pPr>
        <w:keepNext/>
        <w:spacing w:after="60"/>
        <w:jc w:val="center"/>
        <w:rPr>
          <w:ins w:id="913" w:author="Daniel Lougen [2]" w:date="2025-03-24T14:13:00Z" w16du:dateUtc="2025-03-24T21:13:00Z"/>
          <w:rFonts w:ascii="Times New Roman" w:hAnsi="Times New Roman" w:cs="Times New Roman"/>
          <w:i/>
          <w:color w:val="333333"/>
          <w:sz w:val="20"/>
        </w:rPr>
      </w:pPr>
    </w:p>
    <w:p w14:paraId="3F9735A3" w14:textId="77777777" w:rsidR="00AA2990" w:rsidRDefault="00AA2990" w:rsidP="00176250">
      <w:pPr>
        <w:keepNext/>
        <w:spacing w:after="60"/>
        <w:jc w:val="center"/>
        <w:rPr>
          <w:ins w:id="914" w:author="Daniel Lougen [2]" w:date="2025-03-24T14:13:00Z" w16du:dateUtc="2025-03-24T21:13:00Z"/>
          <w:rFonts w:ascii="Times New Roman" w:hAnsi="Times New Roman" w:cs="Times New Roman"/>
          <w:i/>
          <w:color w:val="333333"/>
          <w:sz w:val="20"/>
        </w:rPr>
      </w:pPr>
    </w:p>
    <w:p w14:paraId="1A2E5C12" w14:textId="77777777" w:rsidR="00AA2990" w:rsidRDefault="00AA2990" w:rsidP="00176250">
      <w:pPr>
        <w:keepNext/>
        <w:spacing w:after="60"/>
        <w:jc w:val="center"/>
        <w:rPr>
          <w:ins w:id="915" w:author="Daniel Lougen [2]" w:date="2025-03-24T14:13:00Z" w16du:dateUtc="2025-03-24T21:13:00Z"/>
          <w:rFonts w:ascii="Times New Roman" w:hAnsi="Times New Roman" w:cs="Times New Roman"/>
          <w:i/>
          <w:color w:val="333333"/>
          <w:sz w:val="20"/>
        </w:rPr>
      </w:pPr>
    </w:p>
    <w:p w14:paraId="29434547" w14:textId="77777777" w:rsidR="00AA2990" w:rsidRDefault="00AA2990" w:rsidP="00176250">
      <w:pPr>
        <w:keepNext/>
        <w:spacing w:after="60"/>
        <w:jc w:val="center"/>
        <w:rPr>
          <w:ins w:id="916" w:author="Daniel Lougen [2]" w:date="2025-03-24T14:13:00Z" w16du:dateUtc="2025-03-24T21:13:00Z"/>
          <w:rFonts w:ascii="Times New Roman" w:hAnsi="Times New Roman" w:cs="Times New Roman"/>
          <w:i/>
          <w:color w:val="333333"/>
          <w:sz w:val="20"/>
        </w:rPr>
      </w:pPr>
    </w:p>
    <w:p w14:paraId="3F38433A" w14:textId="77777777" w:rsidR="00AA2990" w:rsidRDefault="00AA2990" w:rsidP="00176250">
      <w:pPr>
        <w:keepNext/>
        <w:spacing w:after="60"/>
        <w:jc w:val="center"/>
        <w:rPr>
          <w:ins w:id="917" w:author="Daniel Lougen [2]" w:date="2025-03-24T14:13:00Z" w16du:dateUtc="2025-03-24T21:13:00Z"/>
          <w:rFonts w:ascii="Times New Roman" w:hAnsi="Times New Roman" w:cs="Times New Roman"/>
          <w:i/>
          <w:color w:val="333333"/>
          <w:sz w:val="20"/>
        </w:rPr>
      </w:pPr>
    </w:p>
    <w:p w14:paraId="14C01CD4" w14:textId="77777777" w:rsidR="00AA2990" w:rsidRDefault="00AA2990" w:rsidP="00176250">
      <w:pPr>
        <w:keepNext/>
        <w:spacing w:after="60"/>
        <w:jc w:val="center"/>
        <w:rPr>
          <w:ins w:id="918" w:author="Daniel Lougen [2]" w:date="2025-03-24T14:13:00Z" w16du:dateUtc="2025-03-24T21:13:00Z"/>
          <w:rFonts w:ascii="Times New Roman" w:hAnsi="Times New Roman" w:cs="Times New Roman"/>
          <w:i/>
          <w:color w:val="333333"/>
          <w:sz w:val="20"/>
        </w:rPr>
      </w:pPr>
    </w:p>
    <w:p w14:paraId="18797D5C" w14:textId="77777777" w:rsidR="00AA2990" w:rsidRDefault="00AA2990" w:rsidP="00176250">
      <w:pPr>
        <w:keepNext/>
        <w:spacing w:after="60"/>
        <w:jc w:val="center"/>
        <w:rPr>
          <w:ins w:id="919" w:author="Daniel Lougen [2]" w:date="2025-03-24T14:13:00Z" w16du:dateUtc="2025-03-24T21:13:00Z"/>
          <w:rFonts w:ascii="Times New Roman" w:hAnsi="Times New Roman" w:cs="Times New Roman"/>
          <w:i/>
          <w:color w:val="333333"/>
          <w:sz w:val="20"/>
        </w:rPr>
      </w:pPr>
    </w:p>
    <w:p w14:paraId="4CEE79D0" w14:textId="77777777" w:rsidR="00AA2990" w:rsidRDefault="00AA2990" w:rsidP="00176250">
      <w:pPr>
        <w:keepNext/>
        <w:spacing w:after="60"/>
        <w:jc w:val="center"/>
        <w:rPr>
          <w:ins w:id="920" w:author="Daniel Lougen [2]" w:date="2025-03-24T14:13:00Z" w16du:dateUtc="2025-03-24T21:13:00Z"/>
          <w:rFonts w:ascii="Times New Roman" w:hAnsi="Times New Roman" w:cs="Times New Roman"/>
          <w:i/>
          <w:color w:val="333333"/>
          <w:sz w:val="20"/>
        </w:rPr>
      </w:pPr>
    </w:p>
    <w:p w14:paraId="315F1B31" w14:textId="77777777" w:rsidR="00AA2990" w:rsidRDefault="00AA2990" w:rsidP="00176250">
      <w:pPr>
        <w:keepNext/>
        <w:spacing w:after="60"/>
        <w:jc w:val="center"/>
        <w:rPr>
          <w:ins w:id="921" w:author="Daniel Lougen [2]" w:date="2025-03-24T14:13:00Z" w16du:dateUtc="2025-03-24T21:13:00Z"/>
          <w:rFonts w:ascii="Times New Roman" w:hAnsi="Times New Roman" w:cs="Times New Roman"/>
          <w:i/>
          <w:color w:val="333333"/>
          <w:sz w:val="20"/>
        </w:rPr>
      </w:pPr>
    </w:p>
    <w:p w14:paraId="3C2F4D5B" w14:textId="51F14E8B" w:rsidR="00336C55" w:rsidRPr="003747CA" w:rsidRDefault="00336C55" w:rsidP="00176250">
      <w:pPr>
        <w:keepNext/>
        <w:spacing w:after="60"/>
        <w:jc w:val="center"/>
        <w:rPr>
          <w:rFonts w:ascii="Times New Roman" w:hAnsi="Times New Roman" w:cs="Times New Roman"/>
        </w:rPr>
      </w:pPr>
      <w:r w:rsidRPr="003747CA">
        <w:rPr>
          <w:rFonts w:ascii="Times New Roman" w:hAnsi="Times New Roman" w:cs="Times New Roman"/>
          <w:i/>
          <w:color w:val="333333"/>
          <w:sz w:val="20"/>
        </w:rPr>
        <w:t>Mean and Standard Deviation (</w:t>
      </w:r>
      <w:proofErr w:type="spellStart"/>
      <w:r w:rsidRPr="003747CA">
        <w:rPr>
          <w:rFonts w:ascii="Times New Roman" w:hAnsi="Times New Roman" w:cs="Times New Roman"/>
          <w:i/>
          <w:color w:val="333333"/>
          <w:sz w:val="20"/>
        </w:rPr>
        <w:t>ms</w:t>
      </w:r>
      <w:proofErr w:type="spellEnd"/>
      <w:r w:rsidRPr="003747CA">
        <w:rPr>
          <w:rFonts w:ascii="Times New Roman" w:hAnsi="Times New Roman" w:cs="Times New Roman"/>
          <w:i/>
          <w:color w:val="333333"/>
          <w:sz w:val="20"/>
        </w:rPr>
        <w:t>)</w:t>
      </w:r>
    </w:p>
    <w:p w14:paraId="5CBE7D5D" w14:textId="77777777" w:rsidR="0038137C" w:rsidRPr="003747CA" w:rsidRDefault="0038137C" w:rsidP="0038137C">
      <w:pPr>
        <w:rPr>
          <w:rFonts w:ascii="Times New Roman" w:hAnsi="Times New Roman" w:cs="Times New Roman"/>
        </w:rPr>
      </w:pPr>
    </w:p>
    <w:p w14:paraId="5F6F28D4" w14:textId="30EAFFE9" w:rsidR="00EB0B1C" w:rsidRPr="003747CA" w:rsidRDefault="00EB0B1C" w:rsidP="00DE5A5E">
      <w:pPr>
        <w:pStyle w:val="Heading2"/>
        <w:rPr>
          <w:rFonts w:ascii="Times New Roman" w:hAnsi="Times New Roman" w:cs="Times New Roman"/>
        </w:rPr>
      </w:pPr>
    </w:p>
    <w:p w14:paraId="2AB96032" w14:textId="01DCC82D" w:rsidR="00DE5A5E" w:rsidRPr="00A06ADE" w:rsidRDefault="00324F94" w:rsidP="009966A0">
      <w:pPr>
        <w:pStyle w:val="Heading2"/>
        <w:rPr>
          <w:rFonts w:ascii="Times New Roman" w:hAnsi="Times New Roman" w:cs="Times New Roman"/>
          <w:b/>
          <w:bCs/>
        </w:rPr>
        <w:pPrChange w:id="922" w:author="Daniel Lougen [2]" w:date="2025-03-25T14:56:00Z" w16du:dateUtc="2025-03-25T21:56:00Z">
          <w:pPr>
            <w:pStyle w:val="Heading2"/>
            <w:numPr>
              <w:ilvl w:val="1"/>
              <w:numId w:val="11"/>
            </w:numPr>
            <w:ind w:left="1440" w:hanging="360"/>
          </w:pPr>
        </w:pPrChange>
      </w:pPr>
      <w:bookmarkStart w:id="923" w:name="_Toc193807086"/>
      <w:bookmarkStart w:id="924" w:name="_Toc193807149"/>
      <w:r w:rsidRPr="00A06ADE">
        <w:rPr>
          <w:rFonts w:ascii="Times New Roman" w:hAnsi="Times New Roman" w:cs="Times New Roman"/>
          <w:b/>
          <w:bCs/>
          <w:noProof/>
        </w:rPr>
        <w:drawing>
          <wp:anchor distT="0" distB="0" distL="114300" distR="114300" simplePos="0" relativeHeight="251659776" behindDoc="0" locked="0" layoutInCell="1" allowOverlap="1" wp14:anchorId="276F7342" wp14:editId="4498FB86">
            <wp:simplePos x="0" y="0"/>
            <wp:positionH relativeFrom="column">
              <wp:posOffset>0</wp:posOffset>
            </wp:positionH>
            <wp:positionV relativeFrom="paragraph">
              <wp:posOffset>290830</wp:posOffset>
            </wp:positionV>
            <wp:extent cx="6858000" cy="3857625"/>
            <wp:effectExtent l="0" t="0" r="0" b="0"/>
            <wp:wrapTopAndBottom/>
            <wp:docPr id="15088455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45587" name="Picture 34"/>
                    <pic:cNvPicPr/>
                  </pic:nvPicPr>
                  <pic:blipFill>
                    <a:blip r:embed="rId23">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anchor>
        </w:drawing>
      </w:r>
      <w:r w:rsidR="00DE5A5E" w:rsidRPr="00A06ADE">
        <w:rPr>
          <w:rFonts w:ascii="Times New Roman" w:hAnsi="Times New Roman" w:cs="Times New Roman"/>
          <w:b/>
          <w:bCs/>
        </w:rPr>
        <w:t xml:space="preserve">Subject Tachometric </w:t>
      </w:r>
      <w:r w:rsidR="00176250">
        <w:rPr>
          <w:rFonts w:ascii="Times New Roman" w:hAnsi="Times New Roman" w:cs="Times New Roman"/>
          <w:b/>
          <w:bCs/>
        </w:rPr>
        <w:t>C</w:t>
      </w:r>
      <w:r w:rsidR="00DE5A5E" w:rsidRPr="00A06ADE">
        <w:rPr>
          <w:rFonts w:ascii="Times New Roman" w:hAnsi="Times New Roman" w:cs="Times New Roman"/>
          <w:b/>
          <w:bCs/>
        </w:rPr>
        <w:t>urves</w:t>
      </w:r>
      <w:bookmarkEnd w:id="923"/>
      <w:bookmarkEnd w:id="924"/>
    </w:p>
    <w:p w14:paraId="6D7EB79B" w14:textId="174C8A7B" w:rsidR="00EB0B1C" w:rsidRPr="00A06ADE" w:rsidRDefault="00324F94" w:rsidP="00A01A3E">
      <w:pPr>
        <w:rPr>
          <w:rFonts w:ascii="Times New Roman" w:hAnsi="Times New Roman" w:cs="Times New Roman"/>
          <w:noProof/>
        </w:rPr>
      </w:pPr>
      <w:r w:rsidRPr="00A06ADE">
        <w:rPr>
          <w:rFonts w:ascii="Times New Roman" w:hAnsi="Times New Roman" w:cs="Times New Roman"/>
          <w:noProof/>
        </w:rPr>
        <w:drawing>
          <wp:anchor distT="0" distB="0" distL="114300" distR="114300" simplePos="0" relativeHeight="251676672" behindDoc="0" locked="0" layoutInCell="1" allowOverlap="1" wp14:anchorId="02CB80B1" wp14:editId="10D3B60B">
            <wp:simplePos x="0" y="0"/>
            <wp:positionH relativeFrom="column">
              <wp:posOffset>0</wp:posOffset>
            </wp:positionH>
            <wp:positionV relativeFrom="paragraph">
              <wp:posOffset>384</wp:posOffset>
            </wp:positionV>
            <wp:extent cx="6858000" cy="3857625"/>
            <wp:effectExtent l="0" t="0" r="0" b="9525"/>
            <wp:wrapSquare wrapText="bothSides"/>
            <wp:docPr id="6272522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52257" name="Picture 35"/>
                    <pic:cNvPicPr/>
                  </pic:nvPicPr>
                  <pic:blipFill>
                    <a:blip r:embed="rId24">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anchor>
        </w:drawing>
      </w:r>
    </w:p>
    <w:p w14:paraId="39E44364" w14:textId="41DC2DFB" w:rsidR="008B581C" w:rsidRPr="00A06ADE" w:rsidRDefault="007506FF" w:rsidP="008B581C">
      <w:pPr>
        <w:rPr>
          <w:rFonts w:ascii="Times New Roman" w:hAnsi="Times New Roman" w:cs="Times New Roman"/>
        </w:rPr>
      </w:pPr>
      <w:r w:rsidRPr="00A06ADE">
        <w:rPr>
          <w:rFonts w:ascii="Times New Roman" w:hAnsi="Times New Roman" w:cs="Times New Roman"/>
          <w:noProof/>
        </w:rPr>
        <w:lastRenderedPageBreak/>
        <w:drawing>
          <wp:inline distT="0" distB="0" distL="0" distR="0" wp14:anchorId="36DCDF02" wp14:editId="2A35A04A">
            <wp:extent cx="6858000" cy="3857625"/>
            <wp:effectExtent l="0" t="0" r="0" b="0"/>
            <wp:docPr id="17209655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65573" name="Picture 36"/>
                    <pic:cNvPicPr/>
                  </pic:nvPicPr>
                  <pic:blipFill>
                    <a:blip r:embed="rId25">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r w:rsidRPr="00A06ADE">
        <w:rPr>
          <w:rFonts w:ascii="Times New Roman" w:hAnsi="Times New Roman" w:cs="Times New Roman"/>
          <w:noProof/>
        </w:rPr>
        <w:drawing>
          <wp:inline distT="0" distB="0" distL="0" distR="0" wp14:anchorId="4E8CCE88" wp14:editId="1A200D1E">
            <wp:extent cx="6858000" cy="3857625"/>
            <wp:effectExtent l="0" t="0" r="0" b="0"/>
            <wp:docPr id="1964835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3576" name="Picture 37"/>
                    <pic:cNvPicPr/>
                  </pic:nvPicPr>
                  <pic:blipFill>
                    <a:blip r:embed="rId26">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18ADE103" w14:textId="77777777" w:rsidR="008B581C" w:rsidRPr="00A06ADE" w:rsidRDefault="008B581C" w:rsidP="008B581C">
      <w:pPr>
        <w:rPr>
          <w:rFonts w:ascii="Times New Roman" w:hAnsi="Times New Roman" w:cs="Times New Roman"/>
        </w:rPr>
      </w:pPr>
    </w:p>
    <w:p w14:paraId="74E870B4" w14:textId="573EE4E0" w:rsidR="008B581C" w:rsidRPr="00A06ADE" w:rsidRDefault="008B581C" w:rsidP="008B581C">
      <w:pPr>
        <w:rPr>
          <w:rFonts w:ascii="Times New Roman" w:hAnsi="Times New Roman" w:cs="Times New Roman"/>
        </w:rPr>
      </w:pPr>
    </w:p>
    <w:p w14:paraId="5E409C79" w14:textId="77777777" w:rsidR="008B581C" w:rsidRPr="00A06ADE" w:rsidRDefault="008B581C" w:rsidP="008B581C">
      <w:pPr>
        <w:rPr>
          <w:rFonts w:ascii="Times New Roman" w:hAnsi="Times New Roman" w:cs="Times New Roman"/>
        </w:rPr>
      </w:pPr>
    </w:p>
    <w:p w14:paraId="1B407A1C" w14:textId="70B0C96B" w:rsidR="008B581C" w:rsidRPr="00A06ADE" w:rsidRDefault="009417F9" w:rsidP="008B581C">
      <w:pPr>
        <w:rPr>
          <w:rFonts w:ascii="Times New Roman" w:hAnsi="Times New Roman" w:cs="Times New Roman"/>
        </w:rPr>
      </w:pPr>
      <w:r w:rsidRPr="00A06ADE">
        <w:rPr>
          <w:rFonts w:ascii="Times New Roman" w:hAnsi="Times New Roman" w:cs="Times New Roman"/>
          <w:noProof/>
        </w:rPr>
        <w:drawing>
          <wp:inline distT="0" distB="0" distL="0" distR="0" wp14:anchorId="492BF51F" wp14:editId="5E4FEA9F">
            <wp:extent cx="6858000" cy="3857625"/>
            <wp:effectExtent l="0" t="0" r="0" b="0"/>
            <wp:docPr id="2670625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2525" name="Picture 38"/>
                    <pic:cNvPicPr/>
                  </pic:nvPicPr>
                  <pic:blipFill>
                    <a:blip r:embed="rId27">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375A02BB" w14:textId="77777777" w:rsidR="008B581C" w:rsidRPr="00A06ADE" w:rsidRDefault="008B581C" w:rsidP="008B581C">
      <w:pPr>
        <w:rPr>
          <w:rFonts w:ascii="Times New Roman" w:hAnsi="Times New Roman" w:cs="Times New Roman"/>
        </w:rPr>
      </w:pPr>
    </w:p>
    <w:p w14:paraId="35BF6F89" w14:textId="77777777" w:rsidR="00D75681" w:rsidRPr="00A06ADE" w:rsidRDefault="00D75681" w:rsidP="008B581C">
      <w:pPr>
        <w:rPr>
          <w:rFonts w:ascii="Times New Roman" w:hAnsi="Times New Roman" w:cs="Times New Roman"/>
        </w:rPr>
      </w:pPr>
    </w:p>
    <w:p w14:paraId="427BA6E6" w14:textId="28F289AB" w:rsidR="00D75681" w:rsidRPr="00A06ADE" w:rsidRDefault="00D75681" w:rsidP="008B581C">
      <w:pPr>
        <w:rPr>
          <w:rFonts w:ascii="Times New Roman" w:hAnsi="Times New Roman" w:cs="Times New Roman"/>
        </w:rPr>
      </w:pPr>
    </w:p>
    <w:p w14:paraId="55FCFB1F" w14:textId="0B5B6E04" w:rsidR="00C05428" w:rsidRPr="00A06ADE" w:rsidRDefault="00C05428" w:rsidP="00056128">
      <w:pPr>
        <w:pStyle w:val="Heading2"/>
        <w:rPr>
          <w:rFonts w:ascii="Times New Roman" w:hAnsi="Times New Roman" w:cs="Times New Roman"/>
          <w:b/>
          <w:bCs/>
        </w:rPr>
        <w:pPrChange w:id="925" w:author="Daniel Lougen [2]" w:date="2025-03-25T14:47:00Z" w16du:dateUtc="2025-03-25T21:47:00Z">
          <w:pPr>
            <w:pStyle w:val="Heading2"/>
            <w:numPr>
              <w:ilvl w:val="1"/>
              <w:numId w:val="11"/>
            </w:numPr>
            <w:ind w:left="1440" w:hanging="360"/>
          </w:pPr>
        </w:pPrChange>
      </w:pPr>
      <w:bookmarkStart w:id="926" w:name="_Toc193807087"/>
      <w:bookmarkStart w:id="927" w:name="_Toc193807150"/>
      <w:r w:rsidRPr="00A06ADE">
        <w:rPr>
          <w:rFonts w:ascii="Times New Roman" w:hAnsi="Times New Roman" w:cs="Times New Roman"/>
          <w:b/>
          <w:bCs/>
        </w:rPr>
        <w:lastRenderedPageBreak/>
        <w:t>Parameter Comparison Plots</w:t>
      </w:r>
      <w:bookmarkEnd w:id="926"/>
      <w:bookmarkEnd w:id="927"/>
      <w:r w:rsidRPr="00A06ADE">
        <w:rPr>
          <w:rFonts w:ascii="Times New Roman" w:hAnsi="Times New Roman" w:cs="Times New Roman"/>
          <w:b/>
          <w:bCs/>
        </w:rPr>
        <w:t xml:space="preserve"> </w:t>
      </w:r>
    </w:p>
    <w:p w14:paraId="3A37C99E" w14:textId="033CD87D" w:rsidR="00DB7603" w:rsidRPr="00172F58" w:rsidRDefault="00C05428" w:rsidP="009966A0">
      <w:pPr>
        <w:pStyle w:val="Heading3"/>
        <w:rPr>
          <w:rFonts w:ascii="Times New Roman" w:hAnsi="Times New Roman" w:cs="Times New Roman"/>
          <w:b/>
          <w:bCs/>
        </w:rPr>
        <w:pPrChange w:id="928" w:author="Daniel Lougen [2]" w:date="2025-03-25T14:56:00Z" w16du:dateUtc="2025-03-25T21:56:00Z">
          <w:pPr>
            <w:pStyle w:val="Heading3"/>
            <w:numPr>
              <w:ilvl w:val="2"/>
              <w:numId w:val="11"/>
            </w:numPr>
            <w:ind w:left="1980" w:hanging="180"/>
          </w:pPr>
        </w:pPrChange>
      </w:pPr>
      <w:bookmarkStart w:id="929" w:name="_Toc193807088"/>
      <w:bookmarkStart w:id="930" w:name="_Toc193807151"/>
      <w:r w:rsidRPr="00A06ADE">
        <w:rPr>
          <w:rFonts w:ascii="Times New Roman" w:hAnsi="Times New Roman" w:cs="Times New Roman"/>
          <w:b/>
          <w:bCs/>
        </w:rPr>
        <w:t>Across Conditions</w:t>
      </w:r>
      <w:bookmarkEnd w:id="929"/>
      <w:bookmarkEnd w:id="930"/>
    </w:p>
    <w:p w14:paraId="74078CE8" w14:textId="77E57EA0" w:rsidR="00C05428" w:rsidRPr="00A06ADE" w:rsidRDefault="007506FF" w:rsidP="00C05428">
      <w:pPr>
        <w:rPr>
          <w:rFonts w:ascii="Times New Roman" w:hAnsi="Times New Roman" w:cs="Times New Roman"/>
        </w:rPr>
      </w:pPr>
      <w:r w:rsidRPr="00A06ADE">
        <w:rPr>
          <w:rFonts w:ascii="Times New Roman" w:hAnsi="Times New Roman" w:cs="Times New Roman"/>
          <w:noProof/>
        </w:rPr>
        <w:drawing>
          <wp:inline distT="0" distB="0" distL="0" distR="0" wp14:anchorId="66FA93D9" wp14:editId="4009C655">
            <wp:extent cx="3876675" cy="3457894"/>
            <wp:effectExtent l="0" t="0" r="0" b="0"/>
            <wp:docPr id="852789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9036" name="Picture 3"/>
                    <pic:cNvPicPr>
                      <a:picLocks noChangeAspect="1"/>
                    </pic:cNvPicPr>
                  </pic:nvPicPr>
                  <pic:blipFill rotWithShape="1">
                    <a:blip r:embed="rId28">
                      <a:extLst>
                        <a:ext uri="{28A0092B-C50C-407E-A947-70E740481C1C}">
                          <a14:useLocalDpi xmlns:a14="http://schemas.microsoft.com/office/drawing/2010/main" val="0"/>
                        </a:ext>
                      </a:extLst>
                    </a:blip>
                    <a:srcRect l="1" r="36937"/>
                    <a:stretch/>
                  </pic:blipFill>
                  <pic:spPr bwMode="auto">
                    <a:xfrm>
                      <a:off x="0" y="0"/>
                      <a:ext cx="3894520" cy="3473811"/>
                    </a:xfrm>
                    <a:prstGeom prst="rect">
                      <a:avLst/>
                    </a:prstGeom>
                    <a:ln>
                      <a:noFill/>
                    </a:ln>
                    <a:extLst>
                      <a:ext uri="{53640926-AAD7-44D8-BBD7-CCE9431645EC}">
                        <a14:shadowObscured xmlns:a14="http://schemas.microsoft.com/office/drawing/2010/main"/>
                      </a:ext>
                    </a:extLst>
                  </pic:spPr>
                </pic:pic>
              </a:graphicData>
            </a:graphic>
          </wp:inline>
        </w:drawing>
      </w:r>
    </w:p>
    <w:p w14:paraId="1D470A16" w14:textId="14ED7744" w:rsidR="00DB7603" w:rsidRPr="00172F58" w:rsidRDefault="00C05428" w:rsidP="009966A0">
      <w:pPr>
        <w:pStyle w:val="Heading3"/>
        <w:rPr>
          <w:rFonts w:ascii="Times New Roman" w:hAnsi="Times New Roman" w:cs="Times New Roman"/>
          <w:b/>
          <w:bCs/>
        </w:rPr>
        <w:pPrChange w:id="931" w:author="Daniel Lougen [2]" w:date="2025-03-25T14:56:00Z" w16du:dateUtc="2025-03-25T21:56:00Z">
          <w:pPr>
            <w:pStyle w:val="Heading3"/>
            <w:numPr>
              <w:ilvl w:val="2"/>
              <w:numId w:val="11"/>
            </w:numPr>
            <w:ind w:left="1980" w:hanging="180"/>
          </w:pPr>
        </w:pPrChange>
      </w:pPr>
      <w:bookmarkStart w:id="932" w:name="_Toc193807089"/>
      <w:bookmarkStart w:id="933" w:name="_Toc193807152"/>
      <w:r w:rsidRPr="00A06ADE">
        <w:rPr>
          <w:rFonts w:ascii="Times New Roman" w:hAnsi="Times New Roman" w:cs="Times New Roman"/>
          <w:b/>
          <w:bCs/>
        </w:rPr>
        <w:lastRenderedPageBreak/>
        <w:t>By subject</w:t>
      </w:r>
      <w:bookmarkEnd w:id="932"/>
      <w:bookmarkEnd w:id="933"/>
    </w:p>
    <w:p w14:paraId="5C9D9518" w14:textId="117053AF" w:rsidR="00C51F1E" w:rsidRPr="00A06ADE" w:rsidRDefault="00C51F1E" w:rsidP="00C05428">
      <w:pPr>
        <w:rPr>
          <w:rFonts w:ascii="Times New Roman" w:hAnsi="Times New Roman" w:cs="Times New Roman"/>
          <w:noProof/>
        </w:rPr>
      </w:pPr>
      <w:r w:rsidRPr="00A06ADE">
        <w:rPr>
          <w:rFonts w:ascii="Times New Roman" w:hAnsi="Times New Roman" w:cs="Times New Roman"/>
          <w:noProof/>
        </w:rPr>
        <w:drawing>
          <wp:inline distT="0" distB="0" distL="0" distR="0" wp14:anchorId="3AC2B595" wp14:editId="5517D0C9">
            <wp:extent cx="3972328" cy="3912077"/>
            <wp:effectExtent l="0" t="0" r="3175" b="0"/>
            <wp:docPr id="19285076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7691" name="Picture 22"/>
                    <pic:cNvPicPr/>
                  </pic:nvPicPr>
                  <pic:blipFill rotWithShape="1">
                    <a:blip r:embed="rId29" cstate="print">
                      <a:extLst>
                        <a:ext uri="{28A0092B-C50C-407E-A947-70E740481C1C}">
                          <a14:useLocalDpi xmlns:a14="http://schemas.microsoft.com/office/drawing/2010/main" val="0"/>
                        </a:ext>
                      </a:extLst>
                    </a:blip>
                    <a:srcRect r="42884"/>
                    <a:stretch/>
                  </pic:blipFill>
                  <pic:spPr bwMode="auto">
                    <a:xfrm>
                      <a:off x="0" y="0"/>
                      <a:ext cx="3972328" cy="3912077"/>
                    </a:xfrm>
                    <a:prstGeom prst="rect">
                      <a:avLst/>
                    </a:prstGeom>
                    <a:ln>
                      <a:noFill/>
                    </a:ln>
                    <a:extLst>
                      <a:ext uri="{53640926-AAD7-44D8-BBD7-CCE9431645EC}">
                        <a14:shadowObscured xmlns:a14="http://schemas.microsoft.com/office/drawing/2010/main"/>
                      </a:ext>
                    </a:extLst>
                  </pic:spPr>
                </pic:pic>
              </a:graphicData>
            </a:graphic>
          </wp:inline>
        </w:drawing>
      </w:r>
    </w:p>
    <w:p w14:paraId="0AE5A3FB" w14:textId="77777777" w:rsidR="00DB7603" w:rsidRDefault="00C51F1E" w:rsidP="00C05428">
      <w:pPr>
        <w:rPr>
          <w:rFonts w:ascii="Times New Roman" w:hAnsi="Times New Roman" w:cs="Times New Roman"/>
          <w:noProof/>
        </w:rPr>
      </w:pPr>
      <w:r w:rsidRPr="00A06ADE">
        <w:rPr>
          <w:rFonts w:ascii="Times New Roman" w:hAnsi="Times New Roman" w:cs="Times New Roman"/>
          <w:noProof/>
        </w:rPr>
        <w:lastRenderedPageBreak/>
        <w:drawing>
          <wp:inline distT="0" distB="0" distL="0" distR="0" wp14:anchorId="54666E9C" wp14:editId="76166B1B">
            <wp:extent cx="3977025" cy="3857625"/>
            <wp:effectExtent l="0" t="0" r="0" b="3175"/>
            <wp:docPr id="13842418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41838" name="Picture 21"/>
                    <pic:cNvPicPr/>
                  </pic:nvPicPr>
                  <pic:blipFill rotWithShape="1">
                    <a:blip r:embed="rId30" cstate="print">
                      <a:extLst>
                        <a:ext uri="{28A0092B-C50C-407E-A947-70E740481C1C}">
                          <a14:useLocalDpi xmlns:a14="http://schemas.microsoft.com/office/drawing/2010/main" val="0"/>
                        </a:ext>
                      </a:extLst>
                    </a:blip>
                    <a:srcRect r="42008"/>
                    <a:stretch/>
                  </pic:blipFill>
                  <pic:spPr bwMode="auto">
                    <a:xfrm>
                      <a:off x="0" y="0"/>
                      <a:ext cx="3977025" cy="3857625"/>
                    </a:xfrm>
                    <a:prstGeom prst="rect">
                      <a:avLst/>
                    </a:prstGeom>
                    <a:ln>
                      <a:noFill/>
                    </a:ln>
                    <a:extLst>
                      <a:ext uri="{53640926-AAD7-44D8-BBD7-CCE9431645EC}">
                        <a14:shadowObscured xmlns:a14="http://schemas.microsoft.com/office/drawing/2010/main"/>
                      </a:ext>
                    </a:extLst>
                  </pic:spPr>
                </pic:pic>
              </a:graphicData>
            </a:graphic>
          </wp:inline>
        </w:drawing>
      </w:r>
    </w:p>
    <w:p w14:paraId="27FC7C97" w14:textId="45167DD1" w:rsidR="00C51F1E" w:rsidRDefault="007506FF" w:rsidP="00C05428">
      <w:pPr>
        <w:rPr>
          <w:rFonts w:ascii="Times New Roman" w:hAnsi="Times New Roman" w:cs="Times New Roman"/>
          <w:noProof/>
        </w:rPr>
      </w:pPr>
      <w:r w:rsidRPr="00A06ADE">
        <w:rPr>
          <w:rFonts w:ascii="Times New Roman" w:hAnsi="Times New Roman" w:cs="Times New Roman"/>
          <w:noProof/>
        </w:rPr>
        <w:drawing>
          <wp:inline distT="0" distB="0" distL="0" distR="0" wp14:anchorId="160C6AE5" wp14:editId="54B9C70F">
            <wp:extent cx="3976577" cy="3857625"/>
            <wp:effectExtent l="0" t="0" r="0" b="3175"/>
            <wp:docPr id="1207243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300" name="Picture 20"/>
                    <pic:cNvPicPr/>
                  </pic:nvPicPr>
                  <pic:blipFill rotWithShape="1">
                    <a:blip r:embed="rId31" cstate="print">
                      <a:extLst>
                        <a:ext uri="{28A0092B-C50C-407E-A947-70E740481C1C}">
                          <a14:useLocalDpi xmlns:a14="http://schemas.microsoft.com/office/drawing/2010/main" val="0"/>
                        </a:ext>
                      </a:extLst>
                    </a:blip>
                    <a:srcRect r="42016"/>
                    <a:stretch/>
                  </pic:blipFill>
                  <pic:spPr bwMode="auto">
                    <a:xfrm>
                      <a:off x="0" y="0"/>
                      <a:ext cx="3976577" cy="3857625"/>
                    </a:xfrm>
                    <a:prstGeom prst="rect">
                      <a:avLst/>
                    </a:prstGeom>
                    <a:ln>
                      <a:noFill/>
                    </a:ln>
                    <a:extLst>
                      <a:ext uri="{53640926-AAD7-44D8-BBD7-CCE9431645EC}">
                        <a14:shadowObscured xmlns:a14="http://schemas.microsoft.com/office/drawing/2010/main"/>
                      </a:ext>
                    </a:extLst>
                  </pic:spPr>
                </pic:pic>
              </a:graphicData>
            </a:graphic>
          </wp:inline>
        </w:drawing>
      </w:r>
    </w:p>
    <w:p w14:paraId="26FD0692" w14:textId="77777777" w:rsidR="00DB7603" w:rsidRPr="00A06ADE" w:rsidRDefault="00DB7603" w:rsidP="00C05428">
      <w:pPr>
        <w:rPr>
          <w:rFonts w:ascii="Times New Roman" w:hAnsi="Times New Roman" w:cs="Times New Roman"/>
          <w:noProof/>
        </w:rPr>
      </w:pPr>
    </w:p>
    <w:p w14:paraId="00A866A0" w14:textId="77777777" w:rsidR="00DB7603" w:rsidRDefault="007506FF" w:rsidP="008B581C">
      <w:pPr>
        <w:rPr>
          <w:rFonts w:ascii="Times New Roman" w:hAnsi="Times New Roman" w:cs="Times New Roman"/>
        </w:rPr>
      </w:pPr>
      <w:r w:rsidRPr="00A06ADE">
        <w:rPr>
          <w:rFonts w:ascii="Times New Roman" w:hAnsi="Times New Roman" w:cs="Times New Roman"/>
          <w:noProof/>
        </w:rPr>
        <w:drawing>
          <wp:inline distT="0" distB="0" distL="0" distR="0" wp14:anchorId="42303109" wp14:editId="1A44994C">
            <wp:extent cx="3965575" cy="3857625"/>
            <wp:effectExtent l="0" t="0" r="0" b="3175"/>
            <wp:docPr id="18934822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2275" name="Picture 19"/>
                    <pic:cNvPicPr/>
                  </pic:nvPicPr>
                  <pic:blipFill rotWithShape="1">
                    <a:blip r:embed="rId32" cstate="print">
                      <a:extLst>
                        <a:ext uri="{28A0092B-C50C-407E-A947-70E740481C1C}">
                          <a14:useLocalDpi xmlns:a14="http://schemas.microsoft.com/office/drawing/2010/main" val="0"/>
                        </a:ext>
                      </a:extLst>
                    </a:blip>
                    <a:srcRect r="42176"/>
                    <a:stretch/>
                  </pic:blipFill>
                  <pic:spPr bwMode="auto">
                    <a:xfrm>
                      <a:off x="0" y="0"/>
                      <a:ext cx="3965575" cy="3857625"/>
                    </a:xfrm>
                    <a:prstGeom prst="rect">
                      <a:avLst/>
                    </a:prstGeom>
                    <a:ln>
                      <a:noFill/>
                    </a:ln>
                    <a:extLst>
                      <a:ext uri="{53640926-AAD7-44D8-BBD7-CCE9431645EC}">
                        <a14:shadowObscured xmlns:a14="http://schemas.microsoft.com/office/drawing/2010/main"/>
                      </a:ext>
                    </a:extLst>
                  </pic:spPr>
                </pic:pic>
              </a:graphicData>
            </a:graphic>
          </wp:inline>
        </w:drawing>
      </w:r>
    </w:p>
    <w:p w14:paraId="4DEAC004" w14:textId="53F1DC97" w:rsidR="00C51F1E" w:rsidRPr="00A06ADE" w:rsidRDefault="007506FF" w:rsidP="008B581C">
      <w:pPr>
        <w:rPr>
          <w:rFonts w:ascii="Times New Roman" w:hAnsi="Times New Roman" w:cs="Times New Roman"/>
        </w:rPr>
      </w:pPr>
      <w:r w:rsidRPr="00A06ADE">
        <w:rPr>
          <w:rFonts w:ascii="Times New Roman" w:hAnsi="Times New Roman" w:cs="Times New Roman"/>
          <w:noProof/>
        </w:rPr>
        <w:lastRenderedPageBreak/>
        <w:drawing>
          <wp:inline distT="0" distB="0" distL="0" distR="0" wp14:anchorId="304B1B46" wp14:editId="2D6BC3D5">
            <wp:extent cx="3965944" cy="3857625"/>
            <wp:effectExtent l="0" t="0" r="0" b="3175"/>
            <wp:docPr id="1896417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720" name="Picture 28"/>
                    <pic:cNvPicPr/>
                  </pic:nvPicPr>
                  <pic:blipFill rotWithShape="1">
                    <a:blip r:embed="rId33" cstate="print">
                      <a:extLst>
                        <a:ext uri="{28A0092B-C50C-407E-A947-70E740481C1C}">
                          <a14:useLocalDpi xmlns:a14="http://schemas.microsoft.com/office/drawing/2010/main" val="0"/>
                        </a:ext>
                      </a:extLst>
                    </a:blip>
                    <a:srcRect t="-9" r="42170" b="9"/>
                    <a:stretch/>
                  </pic:blipFill>
                  <pic:spPr bwMode="auto">
                    <a:xfrm>
                      <a:off x="0" y="0"/>
                      <a:ext cx="3965944" cy="3857625"/>
                    </a:xfrm>
                    <a:prstGeom prst="rect">
                      <a:avLst/>
                    </a:prstGeom>
                    <a:ln>
                      <a:noFill/>
                    </a:ln>
                    <a:extLst>
                      <a:ext uri="{53640926-AAD7-44D8-BBD7-CCE9431645EC}">
                        <a14:shadowObscured xmlns:a14="http://schemas.microsoft.com/office/drawing/2010/main"/>
                      </a:ext>
                    </a:extLst>
                  </pic:spPr>
                </pic:pic>
              </a:graphicData>
            </a:graphic>
          </wp:inline>
        </w:drawing>
      </w:r>
    </w:p>
    <w:p w14:paraId="1F0F7FA6" w14:textId="0ABE5AC4" w:rsidR="00D75681" w:rsidRPr="00A06ADE" w:rsidRDefault="007506FF" w:rsidP="008B581C">
      <w:pPr>
        <w:rPr>
          <w:rFonts w:ascii="Times New Roman" w:hAnsi="Times New Roman" w:cs="Times New Roman"/>
        </w:rPr>
      </w:pPr>
      <w:r w:rsidRPr="00A06ADE">
        <w:rPr>
          <w:rFonts w:ascii="Times New Roman" w:hAnsi="Times New Roman" w:cs="Times New Roman"/>
          <w:noProof/>
        </w:rPr>
        <w:lastRenderedPageBreak/>
        <w:drawing>
          <wp:inline distT="0" distB="0" distL="0" distR="0" wp14:anchorId="42E0569E" wp14:editId="248C176F">
            <wp:extent cx="3965575" cy="3857625"/>
            <wp:effectExtent l="0" t="0" r="0" b="3175"/>
            <wp:docPr id="2326134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3469" name="Picture 27"/>
                    <pic:cNvPicPr/>
                  </pic:nvPicPr>
                  <pic:blipFill rotWithShape="1">
                    <a:blip r:embed="rId34" cstate="print">
                      <a:extLst>
                        <a:ext uri="{28A0092B-C50C-407E-A947-70E740481C1C}">
                          <a14:useLocalDpi xmlns:a14="http://schemas.microsoft.com/office/drawing/2010/main" val="0"/>
                        </a:ext>
                      </a:extLst>
                    </a:blip>
                    <a:srcRect t="-392" r="42176" b="392"/>
                    <a:stretch/>
                  </pic:blipFill>
                  <pic:spPr bwMode="auto">
                    <a:xfrm>
                      <a:off x="0" y="0"/>
                      <a:ext cx="3965575" cy="3857625"/>
                    </a:xfrm>
                    <a:prstGeom prst="rect">
                      <a:avLst/>
                    </a:prstGeom>
                    <a:ln>
                      <a:noFill/>
                    </a:ln>
                    <a:extLst>
                      <a:ext uri="{53640926-AAD7-44D8-BBD7-CCE9431645EC}">
                        <a14:shadowObscured xmlns:a14="http://schemas.microsoft.com/office/drawing/2010/main"/>
                      </a:ext>
                    </a:extLst>
                  </pic:spPr>
                </pic:pic>
              </a:graphicData>
            </a:graphic>
          </wp:inline>
        </w:drawing>
      </w:r>
      <w:r w:rsidRPr="00A06ADE">
        <w:rPr>
          <w:rFonts w:ascii="Times New Roman" w:hAnsi="Times New Roman" w:cs="Times New Roman"/>
          <w:noProof/>
        </w:rPr>
        <w:drawing>
          <wp:inline distT="0" distB="0" distL="0" distR="0" wp14:anchorId="6CBBB2C4" wp14:editId="6220EF60">
            <wp:extent cx="3965575" cy="3857625"/>
            <wp:effectExtent l="0" t="0" r="0" b="3175"/>
            <wp:docPr id="9713918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1867" name="Picture 26"/>
                    <pic:cNvPicPr/>
                  </pic:nvPicPr>
                  <pic:blipFill rotWithShape="1">
                    <a:blip r:embed="rId35" cstate="print">
                      <a:extLst>
                        <a:ext uri="{28A0092B-C50C-407E-A947-70E740481C1C}">
                          <a14:useLocalDpi xmlns:a14="http://schemas.microsoft.com/office/drawing/2010/main" val="0"/>
                        </a:ext>
                      </a:extLst>
                    </a:blip>
                    <a:srcRect r="42176"/>
                    <a:stretch/>
                  </pic:blipFill>
                  <pic:spPr bwMode="auto">
                    <a:xfrm>
                      <a:off x="0" y="0"/>
                      <a:ext cx="3965575" cy="3857625"/>
                    </a:xfrm>
                    <a:prstGeom prst="rect">
                      <a:avLst/>
                    </a:prstGeom>
                    <a:ln>
                      <a:noFill/>
                    </a:ln>
                    <a:extLst>
                      <a:ext uri="{53640926-AAD7-44D8-BBD7-CCE9431645EC}">
                        <a14:shadowObscured xmlns:a14="http://schemas.microsoft.com/office/drawing/2010/main"/>
                      </a:ext>
                    </a:extLst>
                  </pic:spPr>
                </pic:pic>
              </a:graphicData>
            </a:graphic>
          </wp:inline>
        </w:drawing>
      </w:r>
      <w:r w:rsidRPr="00A06ADE">
        <w:rPr>
          <w:rFonts w:ascii="Times New Roman" w:hAnsi="Times New Roman" w:cs="Times New Roman"/>
          <w:noProof/>
        </w:rPr>
        <w:lastRenderedPageBreak/>
        <w:drawing>
          <wp:inline distT="0" distB="0" distL="0" distR="0" wp14:anchorId="04EE2A13" wp14:editId="53F46704">
            <wp:extent cx="4008474" cy="3857625"/>
            <wp:effectExtent l="0" t="0" r="5080" b="3175"/>
            <wp:docPr id="12151624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2463" name="Picture 25"/>
                    <pic:cNvPicPr/>
                  </pic:nvPicPr>
                  <pic:blipFill rotWithShape="1">
                    <a:blip r:embed="rId36" cstate="print">
                      <a:extLst>
                        <a:ext uri="{28A0092B-C50C-407E-A947-70E740481C1C}">
                          <a14:useLocalDpi xmlns:a14="http://schemas.microsoft.com/office/drawing/2010/main" val="0"/>
                        </a:ext>
                      </a:extLst>
                    </a:blip>
                    <a:srcRect r="41550"/>
                    <a:stretch/>
                  </pic:blipFill>
                  <pic:spPr bwMode="auto">
                    <a:xfrm>
                      <a:off x="0" y="0"/>
                      <a:ext cx="4008474" cy="3857625"/>
                    </a:xfrm>
                    <a:prstGeom prst="rect">
                      <a:avLst/>
                    </a:prstGeom>
                    <a:ln>
                      <a:noFill/>
                    </a:ln>
                    <a:extLst>
                      <a:ext uri="{53640926-AAD7-44D8-BBD7-CCE9431645EC}">
                        <a14:shadowObscured xmlns:a14="http://schemas.microsoft.com/office/drawing/2010/main"/>
                      </a:ext>
                    </a:extLst>
                  </pic:spPr>
                </pic:pic>
              </a:graphicData>
            </a:graphic>
          </wp:inline>
        </w:drawing>
      </w:r>
      <w:r w:rsidR="00C51F1E" w:rsidRPr="00A06ADE">
        <w:rPr>
          <w:rFonts w:ascii="Times New Roman" w:hAnsi="Times New Roman" w:cs="Times New Roman"/>
          <w:noProof/>
        </w:rPr>
        <w:drawing>
          <wp:inline distT="0" distB="0" distL="0" distR="0" wp14:anchorId="261E9525" wp14:editId="503D1FA9">
            <wp:extent cx="4008150" cy="3857625"/>
            <wp:effectExtent l="0" t="0" r="5080" b="3175"/>
            <wp:docPr id="13551100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10073" name="Picture 33"/>
                    <pic:cNvPicPr/>
                  </pic:nvPicPr>
                  <pic:blipFill rotWithShape="1">
                    <a:blip r:embed="rId37" cstate="print">
                      <a:extLst>
                        <a:ext uri="{28A0092B-C50C-407E-A947-70E740481C1C}">
                          <a14:useLocalDpi xmlns:a14="http://schemas.microsoft.com/office/drawing/2010/main" val="0"/>
                        </a:ext>
                      </a:extLst>
                    </a:blip>
                    <a:srcRect t="-1" r="41556" b="1"/>
                    <a:stretch/>
                  </pic:blipFill>
                  <pic:spPr bwMode="auto">
                    <a:xfrm>
                      <a:off x="0" y="0"/>
                      <a:ext cx="4008150" cy="3857625"/>
                    </a:xfrm>
                    <a:prstGeom prst="rect">
                      <a:avLst/>
                    </a:prstGeom>
                    <a:ln>
                      <a:noFill/>
                    </a:ln>
                    <a:extLst>
                      <a:ext uri="{53640926-AAD7-44D8-BBD7-CCE9431645EC}">
                        <a14:shadowObscured xmlns:a14="http://schemas.microsoft.com/office/drawing/2010/main"/>
                      </a:ext>
                    </a:extLst>
                  </pic:spPr>
                </pic:pic>
              </a:graphicData>
            </a:graphic>
          </wp:inline>
        </w:drawing>
      </w:r>
    </w:p>
    <w:p w14:paraId="13D17673" w14:textId="73206F11" w:rsidR="00D75681" w:rsidRPr="00A06ADE" w:rsidRDefault="007506FF" w:rsidP="008B581C">
      <w:pPr>
        <w:rPr>
          <w:rFonts w:ascii="Times New Roman" w:hAnsi="Times New Roman" w:cs="Times New Roman"/>
        </w:rPr>
      </w:pPr>
      <w:r w:rsidRPr="00A06ADE">
        <w:rPr>
          <w:rFonts w:ascii="Times New Roman" w:hAnsi="Times New Roman" w:cs="Times New Roman"/>
          <w:noProof/>
        </w:rPr>
        <w:lastRenderedPageBreak/>
        <w:drawing>
          <wp:inline distT="0" distB="0" distL="0" distR="0" wp14:anchorId="47CD95D1" wp14:editId="1ABFEEE9">
            <wp:extent cx="4018915" cy="3857625"/>
            <wp:effectExtent l="0" t="0" r="0" b="3175"/>
            <wp:docPr id="12930591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59182" name="Picture 32"/>
                    <pic:cNvPicPr/>
                  </pic:nvPicPr>
                  <pic:blipFill rotWithShape="1">
                    <a:blip r:embed="rId38" cstate="print">
                      <a:extLst>
                        <a:ext uri="{28A0092B-C50C-407E-A947-70E740481C1C}">
                          <a14:useLocalDpi xmlns:a14="http://schemas.microsoft.com/office/drawing/2010/main" val="0"/>
                        </a:ext>
                      </a:extLst>
                    </a:blip>
                    <a:srcRect r="41398"/>
                    <a:stretch/>
                  </pic:blipFill>
                  <pic:spPr bwMode="auto">
                    <a:xfrm>
                      <a:off x="0" y="0"/>
                      <a:ext cx="4018915" cy="3857625"/>
                    </a:xfrm>
                    <a:prstGeom prst="rect">
                      <a:avLst/>
                    </a:prstGeom>
                    <a:ln>
                      <a:noFill/>
                    </a:ln>
                    <a:extLst>
                      <a:ext uri="{53640926-AAD7-44D8-BBD7-CCE9431645EC}">
                        <a14:shadowObscured xmlns:a14="http://schemas.microsoft.com/office/drawing/2010/main"/>
                      </a:ext>
                    </a:extLst>
                  </pic:spPr>
                </pic:pic>
              </a:graphicData>
            </a:graphic>
          </wp:inline>
        </w:drawing>
      </w:r>
      <w:r w:rsidRPr="00A06ADE">
        <w:rPr>
          <w:rFonts w:ascii="Times New Roman" w:hAnsi="Times New Roman" w:cs="Times New Roman"/>
          <w:noProof/>
        </w:rPr>
        <w:drawing>
          <wp:inline distT="0" distB="0" distL="0" distR="0" wp14:anchorId="452070DF" wp14:editId="769A5BC8">
            <wp:extent cx="4019107" cy="3857625"/>
            <wp:effectExtent l="0" t="0" r="0" b="3175"/>
            <wp:docPr id="4964816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1644" name="Picture 31"/>
                    <pic:cNvPicPr/>
                  </pic:nvPicPr>
                  <pic:blipFill rotWithShape="1">
                    <a:blip r:embed="rId39" cstate="print">
                      <a:extLst>
                        <a:ext uri="{28A0092B-C50C-407E-A947-70E740481C1C}">
                          <a14:useLocalDpi xmlns:a14="http://schemas.microsoft.com/office/drawing/2010/main" val="0"/>
                        </a:ext>
                      </a:extLst>
                    </a:blip>
                    <a:srcRect t="-5" r="41396" b="5"/>
                    <a:stretch/>
                  </pic:blipFill>
                  <pic:spPr bwMode="auto">
                    <a:xfrm>
                      <a:off x="0" y="0"/>
                      <a:ext cx="4019107" cy="3857625"/>
                    </a:xfrm>
                    <a:prstGeom prst="rect">
                      <a:avLst/>
                    </a:prstGeom>
                    <a:ln>
                      <a:noFill/>
                    </a:ln>
                    <a:extLst>
                      <a:ext uri="{53640926-AAD7-44D8-BBD7-CCE9431645EC}">
                        <a14:shadowObscured xmlns:a14="http://schemas.microsoft.com/office/drawing/2010/main"/>
                      </a:ext>
                    </a:extLst>
                  </pic:spPr>
                </pic:pic>
              </a:graphicData>
            </a:graphic>
          </wp:inline>
        </w:drawing>
      </w:r>
      <w:r w:rsidRPr="00A06ADE">
        <w:rPr>
          <w:rFonts w:ascii="Times New Roman" w:hAnsi="Times New Roman" w:cs="Times New Roman"/>
          <w:noProof/>
        </w:rPr>
        <w:lastRenderedPageBreak/>
        <w:drawing>
          <wp:inline distT="0" distB="0" distL="0" distR="0" wp14:anchorId="30BD3721" wp14:editId="689C5562">
            <wp:extent cx="4008120" cy="3857625"/>
            <wp:effectExtent l="0" t="0" r="5080" b="3175"/>
            <wp:docPr id="6564009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00910" name="Picture 35"/>
                    <pic:cNvPicPr/>
                  </pic:nvPicPr>
                  <pic:blipFill rotWithShape="1">
                    <a:blip r:embed="rId40" cstate="print">
                      <a:extLst>
                        <a:ext uri="{28A0092B-C50C-407E-A947-70E740481C1C}">
                          <a14:useLocalDpi xmlns:a14="http://schemas.microsoft.com/office/drawing/2010/main" val="0"/>
                        </a:ext>
                      </a:extLst>
                    </a:blip>
                    <a:srcRect r="41556"/>
                    <a:stretch/>
                  </pic:blipFill>
                  <pic:spPr bwMode="auto">
                    <a:xfrm>
                      <a:off x="0" y="0"/>
                      <a:ext cx="4008120" cy="3857625"/>
                    </a:xfrm>
                    <a:prstGeom prst="rect">
                      <a:avLst/>
                    </a:prstGeom>
                    <a:ln>
                      <a:noFill/>
                    </a:ln>
                    <a:extLst>
                      <a:ext uri="{53640926-AAD7-44D8-BBD7-CCE9431645EC}">
                        <a14:shadowObscured xmlns:a14="http://schemas.microsoft.com/office/drawing/2010/main"/>
                      </a:ext>
                    </a:extLst>
                  </pic:spPr>
                </pic:pic>
              </a:graphicData>
            </a:graphic>
          </wp:inline>
        </w:drawing>
      </w:r>
      <w:r w:rsidRPr="00A06ADE">
        <w:rPr>
          <w:rFonts w:ascii="Times New Roman" w:hAnsi="Times New Roman" w:cs="Times New Roman"/>
          <w:noProof/>
        </w:rPr>
        <w:drawing>
          <wp:inline distT="0" distB="0" distL="0" distR="0" wp14:anchorId="78A4B4B8" wp14:editId="25B9EBEB">
            <wp:extent cx="4008474" cy="3857625"/>
            <wp:effectExtent l="0" t="0" r="5080" b="3175"/>
            <wp:docPr id="10847690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9022" name="Picture 30"/>
                    <pic:cNvPicPr/>
                  </pic:nvPicPr>
                  <pic:blipFill rotWithShape="1">
                    <a:blip r:embed="rId41" cstate="print">
                      <a:extLst>
                        <a:ext uri="{28A0092B-C50C-407E-A947-70E740481C1C}">
                          <a14:useLocalDpi xmlns:a14="http://schemas.microsoft.com/office/drawing/2010/main" val="0"/>
                        </a:ext>
                      </a:extLst>
                    </a:blip>
                    <a:srcRect t="160" r="41550" b="-160"/>
                    <a:stretch/>
                  </pic:blipFill>
                  <pic:spPr bwMode="auto">
                    <a:xfrm>
                      <a:off x="0" y="0"/>
                      <a:ext cx="4008474" cy="3857625"/>
                    </a:xfrm>
                    <a:prstGeom prst="rect">
                      <a:avLst/>
                    </a:prstGeom>
                    <a:ln>
                      <a:noFill/>
                    </a:ln>
                    <a:extLst>
                      <a:ext uri="{53640926-AAD7-44D8-BBD7-CCE9431645EC}">
                        <a14:shadowObscured xmlns:a14="http://schemas.microsoft.com/office/drawing/2010/main"/>
                      </a:ext>
                    </a:extLst>
                  </pic:spPr>
                </pic:pic>
              </a:graphicData>
            </a:graphic>
          </wp:inline>
        </w:drawing>
      </w:r>
      <w:r w:rsidRPr="00A06ADE">
        <w:rPr>
          <w:rFonts w:ascii="Times New Roman" w:hAnsi="Times New Roman" w:cs="Times New Roman"/>
          <w:noProof/>
        </w:rPr>
        <w:lastRenderedPageBreak/>
        <w:drawing>
          <wp:inline distT="0" distB="0" distL="0" distR="0" wp14:anchorId="147FC6D3" wp14:editId="47F539DF">
            <wp:extent cx="3827929" cy="3857254"/>
            <wp:effectExtent l="0" t="0" r="0" b="3810"/>
            <wp:docPr id="11729007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0715" name="Picture 29"/>
                    <pic:cNvPicPr/>
                  </pic:nvPicPr>
                  <pic:blipFill rotWithShape="1">
                    <a:blip r:embed="rId42" cstate="print">
                      <a:extLst>
                        <a:ext uri="{28A0092B-C50C-407E-A947-70E740481C1C}">
                          <a14:useLocalDpi xmlns:a14="http://schemas.microsoft.com/office/drawing/2010/main" val="0"/>
                        </a:ext>
                      </a:extLst>
                    </a:blip>
                    <a:srcRect l="-59" r="44236"/>
                    <a:stretch/>
                  </pic:blipFill>
                  <pic:spPr bwMode="auto">
                    <a:xfrm>
                      <a:off x="0" y="0"/>
                      <a:ext cx="3828298" cy="3857625"/>
                    </a:xfrm>
                    <a:prstGeom prst="rect">
                      <a:avLst/>
                    </a:prstGeom>
                    <a:ln>
                      <a:noFill/>
                    </a:ln>
                    <a:extLst>
                      <a:ext uri="{53640926-AAD7-44D8-BBD7-CCE9431645EC}">
                        <a14:shadowObscured xmlns:a14="http://schemas.microsoft.com/office/drawing/2010/main"/>
                      </a:ext>
                    </a:extLst>
                  </pic:spPr>
                </pic:pic>
              </a:graphicData>
            </a:graphic>
          </wp:inline>
        </w:drawing>
      </w:r>
      <w:del w:id="934" w:author="Daniel Lougen [2]" w:date="2025-03-24T14:57:00Z" w16du:dateUtc="2025-03-24T21:57:00Z">
        <w:r w:rsidRPr="00A06ADE" w:rsidDel="00325587">
          <w:rPr>
            <w:rFonts w:ascii="Times New Roman" w:hAnsi="Times New Roman" w:cs="Times New Roman"/>
            <w:noProof/>
          </w:rPr>
          <w:drawing>
            <wp:inline distT="0" distB="0" distL="0" distR="0" wp14:anchorId="5110F863" wp14:editId="3E51CAA0">
              <wp:extent cx="3997842" cy="3857625"/>
              <wp:effectExtent l="0" t="0" r="0" b="0"/>
              <wp:docPr id="1207782399" name="Picture 34"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82399" name="Picture 34" descr="A graph of different types of graphs&#10;&#10;Description automatically generated with medium confidence"/>
                      <pic:cNvPicPr/>
                    </pic:nvPicPr>
                    <pic:blipFill rotWithShape="1">
                      <a:blip r:embed="rId43">
                        <a:extLst>
                          <a:ext uri="{28A0092B-C50C-407E-A947-70E740481C1C}">
                            <a14:useLocalDpi xmlns:a14="http://schemas.microsoft.com/office/drawing/2010/main" val="0"/>
                          </a:ext>
                        </a:extLst>
                      </a:blip>
                      <a:srcRect r="41705"/>
                      <a:stretch/>
                    </pic:blipFill>
                    <pic:spPr bwMode="auto">
                      <a:xfrm>
                        <a:off x="0" y="0"/>
                        <a:ext cx="3997842" cy="3857625"/>
                      </a:xfrm>
                      <a:prstGeom prst="rect">
                        <a:avLst/>
                      </a:prstGeom>
                      <a:ln>
                        <a:noFill/>
                      </a:ln>
                      <a:extLst>
                        <a:ext uri="{53640926-AAD7-44D8-BBD7-CCE9431645EC}">
                          <a14:shadowObscured xmlns:a14="http://schemas.microsoft.com/office/drawing/2010/main"/>
                        </a:ext>
                      </a:extLst>
                    </pic:spPr>
                  </pic:pic>
                </a:graphicData>
              </a:graphic>
            </wp:inline>
          </w:drawing>
        </w:r>
      </w:del>
    </w:p>
    <w:p w14:paraId="129FDB34" w14:textId="427F1D62" w:rsidR="00A01A3E" w:rsidRPr="00A01A3E" w:rsidRDefault="00A01A3E" w:rsidP="009966A0">
      <w:pPr>
        <w:pStyle w:val="Heading2"/>
        <w:rPr>
          <w:rFonts w:ascii="Times New Roman" w:hAnsi="Times New Roman" w:cs="Times New Roman"/>
          <w:b/>
          <w:bCs/>
        </w:rPr>
        <w:pPrChange w:id="935" w:author="Daniel Lougen [2]" w:date="2025-03-25T14:57:00Z" w16du:dateUtc="2025-03-25T21:57:00Z">
          <w:pPr>
            <w:pStyle w:val="Heading2"/>
            <w:numPr>
              <w:ilvl w:val="1"/>
              <w:numId w:val="11"/>
            </w:numPr>
            <w:ind w:left="1440" w:hanging="360"/>
          </w:pPr>
        </w:pPrChange>
      </w:pPr>
      <w:bookmarkStart w:id="936" w:name="_Toc193807090"/>
      <w:bookmarkStart w:id="937" w:name="_Toc193807153"/>
      <w:r w:rsidRPr="00A06ADE">
        <w:rPr>
          <w:rFonts w:ascii="Times New Roman" w:hAnsi="Times New Roman" w:cs="Times New Roman"/>
          <w:b/>
          <w:bCs/>
        </w:rPr>
        <w:t>Line of Equality Plots</w:t>
      </w:r>
      <w:bookmarkEnd w:id="936"/>
      <w:bookmarkEnd w:id="937"/>
    </w:p>
    <w:p w14:paraId="3047DB85" w14:textId="46C28A78" w:rsidR="00D75681" w:rsidRPr="00A06ADE" w:rsidDel="00826A07" w:rsidRDefault="00826A07" w:rsidP="008B581C">
      <w:pPr>
        <w:rPr>
          <w:del w:id="938" w:author="Daniel Lougen [2]" w:date="2025-03-24T15:03:00Z" w16du:dateUtc="2025-03-24T22:03:00Z"/>
          <w:rFonts w:ascii="Times New Roman" w:hAnsi="Times New Roman" w:cs="Times New Roman"/>
        </w:rPr>
      </w:pPr>
      <w:ins w:id="939" w:author="Daniel Lougen [2]" w:date="2025-03-24T15:03:00Z" w16du:dateUtc="2025-03-24T22:03:00Z">
        <w:r>
          <w:rPr>
            <w:rFonts w:ascii="Times New Roman" w:hAnsi="Times New Roman" w:cs="Times New Roman"/>
            <w:noProof/>
          </w:rPr>
          <w:drawing>
            <wp:inline distT="0" distB="0" distL="0" distR="0" wp14:anchorId="3046F6FC" wp14:editId="5E20D2B6">
              <wp:extent cx="4445564" cy="2222724"/>
              <wp:effectExtent l="0" t="0" r="0" b="0"/>
              <wp:docPr id="768457646" name="Picture 10"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57646" name="Picture 10" descr="A graph of a function&#10;&#10;Description automatically generated with medium confidence"/>
                      <pic:cNvPicPr/>
                    </pic:nvPicPr>
                    <pic:blipFill rotWithShape="1">
                      <a:blip r:embed="rId44" cstate="print">
                        <a:extLst>
                          <a:ext uri="{28A0092B-C50C-407E-A947-70E740481C1C}">
                            <a14:useLocalDpi xmlns:a14="http://schemas.microsoft.com/office/drawing/2010/main" val="0"/>
                          </a:ext>
                        </a:extLst>
                      </a:blip>
                      <a:srcRect t="11113"/>
                      <a:stretch/>
                    </pic:blipFill>
                    <pic:spPr bwMode="auto">
                      <a:xfrm>
                        <a:off x="0" y="0"/>
                        <a:ext cx="4482574" cy="2241228"/>
                      </a:xfrm>
                      <a:prstGeom prst="rect">
                        <a:avLst/>
                      </a:prstGeom>
                      <a:ln>
                        <a:noFill/>
                      </a:ln>
                      <a:extLst>
                        <a:ext uri="{53640926-AAD7-44D8-BBD7-CCE9431645EC}">
                          <a14:shadowObscured xmlns:a14="http://schemas.microsoft.com/office/drawing/2010/main"/>
                        </a:ext>
                      </a:extLst>
                    </pic:spPr>
                  </pic:pic>
                </a:graphicData>
              </a:graphic>
            </wp:inline>
          </w:drawing>
        </w:r>
      </w:ins>
      <w:del w:id="940" w:author="Daniel Lougen [2]" w:date="2025-03-24T15:03:00Z" w16du:dateUtc="2025-03-24T22:03:00Z">
        <w:r w:rsidR="00A01A3E" w:rsidDel="00826A07">
          <w:rPr>
            <w:rFonts w:ascii="Times New Roman" w:hAnsi="Times New Roman" w:cs="Times New Roman"/>
          </w:rPr>
          <w:delText>=</w:delText>
        </w:r>
        <w:r w:rsidR="00A01A3E" w:rsidDel="00826A07">
          <w:rPr>
            <w:rFonts w:ascii="Times New Roman" w:hAnsi="Times New Roman" w:cs="Times New Roman"/>
            <w:noProof/>
          </w:rPr>
          <w:drawing>
            <wp:inline distT="0" distB="0" distL="0" distR="0" wp14:anchorId="2770CFEE" wp14:editId="1B496BCF">
              <wp:extent cx="3896739" cy="6559860"/>
              <wp:effectExtent l="0" t="0" r="0" b="0"/>
              <wp:docPr id="1698974657" name="Picture 5"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4657" name="Picture 5" descr="A graph of different types of lines&#10;&#10;Description automatically generated with medium confidenc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06802" cy="6576800"/>
                      </a:xfrm>
                      <a:prstGeom prst="rect">
                        <a:avLst/>
                      </a:prstGeom>
                    </pic:spPr>
                  </pic:pic>
                </a:graphicData>
              </a:graphic>
            </wp:inline>
          </w:drawing>
        </w:r>
      </w:del>
    </w:p>
    <w:p w14:paraId="34A5B471" w14:textId="542FEF2F" w:rsidR="00487D13" w:rsidRDefault="00487D13" w:rsidP="008B581C">
      <w:pPr>
        <w:rPr>
          <w:rFonts w:ascii="Times New Roman" w:hAnsi="Times New Roman" w:cs="Times New Roman"/>
        </w:rPr>
      </w:pPr>
    </w:p>
    <w:p w14:paraId="78E630F0" w14:textId="77777777" w:rsidR="00A01A3E" w:rsidRDefault="00A01A3E" w:rsidP="008B581C">
      <w:pPr>
        <w:rPr>
          <w:rFonts w:ascii="Times New Roman" w:hAnsi="Times New Roman" w:cs="Times New Roman"/>
        </w:rPr>
      </w:pPr>
    </w:p>
    <w:p w14:paraId="6C9BF197" w14:textId="1A3FD6A7" w:rsidR="00A01A3E" w:rsidRDefault="00826A07" w:rsidP="008B581C">
      <w:pPr>
        <w:rPr>
          <w:ins w:id="941" w:author="Daniel Lougen [2]" w:date="2025-03-24T15:04:00Z" w16du:dateUtc="2025-03-24T22:04:00Z"/>
          <w:rFonts w:ascii="Times New Roman" w:hAnsi="Times New Roman" w:cs="Times New Roman"/>
        </w:rPr>
      </w:pPr>
      <w:ins w:id="942" w:author="Daniel Lougen [2]" w:date="2025-03-24T15:03:00Z" w16du:dateUtc="2025-03-24T22:03:00Z">
        <w:r>
          <w:rPr>
            <w:rFonts w:ascii="Times New Roman" w:hAnsi="Times New Roman" w:cs="Times New Roman"/>
            <w:noProof/>
          </w:rPr>
          <w:lastRenderedPageBreak/>
          <w:drawing>
            <wp:inline distT="0" distB="0" distL="0" distR="0" wp14:anchorId="1E1A8DBA" wp14:editId="219A9A1A">
              <wp:extent cx="4318000" cy="2142004"/>
              <wp:effectExtent l="0" t="0" r="0" b="4445"/>
              <wp:docPr id="332389759" name="Picture 11" descr="A graph of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9759" name="Picture 11" descr="A graph of a line and a line&#10;&#10;Description automatically generated"/>
                      <pic:cNvPicPr/>
                    </pic:nvPicPr>
                    <pic:blipFill rotWithShape="1">
                      <a:blip r:embed="rId46" cstate="print">
                        <a:extLst>
                          <a:ext uri="{28A0092B-C50C-407E-A947-70E740481C1C}">
                            <a14:useLocalDpi xmlns:a14="http://schemas.microsoft.com/office/drawing/2010/main" val="0"/>
                          </a:ext>
                        </a:extLst>
                      </a:blip>
                      <a:srcRect t="11811"/>
                      <a:stretch/>
                    </pic:blipFill>
                    <pic:spPr bwMode="auto">
                      <a:xfrm>
                        <a:off x="0" y="0"/>
                        <a:ext cx="4397145" cy="2181265"/>
                      </a:xfrm>
                      <a:prstGeom prst="rect">
                        <a:avLst/>
                      </a:prstGeom>
                      <a:ln>
                        <a:noFill/>
                      </a:ln>
                      <a:extLst>
                        <a:ext uri="{53640926-AAD7-44D8-BBD7-CCE9431645EC}">
                          <a14:shadowObscured xmlns:a14="http://schemas.microsoft.com/office/drawing/2010/main"/>
                        </a:ext>
                      </a:extLst>
                    </pic:spPr>
                  </pic:pic>
                </a:graphicData>
              </a:graphic>
            </wp:inline>
          </w:drawing>
        </w:r>
      </w:ins>
    </w:p>
    <w:p w14:paraId="6AC5B424" w14:textId="0B850520" w:rsidR="00826A07" w:rsidRPr="00A06ADE" w:rsidRDefault="0009530A" w:rsidP="008B581C">
      <w:pPr>
        <w:rPr>
          <w:rFonts w:ascii="Times New Roman" w:hAnsi="Times New Roman" w:cs="Times New Roman"/>
        </w:rPr>
      </w:pPr>
      <w:ins w:id="943" w:author="Daniel Lougen [2]" w:date="2025-03-25T10:28:00Z" w16du:dateUtc="2025-03-25T17:28:00Z">
        <w:r>
          <w:rPr>
            <w:rFonts w:ascii="Times New Roman" w:hAnsi="Times New Roman" w:cs="Times New Roman"/>
            <w:noProof/>
          </w:rPr>
          <w:drawing>
            <wp:inline distT="0" distB="0" distL="0" distR="0" wp14:anchorId="09224E3B" wp14:editId="18190599">
              <wp:extent cx="4318000" cy="2059835"/>
              <wp:effectExtent l="0" t="0" r="0" b="0"/>
              <wp:docPr id="1450165833" name="Picture 13"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5833" name="Picture 13" descr="A graph of a function&#10;&#10;Description automatically generated with medium confidence"/>
                      <pic:cNvPicPr/>
                    </pic:nvPicPr>
                    <pic:blipFill rotWithShape="1">
                      <a:blip r:embed="rId47" cstate="print">
                        <a:extLst>
                          <a:ext uri="{28A0092B-C50C-407E-A947-70E740481C1C}">
                            <a14:useLocalDpi xmlns:a14="http://schemas.microsoft.com/office/drawing/2010/main" val="0"/>
                          </a:ext>
                        </a:extLst>
                      </a:blip>
                      <a:srcRect t="18502" r="3900"/>
                      <a:stretch/>
                    </pic:blipFill>
                    <pic:spPr bwMode="auto">
                      <a:xfrm>
                        <a:off x="0" y="0"/>
                        <a:ext cx="4428880" cy="2112729"/>
                      </a:xfrm>
                      <a:prstGeom prst="rect">
                        <a:avLst/>
                      </a:prstGeom>
                      <a:ln>
                        <a:noFill/>
                      </a:ln>
                      <a:extLst>
                        <a:ext uri="{53640926-AAD7-44D8-BBD7-CCE9431645EC}">
                          <a14:shadowObscured xmlns:a14="http://schemas.microsoft.com/office/drawing/2010/main"/>
                        </a:ext>
                      </a:extLst>
                    </pic:spPr>
                  </pic:pic>
                </a:graphicData>
              </a:graphic>
            </wp:inline>
          </w:drawing>
        </w:r>
      </w:ins>
    </w:p>
    <w:p w14:paraId="7D136CDA" w14:textId="77777777" w:rsidR="00426693" w:rsidRDefault="00426693" w:rsidP="00300C9E">
      <w:pPr>
        <w:pStyle w:val="Heading1"/>
        <w:rPr>
          <w:ins w:id="944" w:author="Daniel Lougen [2]" w:date="2025-03-25T14:33:00Z" w16du:dateUtc="2025-03-25T21:33:00Z"/>
          <w:rFonts w:ascii="Times New Roman" w:hAnsi="Times New Roman" w:cs="Times New Roman"/>
          <w:b/>
          <w:bCs/>
        </w:rPr>
      </w:pPr>
    </w:p>
    <w:p w14:paraId="32FEFBA6" w14:textId="5856C77E" w:rsidR="00996FEE" w:rsidRPr="00300C9E" w:rsidRDefault="00300C9E" w:rsidP="00300C9E">
      <w:pPr>
        <w:pStyle w:val="Heading1"/>
        <w:rPr>
          <w:rFonts w:ascii="Times New Roman" w:hAnsi="Times New Roman" w:cs="Times New Roman"/>
          <w:b/>
          <w:bCs/>
        </w:rPr>
      </w:pPr>
      <w:del w:id="945" w:author="Daniel Lougen [2]" w:date="2025-03-25T14:37:00Z" w16du:dateUtc="2025-03-25T21:37:00Z">
        <w:r w:rsidRPr="00300C9E" w:rsidDel="00566EDF">
          <w:rPr>
            <w:rFonts w:ascii="Times New Roman" w:hAnsi="Times New Roman" w:cs="Times New Roman"/>
            <w:b/>
            <w:bCs/>
          </w:rPr>
          <w:delText xml:space="preserve">f) </w:delText>
        </w:r>
      </w:del>
      <w:bookmarkStart w:id="946" w:name="_Toc193807091"/>
      <w:bookmarkStart w:id="947" w:name="_Toc193807154"/>
      <w:r w:rsidR="002B57E2" w:rsidRPr="00300C9E">
        <w:rPr>
          <w:rFonts w:ascii="Times New Roman" w:hAnsi="Times New Roman" w:cs="Times New Roman"/>
          <w:b/>
          <w:bCs/>
        </w:rPr>
        <w:t>Bibliography</w:t>
      </w:r>
      <w:bookmarkEnd w:id="946"/>
      <w:bookmarkEnd w:id="947"/>
    </w:p>
    <w:p w14:paraId="27EB54A7" w14:textId="5261F2FE" w:rsidR="00364F55" w:rsidRPr="00300C9E" w:rsidRDefault="00364F55" w:rsidP="00F160D8">
      <w:pPr>
        <w:spacing w:line="240" w:lineRule="auto"/>
        <w:rPr>
          <w:rFonts w:ascii="Times New Roman" w:hAnsi="Times New Roman" w:cs="Times New Roman"/>
        </w:rPr>
      </w:pPr>
    </w:p>
    <w:p w14:paraId="1A5817DC" w14:textId="77777777" w:rsidR="004F1713" w:rsidRDefault="008536B3" w:rsidP="004F1713">
      <w:pPr>
        <w:pStyle w:val="Bibliography"/>
      </w:pPr>
      <w:r w:rsidRPr="00300C9E">
        <w:rPr>
          <w:sz w:val="24"/>
          <w:szCs w:val="24"/>
        </w:rPr>
        <w:fldChar w:fldCharType="begin"/>
      </w:r>
      <w:r w:rsidR="004F1713">
        <w:rPr>
          <w:sz w:val="24"/>
          <w:szCs w:val="24"/>
        </w:rPr>
        <w:instrText xml:space="preserve"> ADDIN ZOTERO_BIBL {"uncited":[],"omitted":[],"custom":[]} CSL_BIBLIOGRAPHY </w:instrText>
      </w:r>
      <w:r w:rsidRPr="00300C9E">
        <w:rPr>
          <w:sz w:val="24"/>
          <w:szCs w:val="24"/>
        </w:rPr>
        <w:fldChar w:fldCharType="separate"/>
      </w:r>
      <w:r w:rsidR="004F1713">
        <w:t xml:space="preserve">American Psychiatric Association. (2013). </w:t>
      </w:r>
      <w:r w:rsidR="004F1713">
        <w:rPr>
          <w:i/>
          <w:iCs/>
        </w:rPr>
        <w:t>Diagnostic and Statistical Manual of Mental Disorders</w:t>
      </w:r>
      <w:r w:rsidR="004F1713">
        <w:t xml:space="preserve"> (5th ed.). American Psychiatric Association. doi-org.db29.linccweb.org/10.1176/ appi.books.9780890425596.dsm02</w:t>
      </w:r>
    </w:p>
    <w:p w14:paraId="40980067" w14:textId="77777777" w:rsidR="004F1713" w:rsidRDefault="004F1713" w:rsidP="004F1713">
      <w:pPr>
        <w:pStyle w:val="Bibliography"/>
      </w:pPr>
      <w:r>
        <w:t xml:space="preserve">Baisa, A., Mevorach, C., &amp; Shalev, L. (2021). Hierarchical Processing in ASD is Driven by Exaggerated Salience Effects, not Local Bias. </w:t>
      </w:r>
      <w:r>
        <w:rPr>
          <w:i/>
          <w:iCs/>
        </w:rPr>
        <w:t>Journal of Autism and Developmental Disorders</w:t>
      </w:r>
      <w:r>
        <w:t xml:space="preserve">, </w:t>
      </w:r>
      <w:r>
        <w:rPr>
          <w:i/>
          <w:iCs/>
        </w:rPr>
        <w:t>51</w:t>
      </w:r>
      <w:r>
        <w:t>(2), 666–676. https://doi.org/10.1007/s10803-020-04578-1</w:t>
      </w:r>
    </w:p>
    <w:p w14:paraId="22545313" w14:textId="77777777" w:rsidR="004F1713" w:rsidRDefault="004F1713" w:rsidP="004F1713">
      <w:pPr>
        <w:pStyle w:val="Bibliography"/>
      </w:pPr>
      <w:r>
        <w:lastRenderedPageBreak/>
        <w:t xml:space="preserve">Booth, R., Charlton, R., Hughes, C., &amp; Happe, F. (2003). Disentangling weak coherence and executive dysfunction: Planning drawing in autism and attention-deficit/hyperactivity disorder. </w:t>
      </w:r>
      <w:r>
        <w:rPr>
          <w:i/>
          <w:iCs/>
        </w:rPr>
        <w:t>Philosophical Transactions of the Royal Society of London. Series B, Biological Sciences</w:t>
      </w:r>
      <w:r>
        <w:t xml:space="preserve">, </w:t>
      </w:r>
      <w:r>
        <w:rPr>
          <w:i/>
          <w:iCs/>
        </w:rPr>
        <w:t>358</w:t>
      </w:r>
      <w:r>
        <w:t>, 387–392. https://doi.org/10.1098/rstb.2002.1204</w:t>
      </w:r>
    </w:p>
    <w:p w14:paraId="1803C9B6" w14:textId="77777777" w:rsidR="004F1713" w:rsidRDefault="004F1713" w:rsidP="004F1713">
      <w:pPr>
        <w:pStyle w:val="Bibliography"/>
      </w:pPr>
      <w:r>
        <w:t xml:space="preserve">Brederoo, S. G., Nieuwenstein, M. R., Lorist, M. M., &amp; Cornelissen, F. W. (2017). Hemispheric specialization for global and local processing: A direct comparison of linguistic and non-linguistic stimuli. </w:t>
      </w:r>
      <w:r>
        <w:rPr>
          <w:i/>
          <w:iCs/>
        </w:rPr>
        <w:t>Brain and Cognition</w:t>
      </w:r>
      <w:r>
        <w:t xml:space="preserve">, </w:t>
      </w:r>
      <w:r>
        <w:rPr>
          <w:i/>
          <w:iCs/>
        </w:rPr>
        <w:t>119</w:t>
      </w:r>
      <w:r>
        <w:t>, 10–16. https://doi.org/10.1016/j.bandc.2017.09.005</w:t>
      </w:r>
    </w:p>
    <w:p w14:paraId="645DFB5E" w14:textId="77777777" w:rsidR="004F1713" w:rsidRDefault="004F1713" w:rsidP="004F1713">
      <w:pPr>
        <w:pStyle w:val="Bibliography"/>
      </w:pPr>
      <w:r>
        <w:t xml:space="preserve">Byosiere, S.-E., Chouinard, P. A., Howell, T. J., &amp; Bennett, P. C. (2018). What do dogs (Canis familiaris) see? A review of vision in dogs and implications for cognition research. </w:t>
      </w:r>
      <w:r>
        <w:rPr>
          <w:i/>
          <w:iCs/>
        </w:rPr>
        <w:t>Psychonomic Bulletin &amp; Review</w:t>
      </w:r>
      <w:r>
        <w:t xml:space="preserve">, </w:t>
      </w:r>
      <w:r>
        <w:rPr>
          <w:i/>
          <w:iCs/>
        </w:rPr>
        <w:t>25</w:t>
      </w:r>
      <w:r>
        <w:t>(5), 1798–1813. https://doi.org/10.3758/s13423-017-1404-7</w:t>
      </w:r>
    </w:p>
    <w:p w14:paraId="04814475" w14:textId="77777777" w:rsidR="004F1713" w:rsidRDefault="004F1713" w:rsidP="004F1713">
      <w:pPr>
        <w:pStyle w:val="Bibliography"/>
      </w:pPr>
      <w:r>
        <w:t xml:space="preserve">Canals, J., Morales-Hidalgo, P., Voltas, N., &amp; Hernández-Martínez, C. (2024). Prevalence of comorbidity of autism and ADHD and associated characteristics in school population: EPINED study. </w:t>
      </w:r>
      <w:r>
        <w:rPr>
          <w:i/>
          <w:iCs/>
        </w:rPr>
        <w:t>Autism Research: Official Journal of the International Society for Autism Research</w:t>
      </w:r>
      <w:r>
        <w:t xml:space="preserve">, </w:t>
      </w:r>
      <w:r>
        <w:rPr>
          <w:i/>
          <w:iCs/>
        </w:rPr>
        <w:t>17</w:t>
      </w:r>
      <w:r>
        <w:t>(6), 1276–1286. https://doi.org/10.1002/aur.3146</w:t>
      </w:r>
    </w:p>
    <w:p w14:paraId="6E2BE0EB" w14:textId="77777777" w:rsidR="004F1713" w:rsidRDefault="004F1713" w:rsidP="004F1713">
      <w:pPr>
        <w:pStyle w:val="Bibliography"/>
      </w:pPr>
      <w:r>
        <w:t xml:space="preserve">Carther-Krone, T. A., &amp; Marotta, J. J. (2022). The influence of magnocellular and parvocellular visual information on global processing in White and Asian populations. </w:t>
      </w:r>
      <w:r>
        <w:rPr>
          <w:i/>
          <w:iCs/>
        </w:rPr>
        <w:t>PLOS ONE</w:t>
      </w:r>
      <w:r>
        <w:t xml:space="preserve">, </w:t>
      </w:r>
      <w:r>
        <w:rPr>
          <w:i/>
          <w:iCs/>
        </w:rPr>
        <w:t>17</w:t>
      </w:r>
      <w:r>
        <w:t>(7), e0270422. https://doi.org/10.1371/journal.pone.0270422</w:t>
      </w:r>
    </w:p>
    <w:p w14:paraId="24607BDA" w14:textId="77777777" w:rsidR="004F1713" w:rsidRDefault="004F1713" w:rsidP="004F1713">
      <w:pPr>
        <w:pStyle w:val="Bibliography"/>
      </w:pPr>
      <w:r>
        <w:t xml:space="preserve">Chua, S. Y. P., Rentzelas, P., Frangou, P., Kourtzi, Z., Lintern, M., &amp; Mavritsaki, E. (2022). Cultural differences in visual perceptual learning. </w:t>
      </w:r>
      <w:r>
        <w:rPr>
          <w:i/>
          <w:iCs/>
        </w:rPr>
        <w:t>International Journal of Psychology</w:t>
      </w:r>
      <w:r>
        <w:t xml:space="preserve">, </w:t>
      </w:r>
      <w:r>
        <w:rPr>
          <w:i/>
          <w:iCs/>
        </w:rPr>
        <w:t>57</w:t>
      </w:r>
      <w:r>
        <w:t>(3), 377–386. https://doi.org/10.1002/ijop.12824</w:t>
      </w:r>
    </w:p>
    <w:p w14:paraId="247C2400" w14:textId="77777777" w:rsidR="004F1713" w:rsidRDefault="004F1713" w:rsidP="004F1713">
      <w:pPr>
        <w:pStyle w:val="Bibliography"/>
      </w:pPr>
      <w:r>
        <w:t xml:space="preserve">Colzato, L. S., Beest, I. van, van den Wildenberg, W. P. M., Scorolli, C., Dorchin, S., Meiran, N., Borghi, A. M., &amp; Hommel, B. (2010). God: Do I have your attention? </w:t>
      </w:r>
      <w:r>
        <w:rPr>
          <w:i/>
          <w:iCs/>
        </w:rPr>
        <w:t>Cognition</w:t>
      </w:r>
      <w:r>
        <w:t xml:space="preserve">, </w:t>
      </w:r>
      <w:r>
        <w:rPr>
          <w:i/>
          <w:iCs/>
        </w:rPr>
        <w:t>117</w:t>
      </w:r>
      <w:r>
        <w:t>(1), 87–94. https://doi.org/10.1016/j.cognition.2010.07.003</w:t>
      </w:r>
    </w:p>
    <w:p w14:paraId="497DEA9E" w14:textId="77777777" w:rsidR="004F1713" w:rsidRDefault="004F1713" w:rsidP="004F1713">
      <w:pPr>
        <w:pStyle w:val="Bibliography"/>
      </w:pPr>
      <w:r>
        <w:lastRenderedPageBreak/>
        <w:t xml:space="preserve">Deruelle, C., &amp; Fagot, J. (1997). Hemispheric lateralisation and global precedence effects in the processing of visual stimuli by humans and baboons (Papio papio). </w:t>
      </w:r>
      <w:r>
        <w:rPr>
          <w:i/>
          <w:iCs/>
        </w:rPr>
        <w:t>Laterality</w:t>
      </w:r>
      <w:r>
        <w:t xml:space="preserve">, </w:t>
      </w:r>
      <w:r>
        <w:rPr>
          <w:i/>
          <w:iCs/>
        </w:rPr>
        <w:t>2</w:t>
      </w:r>
      <w:r>
        <w:t>(3–4), 233–246. https://doi.org/10.1080/713754268</w:t>
      </w:r>
    </w:p>
    <w:p w14:paraId="7E9E8856" w14:textId="77777777" w:rsidR="004F1713" w:rsidRDefault="004F1713" w:rsidP="004F1713">
      <w:pPr>
        <w:pStyle w:val="Bibliography"/>
      </w:pPr>
      <w:r>
        <w:t xml:space="preserve">Dyer, A. G., Paulk, A. C., &amp; Reser, D. H. (2010). Colour processing in complex environments: Insights from the visual system of bees. </w:t>
      </w:r>
      <w:r>
        <w:rPr>
          <w:i/>
          <w:iCs/>
        </w:rPr>
        <w:t>Proceedings of the Royal Society B: Biological Sciences</w:t>
      </w:r>
      <w:r>
        <w:t xml:space="preserve">, </w:t>
      </w:r>
      <w:r>
        <w:rPr>
          <w:i/>
          <w:iCs/>
        </w:rPr>
        <w:t>278</w:t>
      </w:r>
      <w:r>
        <w:t>(1707), 952–959. https://doi.org/10.1098/rspb.2010.2412</w:t>
      </w:r>
    </w:p>
    <w:p w14:paraId="22E13C63" w14:textId="77777777" w:rsidR="004F1713" w:rsidRDefault="004F1713" w:rsidP="004F1713">
      <w:pPr>
        <w:pStyle w:val="Bibliography"/>
      </w:pPr>
      <w:r>
        <w:t xml:space="preserve">Fagot, J., Tomonaga, M., &amp; Deruelle, C. (2001). Processing of the Global and Local Dimensions of Visual Hierarchical Stimuli by Humans (Homo sapiens), Chimpanzees (Pan troglodytes), and Baboons (Papio papio). In T. Matsuzawa (Ed.), </w:t>
      </w:r>
      <w:r>
        <w:rPr>
          <w:i/>
          <w:iCs/>
        </w:rPr>
        <w:t>Primate Origins of Human Cognition and Behavior</w:t>
      </w:r>
      <w:r>
        <w:t xml:space="preserve"> (pp. 87–103). Springer Japan. https://doi.org/10.1007/978-4-431-09423-4_4</w:t>
      </w:r>
    </w:p>
    <w:p w14:paraId="35D6603B" w14:textId="77777777" w:rsidR="004F1713" w:rsidRDefault="004F1713" w:rsidP="004F1713">
      <w:pPr>
        <w:pStyle w:val="Bibliography"/>
      </w:pPr>
      <w:r>
        <w:t xml:space="preserve">Faraone, S. V., Banaschewski, T., Coghill, D., Zheng, Y., Biederman, J., Bellgrove, M. A., Newcorn, J. H., Gignac, M., Al Saud, N. M., Manor, I., Rohde, L. A., Yang, L., Cortese, S., Almagor, D., Stein, M. A., Albatti, T. H., Aljoudi, H. F., Alqahtani, M. M. J., Asherson, P., … Wang, Y. (2021). The World Federation of ADHD International Consensus Statement: 208 Evidence-based conclusions about the disorder. </w:t>
      </w:r>
      <w:r>
        <w:rPr>
          <w:i/>
          <w:iCs/>
        </w:rPr>
        <w:t>Neuroscience &amp; Biobehavioral Reviews</w:t>
      </w:r>
      <w:r>
        <w:t xml:space="preserve">, </w:t>
      </w:r>
      <w:r>
        <w:rPr>
          <w:i/>
          <w:iCs/>
        </w:rPr>
        <w:t>128</w:t>
      </w:r>
      <w:r>
        <w:t>, 789–818. https://doi.org/10.1016/j.neubiorev.2021.01.022</w:t>
      </w:r>
    </w:p>
    <w:p w14:paraId="7C368F19" w14:textId="77777777" w:rsidR="004F1713" w:rsidRDefault="004F1713" w:rsidP="004F1713">
      <w:pPr>
        <w:pStyle w:val="Bibliography"/>
      </w:pPr>
      <w:r>
        <w:t xml:space="preserve">Feltner, K. A., &amp; Kiorpes, L. (2010). Global visual processing in macaques studied using Kanizsa illusory shapes. </w:t>
      </w:r>
      <w:r>
        <w:rPr>
          <w:i/>
          <w:iCs/>
        </w:rPr>
        <w:t>Visual Neuroscience</w:t>
      </w:r>
      <w:r>
        <w:t xml:space="preserve">, </w:t>
      </w:r>
      <w:r>
        <w:rPr>
          <w:i/>
          <w:iCs/>
        </w:rPr>
        <w:t>27</w:t>
      </w:r>
      <w:r>
        <w:t>(3–4), 131–138. https://doi.org/10.1017/S0952523810000088</w:t>
      </w:r>
    </w:p>
    <w:p w14:paraId="541C9FDA" w14:textId="77777777" w:rsidR="004F1713" w:rsidRDefault="004F1713" w:rsidP="004F1713">
      <w:pPr>
        <w:pStyle w:val="Bibliography"/>
      </w:pPr>
      <w:r>
        <w:t xml:space="preserve">Flevaris, A., Bentin, S., &amp; Robertson, L. (2010). Local or Global?: Attentional Selection of Spatial Frequencies Binds Shapes to Hierarchical Levels. </w:t>
      </w:r>
      <w:r>
        <w:rPr>
          <w:i/>
          <w:iCs/>
        </w:rPr>
        <w:t>Psychological Science</w:t>
      </w:r>
      <w:r>
        <w:t xml:space="preserve">, </w:t>
      </w:r>
      <w:r>
        <w:rPr>
          <w:i/>
          <w:iCs/>
        </w:rPr>
        <w:t>21</w:t>
      </w:r>
      <w:r>
        <w:t>, 424–431. https://doi.org/10.1177/0956797609359909</w:t>
      </w:r>
    </w:p>
    <w:p w14:paraId="692D4C14" w14:textId="77777777" w:rsidR="004F1713" w:rsidRDefault="004F1713" w:rsidP="004F1713">
      <w:pPr>
        <w:pStyle w:val="Bibliography"/>
      </w:pPr>
      <w:r>
        <w:lastRenderedPageBreak/>
        <w:t xml:space="preserve">Flevaris, A. V., &amp; Robertson, L. C. (2016). Spatial frequency selection and integration of global and local information in visual processing: A selective review and tribute to Shlomo Bentin. </w:t>
      </w:r>
      <w:r>
        <w:rPr>
          <w:i/>
          <w:iCs/>
        </w:rPr>
        <w:t>Neuropsychologia</w:t>
      </w:r>
      <w:r>
        <w:t xml:space="preserve">, </w:t>
      </w:r>
      <w:r>
        <w:rPr>
          <w:i/>
          <w:iCs/>
        </w:rPr>
        <w:t>83</w:t>
      </w:r>
      <w:r>
        <w:t>, 192–200. https://doi.org/10.1016/j.neuropsychologia.2015.10.024</w:t>
      </w:r>
    </w:p>
    <w:p w14:paraId="09CC8BF6" w14:textId="77777777" w:rsidR="004F1713" w:rsidRDefault="004F1713" w:rsidP="004F1713">
      <w:pPr>
        <w:pStyle w:val="Bibliography"/>
      </w:pPr>
      <w:r>
        <w:t xml:space="preserve">Frith, U. (1989). Autism: Explaining the enigma. </w:t>
      </w:r>
      <w:r>
        <w:rPr>
          <w:i/>
          <w:iCs/>
        </w:rPr>
        <w:t>British Journal of Developmental Psychology</w:t>
      </w:r>
      <w:r>
        <w:t>, 465–468.</w:t>
      </w:r>
    </w:p>
    <w:p w14:paraId="0722170A" w14:textId="77777777" w:rsidR="004F1713" w:rsidRDefault="004F1713" w:rsidP="004F1713">
      <w:pPr>
        <w:pStyle w:val="Bibliography"/>
      </w:pPr>
      <w:r>
        <w:t xml:space="preserve">Frith, U. (2003). </w:t>
      </w:r>
      <w:r>
        <w:rPr>
          <w:i/>
          <w:iCs/>
        </w:rPr>
        <w:t>Autism: Explaining the enigma, 2nd ed</w:t>
      </w:r>
      <w:r>
        <w:t xml:space="preserve"> (pp. ix, 249). Blackwell Publishing.</w:t>
      </w:r>
    </w:p>
    <w:p w14:paraId="41DA96BA" w14:textId="77777777" w:rsidR="004F1713" w:rsidRDefault="004F1713" w:rsidP="004F1713">
      <w:pPr>
        <w:pStyle w:val="Bibliography"/>
      </w:pPr>
      <w:r>
        <w:t xml:space="preserve">Happé, F., &amp; Frith, U. (2006). The Weak Coherence Account: Detail-focused Cognitive Style in Autism Spectrum Disorders. </w:t>
      </w:r>
      <w:r>
        <w:rPr>
          <w:i/>
          <w:iCs/>
        </w:rPr>
        <w:t>Journal of Autism and Developmental Disorders</w:t>
      </w:r>
      <w:r>
        <w:t xml:space="preserve">, </w:t>
      </w:r>
      <w:r>
        <w:rPr>
          <w:i/>
          <w:iCs/>
        </w:rPr>
        <w:t>36</w:t>
      </w:r>
      <w:r>
        <w:t>(1), 5–25. https://doi.org/10.1007/s10803-005-0039-0</w:t>
      </w:r>
    </w:p>
    <w:p w14:paraId="79D52AF8" w14:textId="77777777" w:rsidR="004F1713" w:rsidRDefault="004F1713" w:rsidP="004F1713">
      <w:pPr>
        <w:pStyle w:val="Bibliography"/>
      </w:pPr>
      <w:r>
        <w:t xml:space="preserve">Hommel, B., &amp; Colzato, L. S. (2010). Religion as a Control Guide: On the Impact of Religion on Cognition. </w:t>
      </w:r>
      <w:r>
        <w:rPr>
          <w:i/>
          <w:iCs/>
        </w:rPr>
        <w:t>Zygon®</w:t>
      </w:r>
      <w:r>
        <w:t xml:space="preserve">, </w:t>
      </w:r>
      <w:r>
        <w:rPr>
          <w:i/>
          <w:iCs/>
        </w:rPr>
        <w:t>45</w:t>
      </w:r>
      <w:r>
        <w:t>(3), 596–604. https://doi.org/10.1111/j.1467-9744.2010.01116.x</w:t>
      </w:r>
    </w:p>
    <w:p w14:paraId="01DE5E4A" w14:textId="77777777" w:rsidR="004F1713" w:rsidRDefault="004F1713" w:rsidP="004F1713">
      <w:pPr>
        <w:pStyle w:val="Bibliography"/>
      </w:pPr>
      <w:r>
        <w:t xml:space="preserve">Kalanthroff, E., Naparstek, S., &amp; Henik, A. (2013). Spatial Processing in Adults With Attention Deficit Hyperactivity Disorder. </w:t>
      </w:r>
      <w:r>
        <w:rPr>
          <w:i/>
          <w:iCs/>
        </w:rPr>
        <w:t>Neuropsychology</w:t>
      </w:r>
      <w:r>
        <w:t xml:space="preserve">, </w:t>
      </w:r>
      <w:r>
        <w:rPr>
          <w:i/>
          <w:iCs/>
        </w:rPr>
        <w:t>27</w:t>
      </w:r>
      <w:r>
        <w:t>. https://doi.org/10.1037/a0033655</w:t>
      </w:r>
    </w:p>
    <w:p w14:paraId="4AD3E977" w14:textId="77777777" w:rsidR="004F1713" w:rsidRDefault="004F1713" w:rsidP="004F1713">
      <w:pPr>
        <w:pStyle w:val="Bibliography"/>
      </w:pPr>
      <w:r>
        <w:t xml:space="preserve">Karalunas, S. L., Geurts, H. M., Konrad, K., Bender, S., &amp; Nigg, J. T. (2014). Annual Research Review: Reaction time variability in ADHD and autism spectrum disorders: measurement and mechanisms of a proposed trans-diagnostic phenotype. </w:t>
      </w:r>
      <w:r>
        <w:rPr>
          <w:i/>
          <w:iCs/>
        </w:rPr>
        <w:t>Journal of Child Psychology and Psychiatry</w:t>
      </w:r>
      <w:r>
        <w:t xml:space="preserve">, </w:t>
      </w:r>
      <w:r>
        <w:rPr>
          <w:i/>
          <w:iCs/>
        </w:rPr>
        <w:t>55</w:t>
      </w:r>
      <w:r>
        <w:t>(6), 685–710. https://doi.org/10.1111/jcpp.12217</w:t>
      </w:r>
    </w:p>
    <w:p w14:paraId="3EB056FF" w14:textId="77777777" w:rsidR="004F1713" w:rsidRDefault="004F1713" w:rsidP="004F1713">
      <w:pPr>
        <w:pStyle w:val="Bibliography"/>
      </w:pPr>
      <w:r>
        <w:t xml:space="preserve">Kimchi, R. (1992). Primacy of wholistic processing and global/local paradigm: A critical review. </w:t>
      </w:r>
      <w:r>
        <w:rPr>
          <w:i/>
          <w:iCs/>
        </w:rPr>
        <w:t>Psychological Bulletin</w:t>
      </w:r>
      <w:r>
        <w:t xml:space="preserve">, </w:t>
      </w:r>
      <w:r>
        <w:rPr>
          <w:i/>
          <w:iCs/>
        </w:rPr>
        <w:t>112</w:t>
      </w:r>
      <w:r>
        <w:t>, 24–38. https://doi.org/10.1037/0033-2909.112.1.24</w:t>
      </w:r>
    </w:p>
    <w:p w14:paraId="0E063A2C" w14:textId="77777777" w:rsidR="004F1713" w:rsidRDefault="004F1713" w:rsidP="004F1713">
      <w:pPr>
        <w:pStyle w:val="Bibliography"/>
      </w:pPr>
      <w:r>
        <w:t xml:space="preserve">Kinchla, R. A., &amp; Wolfe, J. M. (1979). The order of visual processing: “Top-down,” “bottom-up,” or “middle-out.” </w:t>
      </w:r>
      <w:r>
        <w:rPr>
          <w:i/>
          <w:iCs/>
        </w:rPr>
        <w:t>Perception &amp; Psychophysics</w:t>
      </w:r>
      <w:r>
        <w:t xml:space="preserve">, </w:t>
      </w:r>
      <w:r>
        <w:rPr>
          <w:i/>
          <w:iCs/>
        </w:rPr>
        <w:t>25</w:t>
      </w:r>
      <w:r>
        <w:t>(3), 225–231. https://doi.org/10.3758/BF03202991</w:t>
      </w:r>
    </w:p>
    <w:p w14:paraId="1FF2730B" w14:textId="77777777" w:rsidR="004F1713" w:rsidRDefault="004F1713" w:rsidP="004F1713">
      <w:pPr>
        <w:pStyle w:val="Bibliography"/>
      </w:pPr>
      <w:r>
        <w:t xml:space="preserve">Li, D., Li, T., Niu, Y., Xiang, J., Cao, R., Liu, B., Zhang, H., &amp; Wang, B. (2019). Reduced hemispheric asymmetry of brain anatomical networks in attention deficit hyperactivity disorder. </w:t>
      </w:r>
      <w:r>
        <w:rPr>
          <w:i/>
          <w:iCs/>
        </w:rPr>
        <w:t>Brain Imaging and Behavior</w:t>
      </w:r>
      <w:r>
        <w:t xml:space="preserve">, </w:t>
      </w:r>
      <w:r>
        <w:rPr>
          <w:i/>
          <w:iCs/>
        </w:rPr>
        <w:t>13</w:t>
      </w:r>
      <w:r>
        <w:t>(3), 669–684. https://doi.org/10.1007/s11682-018-9881-5</w:t>
      </w:r>
    </w:p>
    <w:p w14:paraId="3334244B" w14:textId="77777777" w:rsidR="004F1713" w:rsidRDefault="004F1713" w:rsidP="004F1713">
      <w:pPr>
        <w:pStyle w:val="Bibliography"/>
      </w:pPr>
      <w:r>
        <w:lastRenderedPageBreak/>
        <w:t xml:space="preserve">Lockyer, L., &amp; Rutter, M. (1970). A five- to fifteen-year follow-up study of infantile psychosis. IV. Patterns of cognitive ability. </w:t>
      </w:r>
      <w:r>
        <w:rPr>
          <w:i/>
          <w:iCs/>
        </w:rPr>
        <w:t>The British Journal of Social and Clinical Psychology</w:t>
      </w:r>
      <w:r>
        <w:t xml:space="preserve">, </w:t>
      </w:r>
      <w:r>
        <w:rPr>
          <w:i/>
          <w:iCs/>
        </w:rPr>
        <w:t>9</w:t>
      </w:r>
      <w:r>
        <w:t>(2), 152–163. https://doi.org/10.1111/j.2044-8260.1970.tb00654.x</w:t>
      </w:r>
    </w:p>
    <w:p w14:paraId="72612D08" w14:textId="77777777" w:rsidR="004F1713" w:rsidRDefault="004F1713" w:rsidP="004F1713">
      <w:pPr>
        <w:pStyle w:val="Bibliography"/>
      </w:pPr>
      <w:r>
        <w:t xml:space="preserve">Lomber, S. G. (2002). Learning to see the trees before the forest: Reversible deactivation of the superior colliculus during learning of local and global visual features. </w:t>
      </w:r>
      <w:r>
        <w:rPr>
          <w:i/>
          <w:iCs/>
        </w:rPr>
        <w:t>Proceedings of the National Academy of Sciences</w:t>
      </w:r>
      <w:r>
        <w:t xml:space="preserve">, </w:t>
      </w:r>
      <w:r>
        <w:rPr>
          <w:i/>
          <w:iCs/>
        </w:rPr>
        <w:t>99</w:t>
      </w:r>
      <w:r>
        <w:t>(6), 4049–4054. https://doi.org/10.1073/pnas.062551899</w:t>
      </w:r>
    </w:p>
    <w:p w14:paraId="1509794E" w14:textId="77777777" w:rsidR="004F1713" w:rsidRDefault="004F1713" w:rsidP="004F1713">
      <w:pPr>
        <w:pStyle w:val="Bibliography"/>
      </w:pPr>
      <w:r>
        <w:t xml:space="preserve">Mongillo, P., Pitteri, E., Sambugaro, P., Carnier, P., &amp; Marinelli, L. (2017). Global bias reliability in dogs (Canis familiaris). </w:t>
      </w:r>
      <w:r>
        <w:rPr>
          <w:i/>
          <w:iCs/>
        </w:rPr>
        <w:t>Animal Cognition</w:t>
      </w:r>
      <w:r>
        <w:t xml:space="preserve">, </w:t>
      </w:r>
      <w:r>
        <w:rPr>
          <w:i/>
          <w:iCs/>
        </w:rPr>
        <w:t>20</w:t>
      </w:r>
      <w:r>
        <w:t>(2), 257–265. https://doi.org/10.1007/s10071-016-1044-8</w:t>
      </w:r>
    </w:p>
    <w:p w14:paraId="277F604E" w14:textId="77777777" w:rsidR="004F1713" w:rsidRDefault="004F1713" w:rsidP="004F1713">
      <w:pPr>
        <w:pStyle w:val="Bibliography"/>
      </w:pPr>
      <w:r>
        <w:t xml:space="preserve">Mottron, L., &amp; Burack, J. A. (2001). Enhanced perceptual functioning in the development of autism. In </w:t>
      </w:r>
      <w:r>
        <w:rPr>
          <w:i/>
          <w:iCs/>
        </w:rPr>
        <w:t>The development of autism: Perspectives from theory and research</w:t>
      </w:r>
      <w:r>
        <w:t xml:space="preserve"> (pp. 131–148). Lawrence Erlbaum Associates Publishers.</w:t>
      </w:r>
    </w:p>
    <w:p w14:paraId="5C9E684D" w14:textId="77777777" w:rsidR="004F1713" w:rsidRDefault="004F1713" w:rsidP="004F1713">
      <w:pPr>
        <w:pStyle w:val="Bibliography"/>
      </w:pPr>
      <w:r>
        <w:t xml:space="preserve">Mottron, L., Dawson, M., Soulières, I., Hubert, B., &amp; Burack, J. (2006). Enhanced Perceptual Functioning in Autism: An Update, and Eight Principles of Autistic Perception. </w:t>
      </w:r>
      <w:r>
        <w:rPr>
          <w:i/>
          <w:iCs/>
        </w:rPr>
        <w:t>Journal of Autism and Developmental Disorders</w:t>
      </w:r>
      <w:r>
        <w:t xml:space="preserve">, </w:t>
      </w:r>
      <w:r>
        <w:rPr>
          <w:i/>
          <w:iCs/>
        </w:rPr>
        <w:t>36</w:t>
      </w:r>
      <w:r>
        <w:t>(1), 27–43. https://doi.org/10.1007/s10803-005-0040-7</w:t>
      </w:r>
    </w:p>
    <w:p w14:paraId="44143541" w14:textId="77777777" w:rsidR="004F1713" w:rsidRDefault="004F1713" w:rsidP="004F1713">
      <w:pPr>
        <w:pStyle w:val="Bibliography"/>
      </w:pPr>
      <w:r>
        <w:t xml:space="preserve">Müller-Oehring, E. M., Schulte, T., Raassi, C., Pfefferbaum, A., &amp; Sullivan, E. V. (2007). Local–global interference is modulated by age, sex and anterior corpus callosum size. </w:t>
      </w:r>
      <w:r>
        <w:rPr>
          <w:i/>
          <w:iCs/>
        </w:rPr>
        <w:t>Brain Research</w:t>
      </w:r>
      <w:r>
        <w:t xml:space="preserve">, </w:t>
      </w:r>
      <w:r>
        <w:rPr>
          <w:i/>
          <w:iCs/>
        </w:rPr>
        <w:t>1142</w:t>
      </w:r>
      <w:r>
        <w:t>, 189–205. https://doi.org/10.1016/j.brainres.2007.01.062</w:t>
      </w:r>
    </w:p>
    <w:p w14:paraId="564BCBF0" w14:textId="77777777" w:rsidR="004F1713" w:rsidRDefault="004F1713" w:rsidP="004F1713">
      <w:pPr>
        <w:pStyle w:val="Bibliography"/>
      </w:pPr>
      <w:r>
        <w:t xml:space="preserve">Navon, D. (1977). Forest before trees: The precedence of global features in visual perception. </w:t>
      </w:r>
      <w:r>
        <w:rPr>
          <w:i/>
          <w:iCs/>
        </w:rPr>
        <w:t>Cognitive Psychology</w:t>
      </w:r>
      <w:r>
        <w:t xml:space="preserve">, </w:t>
      </w:r>
      <w:r>
        <w:rPr>
          <w:i/>
          <w:iCs/>
        </w:rPr>
        <w:t>9</w:t>
      </w:r>
      <w:r>
        <w:t>(3), 353–383. https://doi.org/10.1016/0010-0285(77)90012-3</w:t>
      </w:r>
    </w:p>
    <w:p w14:paraId="34DBA169" w14:textId="77777777" w:rsidR="004F1713" w:rsidRDefault="004F1713" w:rsidP="004F1713">
      <w:pPr>
        <w:pStyle w:val="Bibliography"/>
      </w:pPr>
      <w:r>
        <w:t xml:space="preserve">Navon, D. (1981). The forest revisited: More on global precedence. </w:t>
      </w:r>
      <w:r>
        <w:rPr>
          <w:i/>
          <w:iCs/>
        </w:rPr>
        <w:t>Psychological Research</w:t>
      </w:r>
      <w:r>
        <w:t xml:space="preserve">, </w:t>
      </w:r>
      <w:r>
        <w:rPr>
          <w:i/>
          <w:iCs/>
        </w:rPr>
        <w:t>43</w:t>
      </w:r>
      <w:r>
        <w:t>(1), 1–32. https://doi.org/10.1007/BF00309635</w:t>
      </w:r>
    </w:p>
    <w:p w14:paraId="68CC1036" w14:textId="77777777" w:rsidR="004F1713" w:rsidRDefault="004F1713" w:rsidP="004F1713">
      <w:pPr>
        <w:pStyle w:val="Bibliography"/>
      </w:pPr>
      <w:r>
        <w:t>Neufeld, J., Hagström, A., Van’t Westeinde, A., Lundin, K., Cauvet, É., Willfors, C., Isaksson, J., Lichtenstein, P., &amp; Bölte, S. (2020). Global and local visual processing in autism – a co-twin-</w:t>
      </w:r>
      <w:r>
        <w:lastRenderedPageBreak/>
        <w:t xml:space="preserve">control study. </w:t>
      </w:r>
      <w:r>
        <w:rPr>
          <w:i/>
          <w:iCs/>
        </w:rPr>
        <w:t>Journal of Child Psychology and Psychiatry</w:t>
      </w:r>
      <w:r>
        <w:t xml:space="preserve">, </w:t>
      </w:r>
      <w:r>
        <w:rPr>
          <w:i/>
          <w:iCs/>
        </w:rPr>
        <w:t>61</w:t>
      </w:r>
      <w:r>
        <w:t>(4), 470–479. https://doi.org/10.1111/jcpp.13120</w:t>
      </w:r>
    </w:p>
    <w:p w14:paraId="7796C400" w14:textId="77777777" w:rsidR="004F1713" w:rsidRDefault="004F1713" w:rsidP="004F1713">
      <w:pPr>
        <w:pStyle w:val="Bibliography"/>
      </w:pPr>
      <w:r>
        <w:t xml:space="preserve">Pletzer, B. (2014). Sex-specific strategy use and global-local processing: A perspective toward integrating sex differences in cognition. </w:t>
      </w:r>
      <w:r>
        <w:rPr>
          <w:i/>
          <w:iCs/>
        </w:rPr>
        <w:t>Frontiers in Neuroscience</w:t>
      </w:r>
      <w:r>
        <w:t xml:space="preserve">, </w:t>
      </w:r>
      <w:r>
        <w:rPr>
          <w:i/>
          <w:iCs/>
        </w:rPr>
        <w:t>8</w:t>
      </w:r>
      <w:r>
        <w:t>, 425. https://doi.org/10.3389/fnins.2014.00425</w:t>
      </w:r>
    </w:p>
    <w:p w14:paraId="6DEA32C7" w14:textId="77777777" w:rsidR="004F1713" w:rsidRDefault="004F1713" w:rsidP="004F1713">
      <w:pPr>
        <w:pStyle w:val="Bibliography"/>
      </w:pPr>
      <w:r>
        <w:t xml:space="preserve">Ratcliff, R. (1978). A theory of memory retrieval. </w:t>
      </w:r>
      <w:r>
        <w:rPr>
          <w:i/>
          <w:iCs/>
        </w:rPr>
        <w:t>Psychological Review</w:t>
      </w:r>
      <w:r>
        <w:t xml:space="preserve">, </w:t>
      </w:r>
      <w:r>
        <w:rPr>
          <w:i/>
          <w:iCs/>
        </w:rPr>
        <w:t>85</w:t>
      </w:r>
      <w:r>
        <w:t>, 59–108. https://doi.org/10.1037/0033-295X.85.2.59</w:t>
      </w:r>
    </w:p>
    <w:p w14:paraId="4CAAE305" w14:textId="77777777" w:rsidR="004F1713" w:rsidRDefault="004F1713" w:rsidP="004F1713">
      <w:pPr>
        <w:pStyle w:val="Bibliography"/>
      </w:pPr>
      <w:r>
        <w:t xml:space="preserve">Razumnikova, O., &amp; Volf, N. (2010). Selection of visual hierarchical stimuli between global and local aspects in men and women. </w:t>
      </w:r>
      <w:r>
        <w:rPr>
          <w:i/>
          <w:iCs/>
        </w:rPr>
        <w:t>Fiziologiia Cheloveka</w:t>
      </w:r>
      <w:r>
        <w:t xml:space="preserve">, </w:t>
      </w:r>
      <w:r>
        <w:rPr>
          <w:i/>
          <w:iCs/>
        </w:rPr>
        <w:t>37</w:t>
      </w:r>
      <w:r>
        <w:t>, 14–19.</w:t>
      </w:r>
    </w:p>
    <w:p w14:paraId="52D411DA" w14:textId="77777777" w:rsidR="004F1713" w:rsidRDefault="004F1713" w:rsidP="004F1713">
      <w:pPr>
        <w:pStyle w:val="Bibliography"/>
      </w:pPr>
      <w:r>
        <w:t xml:space="preserve">Rong, Y., Yang, C.-J., Jin, Y., &amp; Wang, Y. (2021). Prevalence of attention-deficit/hyperactivity disorder in individuals with autism spectrum disorder: A meta-analysis. </w:t>
      </w:r>
      <w:r>
        <w:rPr>
          <w:i/>
          <w:iCs/>
        </w:rPr>
        <w:t>Research in Autism Spectrum Disorders</w:t>
      </w:r>
      <w:r>
        <w:t xml:space="preserve">, </w:t>
      </w:r>
      <w:r>
        <w:rPr>
          <w:i/>
          <w:iCs/>
        </w:rPr>
        <w:t>83</w:t>
      </w:r>
      <w:r>
        <w:t>, 101759. https://doi.org/10.1016/j.rasd.2021.101759</w:t>
      </w:r>
    </w:p>
    <w:p w14:paraId="2CBDCCA3" w14:textId="77777777" w:rsidR="004F1713" w:rsidRDefault="004F1713" w:rsidP="004F1713">
      <w:pPr>
        <w:pStyle w:val="Bibliography"/>
      </w:pPr>
      <w:r>
        <w:t xml:space="preserve">Sandson, T., Bachna, K., &amp; Morin, M. (2000). Right Hemisphere Dysfunction in ADHD: Visual Hemispatial Inattention and Clinical Subtype. </w:t>
      </w:r>
      <w:r>
        <w:rPr>
          <w:i/>
          <w:iCs/>
        </w:rPr>
        <w:t>Journal of Learning Disabilities</w:t>
      </w:r>
      <w:r>
        <w:t xml:space="preserve">, </w:t>
      </w:r>
      <w:r>
        <w:rPr>
          <w:i/>
          <w:iCs/>
        </w:rPr>
        <w:t>33</w:t>
      </w:r>
      <w:r>
        <w:t>, 83–90. https://doi.org/10.1177/002221940003300111</w:t>
      </w:r>
    </w:p>
    <w:p w14:paraId="08604709" w14:textId="77777777" w:rsidR="004F1713" w:rsidRDefault="004F1713" w:rsidP="004F1713">
      <w:pPr>
        <w:pStyle w:val="Bibliography"/>
      </w:pPr>
      <w:r>
        <w:t xml:space="preserve">Santacà, M. (2024). Some like it “local”: A review of hierarchical processing in non-human animals. </w:t>
      </w:r>
      <w:r>
        <w:rPr>
          <w:i/>
          <w:iCs/>
        </w:rPr>
        <w:t>Learning &amp; Behavior</w:t>
      </w:r>
      <w:r>
        <w:t xml:space="preserve">, </w:t>
      </w:r>
      <w:r>
        <w:rPr>
          <w:i/>
          <w:iCs/>
        </w:rPr>
        <w:t>52</w:t>
      </w:r>
      <w:r>
        <w:t>(2), 143–161. https://doi.org/10.3758/s13420-023-00605-0</w:t>
      </w:r>
    </w:p>
    <w:p w14:paraId="7091D21F" w14:textId="77777777" w:rsidR="004F1713" w:rsidRDefault="004F1713" w:rsidP="004F1713">
      <w:pPr>
        <w:pStyle w:val="Bibliography"/>
      </w:pPr>
      <w:r>
        <w:t xml:space="preserve">Scailquin, R. B., Jean-Christophe. (2000). The Fate of Global Precedence With Age. </w:t>
      </w:r>
      <w:r>
        <w:rPr>
          <w:i/>
          <w:iCs/>
        </w:rPr>
        <w:t>Experimental Aging Research</w:t>
      </w:r>
      <w:r>
        <w:t xml:space="preserve">, </w:t>
      </w:r>
      <w:r>
        <w:rPr>
          <w:i/>
          <w:iCs/>
        </w:rPr>
        <w:t>26</w:t>
      </w:r>
      <w:r>
        <w:t>(4), 285–314. https://doi.org/10.1080/036107300750015705</w:t>
      </w:r>
    </w:p>
    <w:p w14:paraId="2536F5C3" w14:textId="77777777" w:rsidR="004F1713" w:rsidRDefault="004F1713" w:rsidP="004F1713">
      <w:pPr>
        <w:pStyle w:val="Bibliography"/>
      </w:pPr>
      <w:r>
        <w:t xml:space="preserve">Seernani, D., Ioannou, C., Damania, K., Spindler, K., Hill, H., Foulsham, T., Smyrnis, N., Bender, S., Fleischhaker, C., Biscaldi, M., Ebner-Priemer, U., &amp; Klein, C. (2020). Studying global processing in autism and attention-deficit/hyperactivity disorder with gaze movements: The example of a copying task. </w:t>
      </w:r>
      <w:r>
        <w:rPr>
          <w:i/>
          <w:iCs/>
        </w:rPr>
        <w:t>PLOS ONE</w:t>
      </w:r>
      <w:r>
        <w:t xml:space="preserve">, </w:t>
      </w:r>
      <w:r>
        <w:rPr>
          <w:i/>
          <w:iCs/>
        </w:rPr>
        <w:t>15</w:t>
      </w:r>
      <w:r>
        <w:t>(6), e0224186. https://doi.org/10.1371/journal.pone.0224186</w:t>
      </w:r>
    </w:p>
    <w:p w14:paraId="487EEF1D" w14:textId="77777777" w:rsidR="004F1713" w:rsidRDefault="004F1713" w:rsidP="004F1713">
      <w:pPr>
        <w:pStyle w:val="Bibliography"/>
      </w:pPr>
      <w:r>
        <w:lastRenderedPageBreak/>
        <w:t xml:space="preserve">Shah, A., &amp; Frith, U. (1993). Why Do Autistic Individuals Show Superior Performance on the Block Design Task? </w:t>
      </w:r>
      <w:r>
        <w:rPr>
          <w:i/>
          <w:iCs/>
        </w:rPr>
        <w:t>Journal of Child Psychology and Psychiatry</w:t>
      </w:r>
      <w:r>
        <w:t xml:space="preserve">, </w:t>
      </w:r>
      <w:r>
        <w:rPr>
          <w:i/>
          <w:iCs/>
        </w:rPr>
        <w:t>34</w:t>
      </w:r>
      <w:r>
        <w:t>(8), 1351–1364. https://doi.org/10.1111/j.1469-7610.1993.tb02095.x</w:t>
      </w:r>
    </w:p>
    <w:p w14:paraId="48A80AFE" w14:textId="77777777" w:rsidR="004F1713" w:rsidRDefault="004F1713" w:rsidP="004F1713">
      <w:pPr>
        <w:pStyle w:val="Bibliography"/>
      </w:pPr>
      <w:r>
        <w:t xml:space="preserve">Song, Y., &amp; Hakoda, Y. (2015). Lack of global precedence and global-to-local interference without local processing deficit: A robust finding in children with attention-deficit/hyperactivity disorder under different visual angles of the Navon task. </w:t>
      </w:r>
      <w:r>
        <w:rPr>
          <w:i/>
          <w:iCs/>
        </w:rPr>
        <w:t>Neuropsychology</w:t>
      </w:r>
      <w:r>
        <w:t xml:space="preserve">, </w:t>
      </w:r>
      <w:r>
        <w:rPr>
          <w:i/>
          <w:iCs/>
        </w:rPr>
        <w:t>29</w:t>
      </w:r>
      <w:r>
        <w:t>(6), 888–894. https://doi.org/10.1037/neu0000213</w:t>
      </w:r>
    </w:p>
    <w:p w14:paraId="71BA9BD8" w14:textId="77777777" w:rsidR="004F1713" w:rsidRDefault="004F1713" w:rsidP="004F1713">
      <w:pPr>
        <w:pStyle w:val="Bibliography"/>
      </w:pPr>
      <w:r>
        <w:t xml:space="preserve">Stanford, T. R., Shankar, S., Massoglia, D. P., Costello, M. G., &amp; Salinas, E. (2010). Perceptual decision making in less than 30 milliseconds. </w:t>
      </w:r>
      <w:r>
        <w:rPr>
          <w:i/>
          <w:iCs/>
        </w:rPr>
        <w:t>Nature Neuroscience</w:t>
      </w:r>
      <w:r>
        <w:t xml:space="preserve">, </w:t>
      </w:r>
      <w:r>
        <w:rPr>
          <w:i/>
          <w:iCs/>
        </w:rPr>
        <w:t>13</w:t>
      </w:r>
      <w:r>
        <w:t xml:space="preserve">(3), Article 3. </w:t>
      </w:r>
      <w:bookmarkStart w:id="948" w:name="OLE_LINK15"/>
      <w:r>
        <w:t>https://doi.org/10.1038/nn.2485</w:t>
      </w:r>
      <w:bookmarkEnd w:id="948"/>
    </w:p>
    <w:p w14:paraId="1EF9AB0D" w14:textId="77777777" w:rsidR="004F1713" w:rsidRDefault="004F1713" w:rsidP="004F1713">
      <w:pPr>
        <w:pStyle w:val="Bibliography"/>
      </w:pPr>
      <w:r>
        <w:t xml:space="preserve">Staudinger, M. R., Fink, G. R., Mackay, C. E., &amp; Lux, S. (2011). Gestalt perception and the decline of global precedence in older subjects. </w:t>
      </w:r>
      <w:r>
        <w:rPr>
          <w:i/>
          <w:iCs/>
        </w:rPr>
        <w:t>Cortex</w:t>
      </w:r>
      <w:r>
        <w:t xml:space="preserve">, </w:t>
      </w:r>
      <w:r>
        <w:rPr>
          <w:i/>
          <w:iCs/>
        </w:rPr>
        <w:t>47</w:t>
      </w:r>
      <w:r>
        <w:t>(7), 854–862. https://doi.org/10.1016/j.cortex.2010.08.001</w:t>
      </w:r>
    </w:p>
    <w:p w14:paraId="6B23D5AE" w14:textId="77777777" w:rsidR="004F1713" w:rsidRDefault="004F1713" w:rsidP="004F1713">
      <w:pPr>
        <w:pStyle w:val="Bibliography"/>
      </w:pPr>
      <w:r>
        <w:t xml:space="preserve">Tymchuk, A. J., Simmons, J. Q., &amp; Neafsey, S. (1977). Intellectual characteristics of adolescent childhood psychotics with high verbal ability. </w:t>
      </w:r>
      <w:r>
        <w:rPr>
          <w:i/>
          <w:iCs/>
        </w:rPr>
        <w:t>Journal of Mental Deficiency Research</w:t>
      </w:r>
      <w:r>
        <w:t xml:space="preserve">, </w:t>
      </w:r>
      <w:r>
        <w:rPr>
          <w:i/>
          <w:iCs/>
        </w:rPr>
        <w:t>21</w:t>
      </w:r>
      <w:r>
        <w:t>(2), 133–138.</w:t>
      </w:r>
    </w:p>
    <w:p w14:paraId="58C96ABF" w14:textId="77777777" w:rsidR="004F1713" w:rsidRDefault="004F1713" w:rsidP="004F1713">
      <w:pPr>
        <w:pStyle w:val="Bibliography"/>
      </w:pPr>
      <w:r>
        <w:t xml:space="preserve">Van der Hallen, R., Evers, K., Brewaeys, K., Van den Noortgate, W., &amp; Wagemans, J. (2015). Global processing takes time: A meta-analysis on local–global visual processing in ASD. </w:t>
      </w:r>
      <w:r>
        <w:rPr>
          <w:i/>
          <w:iCs/>
        </w:rPr>
        <w:t>Psychological Bulletin</w:t>
      </w:r>
      <w:r>
        <w:t xml:space="preserve">, </w:t>
      </w:r>
      <w:r>
        <w:rPr>
          <w:i/>
          <w:iCs/>
        </w:rPr>
        <w:t>141</w:t>
      </w:r>
      <w:r>
        <w:t>(3), 549–573. https://doi.org/10.1037/bul0000004</w:t>
      </w:r>
    </w:p>
    <w:p w14:paraId="42110903" w14:textId="77777777" w:rsidR="004F1713" w:rsidRDefault="004F1713" w:rsidP="004F1713">
      <w:pPr>
        <w:pStyle w:val="Bibliography"/>
      </w:pPr>
      <w:r>
        <w:t xml:space="preserve">Van der Hallen, R., Vanmarcke, S., Noens, I., &amp; Wagemans, J. (2017). Hierarchical Letters in ASD: High Stimulus Variability Under Different Attentional Modes. </w:t>
      </w:r>
      <w:r>
        <w:rPr>
          <w:i/>
          <w:iCs/>
        </w:rPr>
        <w:t>Journal of Autism and Developmental Disorders</w:t>
      </w:r>
      <w:r>
        <w:t xml:space="preserve">, </w:t>
      </w:r>
      <w:r>
        <w:rPr>
          <w:i/>
          <w:iCs/>
        </w:rPr>
        <w:t>47</w:t>
      </w:r>
      <w:r>
        <w:t>(6), 1854–1865. https://doi.org/10.1007/s10803-017-3108-2</w:t>
      </w:r>
    </w:p>
    <w:p w14:paraId="229399F3" w14:textId="77777777" w:rsidR="004F1713" w:rsidRDefault="004F1713" w:rsidP="004F1713">
      <w:pPr>
        <w:pStyle w:val="Bibliography"/>
      </w:pPr>
      <w:r>
        <w:lastRenderedPageBreak/>
        <w:t xml:space="preserve">Van Kleeck, M. H. (1989). Hemispheric differences in global versus local processing of hierarchical visual stimuli by normal subjects: New data and a meta-analysis of previous studies. </w:t>
      </w:r>
      <w:r>
        <w:rPr>
          <w:i/>
          <w:iCs/>
        </w:rPr>
        <w:t>Neuropsychologia</w:t>
      </w:r>
      <w:r>
        <w:t xml:space="preserve">, </w:t>
      </w:r>
      <w:r>
        <w:rPr>
          <w:i/>
          <w:iCs/>
        </w:rPr>
        <w:t>27</w:t>
      </w:r>
      <w:r>
        <w:t>(9), 1165–1178. https://doi.org/10.1016/0028-3932(89)90099-7</w:t>
      </w:r>
    </w:p>
    <w:p w14:paraId="1385BB4C" w14:textId="77777777" w:rsidR="004F1713" w:rsidRDefault="004F1713" w:rsidP="004F1713">
      <w:pPr>
        <w:pStyle w:val="Bibliography"/>
      </w:pPr>
      <w:r>
        <w:t xml:space="preserve">Voyer, D., &amp; MacPherson, B. R. (2020). Sex differences in curve tracing. </w:t>
      </w:r>
      <w:r>
        <w:rPr>
          <w:i/>
          <w:iCs/>
        </w:rPr>
        <w:t>Canadian Journal of Experimental Psychology / Revue Canadienne de Psychologie Expérimentale</w:t>
      </w:r>
      <w:r>
        <w:t xml:space="preserve">, </w:t>
      </w:r>
      <w:r>
        <w:rPr>
          <w:i/>
          <w:iCs/>
        </w:rPr>
        <w:t>74</w:t>
      </w:r>
      <w:r>
        <w:t>(4), 330–345. https://doi.org/10.1037/cep0000205</w:t>
      </w:r>
    </w:p>
    <w:p w14:paraId="0C6F190C" w14:textId="77777777" w:rsidR="004F1713" w:rsidRDefault="004F1713" w:rsidP="004F1713">
      <w:pPr>
        <w:pStyle w:val="Bibliography"/>
      </w:pPr>
      <w:r>
        <w:t xml:space="preserve">Wagemans, J., Feldman, J., Gepshtein, S., Kimchi, R., Pomerantz, J. R., van der Helm, P. A., &amp; van Leeuwen, C. (2012). A Century of Gestalt Psychology in Visual Perception II. Conceptual and Theoretical Foundations. </w:t>
      </w:r>
      <w:r>
        <w:rPr>
          <w:i/>
          <w:iCs/>
        </w:rPr>
        <w:t>Psychological Bulletin</w:t>
      </w:r>
      <w:r>
        <w:t xml:space="preserve">, </w:t>
      </w:r>
      <w:r>
        <w:rPr>
          <w:i/>
          <w:iCs/>
        </w:rPr>
        <w:t>138</w:t>
      </w:r>
      <w:r>
        <w:t>(6), 1218–1252. https://doi.org/10.1037/a0029334</w:t>
      </w:r>
    </w:p>
    <w:p w14:paraId="1D208AF2" w14:textId="77777777" w:rsidR="004F1713" w:rsidRDefault="004F1713" w:rsidP="004F1713">
      <w:pPr>
        <w:pStyle w:val="Bibliography"/>
      </w:pPr>
      <w:r>
        <w:t xml:space="preserve">Watanabe, A., Fujimoto, M., Hirai, K., &amp; Ushitani, T. (2019). Pigeons discriminate shapes based on topological features. </w:t>
      </w:r>
      <w:r>
        <w:rPr>
          <w:i/>
          <w:iCs/>
        </w:rPr>
        <w:t>Vision Research</w:t>
      </w:r>
      <w:r>
        <w:t xml:space="preserve">, </w:t>
      </w:r>
      <w:r>
        <w:rPr>
          <w:i/>
          <w:iCs/>
        </w:rPr>
        <w:t>158</w:t>
      </w:r>
      <w:r>
        <w:t>, 120–125. https://doi.org/10.1016/j.visres.2019.02.012</w:t>
      </w:r>
    </w:p>
    <w:p w14:paraId="047F387D" w14:textId="77777777" w:rsidR="004F1713" w:rsidRDefault="004F1713" w:rsidP="004F1713">
      <w:pPr>
        <w:pStyle w:val="Bibliography"/>
      </w:pPr>
      <w:r>
        <w:t xml:space="preserve">Yovel, G., Yovel, I., &amp; Levy, J. (2001). Hemispheric asymmetries for global and local visual perception: Effects of stimulus and task factors. </w:t>
      </w:r>
      <w:r>
        <w:rPr>
          <w:i/>
          <w:iCs/>
        </w:rPr>
        <w:t>Journal of Experimental Psychology: Human Perception and Performance</w:t>
      </w:r>
      <w:r>
        <w:t xml:space="preserve">, </w:t>
      </w:r>
      <w:r>
        <w:rPr>
          <w:i/>
          <w:iCs/>
        </w:rPr>
        <w:t>27</w:t>
      </w:r>
      <w:r>
        <w:t>(6), 1369–1385. https://doi.org/10.1037/0096-1523.27.6.1369</w:t>
      </w:r>
    </w:p>
    <w:p w14:paraId="1FA6CD55" w14:textId="77777777" w:rsidR="004F1713" w:rsidRDefault="004F1713" w:rsidP="004F1713">
      <w:pPr>
        <w:pStyle w:val="Bibliography"/>
      </w:pPr>
      <w:r>
        <w:t xml:space="preserve">Yuan, J., Pan, H., Sun, Y., Wang, Y., &amp; Jia, J. (2024). </w:t>
      </w:r>
      <w:r>
        <w:rPr>
          <w:i/>
          <w:iCs/>
        </w:rPr>
        <w:t>Neural responses to global and local visual information processing provide neural signatures of ADHD symptoms</w:t>
      </w:r>
      <w:r>
        <w:t>. https://doi.org/10.21203/rs.3.rs-4212513/v1</w:t>
      </w:r>
    </w:p>
    <w:p w14:paraId="0792385D" w14:textId="2EA0DEB4" w:rsidR="008A2D40" w:rsidRPr="00A06ADE" w:rsidRDefault="008536B3" w:rsidP="00F160D8">
      <w:pPr>
        <w:spacing w:line="240" w:lineRule="auto"/>
        <w:rPr>
          <w:rFonts w:ascii="Times New Roman" w:hAnsi="Times New Roman" w:cs="Times New Roman"/>
          <w:sz w:val="28"/>
          <w:szCs w:val="28"/>
        </w:rPr>
      </w:pPr>
      <w:r w:rsidRPr="00300C9E">
        <w:rPr>
          <w:rFonts w:ascii="Times New Roman" w:hAnsi="Times New Roman" w:cs="Times New Roman"/>
          <w:sz w:val="24"/>
          <w:szCs w:val="24"/>
        </w:rPr>
        <w:fldChar w:fldCharType="end"/>
      </w:r>
    </w:p>
    <w:sectPr w:rsidR="008A2D40" w:rsidRPr="00A06ADE" w:rsidSect="002B542B">
      <w:headerReference w:type="default" r:id="rId48"/>
      <w:pgSz w:w="12240" w:h="15840"/>
      <w:pgMar w:top="1440" w:right="1440" w:bottom="1440" w:left="1440" w:header="1296" w:footer="115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Daniel Lougen" w:date="2024-09-16T12:32:00Z" w:initials="DL">
    <w:p w14:paraId="5E7F0D86" w14:textId="77777777" w:rsidR="009908FE" w:rsidRDefault="009908FE" w:rsidP="009908FE">
      <w:pPr>
        <w:pStyle w:val="CommentText"/>
      </w:pPr>
      <w:r>
        <w:rPr>
          <w:rStyle w:val="CommentReference"/>
        </w:rPr>
        <w:annotationRef/>
      </w:r>
      <w:r>
        <w:t>First CR</w:t>
      </w:r>
    </w:p>
  </w:comment>
  <w:comment w:id="130" w:author="Daniel Lougen" w:date="2024-07-11T09:11:00Z" w:initials="DL">
    <w:p w14:paraId="5D71D973" w14:textId="0AB37036" w:rsidR="000D4052" w:rsidRDefault="000D4052" w:rsidP="000D4052">
      <w:pPr>
        <w:pStyle w:val="CommentText"/>
      </w:pPr>
      <w:r>
        <w:rPr>
          <w:rStyle w:val="CommentReference"/>
        </w:rPr>
        <w:annotationRef/>
      </w:r>
      <w:r>
        <w:t xml:space="preserve">Acronyms used </w:t>
      </w:r>
    </w:p>
    <w:p w14:paraId="73B00836" w14:textId="77777777" w:rsidR="000D4052" w:rsidRDefault="000D4052" w:rsidP="000D4052">
      <w:pPr>
        <w:pStyle w:val="CommentText"/>
      </w:pPr>
      <w:r>
        <w:t>RT</w:t>
      </w:r>
    </w:p>
    <w:p w14:paraId="4337EDFD" w14:textId="77777777" w:rsidR="000D4052" w:rsidRDefault="000D4052" w:rsidP="000D4052">
      <w:pPr>
        <w:pStyle w:val="CommentText"/>
      </w:pPr>
      <w:r>
        <w:t>PT</w:t>
      </w:r>
    </w:p>
    <w:p w14:paraId="53B1CBD1" w14:textId="77777777" w:rsidR="000D4052" w:rsidRDefault="000D4052" w:rsidP="000D4052">
      <w:pPr>
        <w:pStyle w:val="CommentText"/>
      </w:pPr>
      <w:r>
        <w:t>GPE</w:t>
      </w:r>
    </w:p>
    <w:p w14:paraId="0BD5C70A" w14:textId="77777777" w:rsidR="000D4052" w:rsidRDefault="000D4052" w:rsidP="000D4052">
      <w:pPr>
        <w:pStyle w:val="CommentText"/>
      </w:pPr>
      <w:r>
        <w:t>ePT</w:t>
      </w:r>
    </w:p>
    <w:p w14:paraId="5C2448E0" w14:textId="77777777" w:rsidR="000D4052" w:rsidRDefault="000D4052" w:rsidP="000D4052">
      <w:pPr>
        <w:pStyle w:val="CommentText"/>
      </w:pPr>
    </w:p>
  </w:comment>
  <w:comment w:id="131" w:author="Daniel Lougen" w:date="2024-07-11T09:12:00Z" w:initials="DL">
    <w:p w14:paraId="6CD935C2" w14:textId="77777777" w:rsidR="000D4052" w:rsidRDefault="000D4052" w:rsidP="000D4052">
      <w:pPr>
        <w:pStyle w:val="CommentText"/>
      </w:pPr>
      <w:r>
        <w:rPr>
          <w:rStyle w:val="CommentReference"/>
        </w:rPr>
        <w:annotationRef/>
      </w:r>
      <w:r>
        <w:t>ADHD</w:t>
      </w:r>
    </w:p>
    <w:p w14:paraId="62F9CF14" w14:textId="77777777" w:rsidR="000D4052" w:rsidRDefault="000D4052" w:rsidP="000D4052">
      <w:pPr>
        <w:pStyle w:val="CommentText"/>
      </w:pPr>
      <w:r>
        <w:t>ASD</w:t>
      </w:r>
    </w:p>
  </w:comment>
  <w:comment w:id="132" w:author="Daniel Lougen" w:date="2024-07-11T09:14:00Z" w:initials="DL">
    <w:p w14:paraId="431C191D" w14:textId="77777777" w:rsidR="007E4923" w:rsidRDefault="007E4923" w:rsidP="007E4923">
      <w:pPr>
        <w:pStyle w:val="CommentText"/>
      </w:pPr>
      <w:r>
        <w:rPr>
          <w:rStyle w:val="CommentReference"/>
        </w:rPr>
        <w:annotationRef/>
      </w:r>
      <w:r>
        <w:t>EPF</w:t>
      </w:r>
    </w:p>
    <w:p w14:paraId="00524244" w14:textId="77777777" w:rsidR="007E4923" w:rsidRDefault="007E4923" w:rsidP="007E4923">
      <w:pPr>
        <w:pStyle w:val="CommentText"/>
      </w:pPr>
      <w:r>
        <w:t>WCC</w:t>
      </w:r>
    </w:p>
  </w:comment>
  <w:comment w:id="133" w:author="Daniel Lougen" w:date="2024-07-11T09:14:00Z" w:initials="DL">
    <w:p w14:paraId="220E408D" w14:textId="77777777" w:rsidR="007E4923" w:rsidRDefault="007E4923" w:rsidP="007E4923">
      <w:pPr>
        <w:pStyle w:val="CommentText"/>
      </w:pPr>
      <w:r>
        <w:rPr>
          <w:rStyle w:val="CommentReference"/>
        </w:rPr>
        <w:annotationRef/>
      </w:r>
      <w:r>
        <w:t>EEG</w:t>
      </w:r>
    </w:p>
  </w:comment>
  <w:comment w:id="136" w:author="Paul Dassonville" w:date="2025-03-21T16:13:00Z" w:initials="PD">
    <w:p w14:paraId="3BA34694" w14:textId="77777777" w:rsidR="00A87ABC" w:rsidRDefault="00A87ABC" w:rsidP="00A87ABC">
      <w:r>
        <w:rPr>
          <w:rStyle w:val="CommentReference"/>
        </w:rPr>
        <w:annotationRef/>
      </w:r>
      <w:r>
        <w:rPr>
          <w:sz w:val="20"/>
          <w:szCs w:val="20"/>
        </w:rPr>
        <w:t>Moved here from your most recent draft</w:t>
      </w:r>
    </w:p>
  </w:comment>
  <w:comment w:id="137" w:author="Paul Dassonville" w:date="2025-02-13T16:51:00Z" w:initials="PD">
    <w:p w14:paraId="2407E73E" w14:textId="28E1472C" w:rsidR="004B22F9" w:rsidRDefault="004B22F9" w:rsidP="004B22F9">
      <w:r>
        <w:rPr>
          <w:rStyle w:val="CommentReference"/>
        </w:rPr>
        <w:annotationRef/>
      </w:r>
      <w:r>
        <w:rPr>
          <w:color w:val="000000"/>
          <w:sz w:val="20"/>
          <w:szCs w:val="20"/>
        </w:rPr>
        <w:t>You still have the tendency to use only sentence fragments (or like this example, to split sentences int o multiple parts that become fragments). Keep working on that in your writing.</w:t>
      </w:r>
    </w:p>
  </w:comment>
  <w:comment w:id="144" w:author="Paul Dassonville" w:date="2025-03-21T16:12:00Z" w:initials="PD">
    <w:p w14:paraId="55BB7D1A" w14:textId="77777777" w:rsidR="00A87ABC" w:rsidRDefault="00A87ABC" w:rsidP="00A87ABC">
      <w:r>
        <w:rPr>
          <w:rStyle w:val="CommentReference"/>
        </w:rPr>
        <w:annotationRef/>
      </w:r>
      <w:r>
        <w:rPr>
          <w:sz w:val="20"/>
          <w:szCs w:val="20"/>
        </w:rPr>
        <w:t>Moved here from your most recent draft</w:t>
      </w:r>
    </w:p>
  </w:comment>
  <w:comment w:id="145" w:author="Paul Dassonville" w:date="2025-02-14T14:49:00Z" w:initials="PD">
    <w:p w14:paraId="065A6A4E" w14:textId="33D8C6D7" w:rsidR="002F455F" w:rsidRDefault="002F455F" w:rsidP="002F455F">
      <w:r>
        <w:rPr>
          <w:rStyle w:val="CommentReference"/>
        </w:rPr>
        <w:annotationRef/>
      </w:r>
      <w:r>
        <w:rPr>
          <w:sz w:val="20"/>
          <w:szCs w:val="20"/>
        </w:rPr>
        <w:t>I think this framing is too simplistic: it’s actually a difference of the differences. First need to discuss how the extraneous global information interferes with the processing of the local (as indicated by the fact that the local conflicting has a longer RT than the local consistent), and vice versa (global conflicting has longer RT than global consistent). The GIE is the finding that the global interference on a local task is typically greater than vice versa (as quantified by the difference of differences)</w:t>
      </w:r>
    </w:p>
  </w:comment>
  <w:comment w:id="146" w:author="Paul Dassonville" w:date="2025-03-21T16:12:00Z" w:initials="PD">
    <w:p w14:paraId="74D1FA3C" w14:textId="77777777" w:rsidR="00A87ABC" w:rsidRDefault="00A87ABC" w:rsidP="00A87ABC">
      <w:r>
        <w:rPr>
          <w:rStyle w:val="CommentReference"/>
        </w:rPr>
        <w:annotationRef/>
      </w:r>
      <w:r>
        <w:rPr>
          <w:sz w:val="20"/>
          <w:szCs w:val="20"/>
        </w:rPr>
        <w:t>Moved here from your most recent draft</w:t>
      </w:r>
    </w:p>
  </w:comment>
  <w:comment w:id="147" w:author="Paul Dassonville" w:date="2025-02-14T14:50:00Z" w:initials="PD">
    <w:p w14:paraId="57A34133" w14:textId="1123EBA0" w:rsidR="002F455F" w:rsidRDefault="002F455F" w:rsidP="002F455F">
      <w:r>
        <w:rPr>
          <w:rStyle w:val="CommentReference"/>
        </w:rPr>
        <w:annotationRef/>
      </w:r>
      <w:r>
        <w:rPr>
          <w:color w:val="000000"/>
          <w:sz w:val="20"/>
          <w:szCs w:val="20"/>
        </w:rPr>
        <w:t>Visual system is not “aware” of anything</w:t>
      </w:r>
    </w:p>
  </w:comment>
  <w:comment w:id="148" w:author="Paul Dassonville" w:date="2025-03-21T16:12:00Z" w:initials="PD">
    <w:p w14:paraId="1089D0CE" w14:textId="77777777" w:rsidR="00A87ABC" w:rsidRDefault="00A87ABC" w:rsidP="00A87ABC">
      <w:r>
        <w:rPr>
          <w:rStyle w:val="CommentReference"/>
        </w:rPr>
        <w:annotationRef/>
      </w:r>
      <w:r>
        <w:rPr>
          <w:sz w:val="20"/>
          <w:szCs w:val="20"/>
        </w:rPr>
        <w:t>Moved here from your most recent draft</w:t>
      </w:r>
    </w:p>
  </w:comment>
  <w:comment w:id="153" w:author="Daniel Lougen [2]" w:date="2024-03-13T14:57:00Z" w:initials="DL">
    <w:p w14:paraId="0768BFBF" w14:textId="1885D893" w:rsidR="00436C2F" w:rsidRDefault="00436C2F" w:rsidP="00436C2F">
      <w:pPr>
        <w:pStyle w:val="CommentText"/>
      </w:pPr>
      <w:r>
        <w:rPr>
          <w:rStyle w:val="CommentReference"/>
        </w:rPr>
        <w:annotationRef/>
      </w:r>
      <w:r>
        <w:t xml:space="preserve">Talk about usage of CR since as well </w:t>
      </w:r>
    </w:p>
  </w:comment>
  <w:comment w:id="154" w:author="Daniel Lougen [2]" w:date="2024-03-18T16:19:00Z" w:initials="DL">
    <w:p w14:paraId="6D4337F0" w14:textId="77777777" w:rsidR="0082038D" w:rsidRDefault="0082038D" w:rsidP="0082038D">
      <w:pPr>
        <w:pStyle w:val="CommentText"/>
      </w:pPr>
      <w:r>
        <w:rPr>
          <w:rStyle w:val="CommentReference"/>
        </w:rPr>
        <w:annotationRef/>
      </w:r>
      <w:r>
        <w:t>The speed-accuracy tradeoff is a ubiquitous behavioral phenomenon whereby a subject can either respond slowly and make relatively few errors, or respond quickly and make relatively more errors (Wickelgren 1977, Chitka et al. 2009, Salinas et al. 2014, Thura &amp; Cisek 2016). For perceptually guided tasks, it means that a difference in RT observed between two conditions may reflect either an additional computational step in one of them, or a difference in difficulty that is being compensated for, or both. Experimentally, controling for this ambiguity requires great effort (e.g., Zariwala et al. 2013; Tanaka et al. 2015). An earlier, promising proposal for fully characterizing perceptual performance independently of the tradeoff was to generate a function plotting accuracy versus RT (Wickelgren 1977). Although this approach ultimately fell short, the tachometric curve derived under urgent conditions fulfills all the desired properties.</w:t>
      </w:r>
      <w:r>
        <w:br/>
      </w:r>
      <w:r>
        <w:br/>
      </w:r>
      <w:r>
        <w:br/>
        <w:t>from Urgent Decision Making: Resolving Visuomotor Interactions at High Temporal Resolution</w:t>
      </w:r>
    </w:p>
  </w:comment>
  <w:comment w:id="155" w:author="Daniel Lougen [2]" w:date="2024-03-18T16:22:00Z" w:initials="DL">
    <w:p w14:paraId="02F8B81C" w14:textId="77777777" w:rsidR="00452635" w:rsidRDefault="00452635" w:rsidP="00452635">
      <w:pPr>
        <w:pStyle w:val="CommentText"/>
      </w:pPr>
      <w:r>
        <w:rPr>
          <w:rStyle w:val="CommentReference"/>
        </w:rPr>
        <w:annotationRef/>
      </w:r>
      <w:r>
        <w:t xml:space="preserve">the speed-accuracy tradeoff implies that the information they provide is highly intertwined (Wickelgren 1977). </w:t>
      </w:r>
    </w:p>
  </w:comment>
  <w:comment w:id="156" w:author="Paul Dassonville" w:date="2025-03-21T16:11:00Z" w:initials="PD">
    <w:p w14:paraId="72FB5F25" w14:textId="77777777" w:rsidR="00A87ABC" w:rsidRDefault="00A87ABC" w:rsidP="00A87ABC">
      <w:r>
        <w:rPr>
          <w:rStyle w:val="CommentReference"/>
        </w:rPr>
        <w:annotationRef/>
      </w:r>
      <w:r>
        <w:rPr>
          <w:color w:val="000000"/>
          <w:sz w:val="20"/>
          <w:szCs w:val="20"/>
        </w:rPr>
        <w:t>Moved here from your most recent draft</w:t>
      </w:r>
    </w:p>
  </w:comment>
  <w:comment w:id="157" w:author="Paul Dassonville" w:date="2024-09-13T01:15:00Z" w:initials="PD">
    <w:p w14:paraId="5045CCF8" w14:textId="5DB2CE3E" w:rsidR="00D65174" w:rsidRDefault="00D65174">
      <w:pPr>
        <w:pStyle w:val="CommentText"/>
      </w:pPr>
      <w:r>
        <w:rPr>
          <w:rStyle w:val="CommentReference"/>
        </w:rPr>
        <w:annotationRef/>
      </w:r>
      <w:r>
        <w:t>Remember that the goal of the CR task is NOT to more accurately calculate processing time – processing time is just the difference in the timing of the stimulus and the timing of the response, and that differs on every trial. In a normal RT task, PT = RT, but in the CR task, the requirement to respond within the response window forces an early response on some trials, such that the response is made before all of the relevant info is processed. So the PT is just a means to getting at what we really want: an isolation of the decision and nondecision times in the task.</w:t>
      </w:r>
    </w:p>
  </w:comment>
  <w:comment w:id="158" w:author="Paul Dassonville" w:date="2025-02-24T15:17:00Z" w:initials="PD">
    <w:p w14:paraId="5A8E6202" w14:textId="77777777" w:rsidR="008A0AED" w:rsidRDefault="008A0AED" w:rsidP="008A0AED">
      <w:r>
        <w:rPr>
          <w:rStyle w:val="CommentReference"/>
        </w:rPr>
        <w:annotationRef/>
      </w:r>
      <w:r>
        <w:rPr>
          <w:color w:val="000000"/>
          <w:sz w:val="20"/>
          <w:szCs w:val="20"/>
        </w:rPr>
        <w:t>I removed the reference to Stanford’s ePT, since this was the only place you referenced it. I thought it better to focus on our use of the tachometric function, and took a crack at describing it here, but feel free to revise</w:t>
      </w:r>
    </w:p>
  </w:comment>
  <w:comment w:id="159" w:author="Paul Dassonville" w:date="2025-03-06T14:59:00Z" w:initials="PD">
    <w:p w14:paraId="4472D2AD" w14:textId="77777777" w:rsidR="00083EA9" w:rsidRDefault="00083EA9" w:rsidP="00083EA9">
      <w:r>
        <w:rPr>
          <w:rStyle w:val="CommentReference"/>
        </w:rPr>
        <w:annotationRef/>
      </w:r>
      <w:r>
        <w:rPr>
          <w:color w:val="000000"/>
          <w:sz w:val="20"/>
          <w:szCs w:val="20"/>
        </w:rPr>
        <w:t>I simplified the terminology here a bit, using TNon-Decision for the Non-Decision Time, Decision for the Decision Time, and TFIR for the Time to a Fully Informed Response (which I think works better than MIRT). This will require a change to the labels in Figure 4, plus throughout the rest o the paper (I’ll try to make those changes in the text.</w:t>
      </w:r>
    </w:p>
  </w:comment>
  <w:comment w:id="160" w:author="Paul Dassonville" w:date="2024-09-13T02:06:00Z" w:initials="PD">
    <w:p w14:paraId="7F1248D6" w14:textId="41D854C6" w:rsidR="006D2469" w:rsidRDefault="006D2469">
      <w:pPr>
        <w:pStyle w:val="CommentText"/>
      </w:pPr>
      <w:r>
        <w:rPr>
          <w:rStyle w:val="CommentReference"/>
        </w:rPr>
        <w:annotationRef/>
      </w:r>
      <w:r>
        <w:t>I think this is the first time that you have used this term – it should be used earlier, when you first describe Stanford’s task</w:t>
      </w:r>
    </w:p>
  </w:comment>
  <w:comment w:id="168" w:author="Paul Dassonville" w:date="2024-09-13T22:34:00Z" w:initials="PD">
    <w:p w14:paraId="15A9EE87" w14:textId="77F993B2" w:rsidR="009A3B28" w:rsidRDefault="009A3B28">
      <w:pPr>
        <w:pStyle w:val="CommentText"/>
      </w:pPr>
      <w:r>
        <w:rPr>
          <w:rStyle w:val="CommentReference"/>
        </w:rPr>
        <w:annotationRef/>
      </w:r>
      <w:r>
        <w:t>Didn’t they do 7 sessions (1 RT + 6 CR), starting at $10 and ending at $16?</w:t>
      </w:r>
    </w:p>
  </w:comment>
  <w:comment w:id="173" w:author="Paul Dassonville" w:date="2025-02-20T15:34:00Z" w:initials="PD">
    <w:p w14:paraId="6527C236" w14:textId="77777777" w:rsidR="00913196" w:rsidRDefault="00913196" w:rsidP="00913196">
      <w:r>
        <w:rPr>
          <w:rStyle w:val="CommentReference"/>
        </w:rPr>
        <w:annotationRef/>
      </w:r>
      <w:r>
        <w:rPr>
          <w:color w:val="000000"/>
          <w:sz w:val="20"/>
          <w:szCs w:val="20"/>
        </w:rPr>
        <w:t>Should report the size of the Global and Local letters (I can get those for you)</w:t>
      </w:r>
    </w:p>
  </w:comment>
  <w:comment w:id="194" w:author="Paul Dassonville" w:date="2024-09-19T09:30:00Z" w:initials="PD">
    <w:p w14:paraId="56A739A2" w14:textId="7DE7F88C" w:rsidR="00EA0AC1" w:rsidRDefault="00EA0AC1">
      <w:pPr>
        <w:pStyle w:val="CommentText"/>
      </w:pPr>
      <w:r>
        <w:rPr>
          <w:rStyle w:val="CommentReference"/>
        </w:rPr>
        <w:annotationRef/>
      </w:r>
      <w:r>
        <w:t>Should start with a presentation of the results from the RT task first. I moved the section on calculating GPE and GIE here (from the methods) – that info can be integrated in a simplified form here (try to be concise)</w:t>
      </w:r>
    </w:p>
  </w:comment>
  <w:comment w:id="195" w:author="Paul Dassonville" w:date="2025-03-03T11:18:00Z" w:initials="PD">
    <w:p w14:paraId="485D93DE" w14:textId="77777777" w:rsidR="007854BF" w:rsidRDefault="007854BF" w:rsidP="007854BF">
      <w:r>
        <w:rPr>
          <w:rStyle w:val="CommentReference"/>
        </w:rPr>
        <w:annotationRef/>
      </w:r>
      <w:r>
        <w:rPr>
          <w:color w:val="000000"/>
          <w:sz w:val="20"/>
          <w:szCs w:val="20"/>
        </w:rPr>
        <w:t>The table should also list the st dev for the global precedence and interference effects</w:t>
      </w:r>
    </w:p>
  </w:comment>
  <w:comment w:id="197" w:author="Paul Dassonville" w:date="2025-03-07T15:11:00Z" w:initials="PD">
    <w:p w14:paraId="68D253A6" w14:textId="77777777" w:rsidR="00735A95" w:rsidRDefault="00735A95" w:rsidP="00735A95">
      <w:r>
        <w:rPr>
          <w:rStyle w:val="CommentReference"/>
        </w:rPr>
        <w:annotationRef/>
      </w:r>
      <w:r>
        <w:rPr>
          <w:color w:val="000000"/>
          <w:sz w:val="20"/>
          <w:szCs w:val="20"/>
        </w:rPr>
        <w:t>Why do the degrees of freedom here in this analysis of RTs differ from the analogous degrees of freedom in the ANOVAs for T</w:t>
      </w:r>
      <w:r>
        <w:rPr>
          <w:color w:val="000000"/>
          <w:sz w:val="20"/>
          <w:szCs w:val="20"/>
          <w:vertAlign w:val="subscript"/>
        </w:rPr>
        <w:t>Non-Decision</w:t>
      </w:r>
      <w:r>
        <w:rPr>
          <w:color w:val="000000"/>
          <w:sz w:val="20"/>
          <w:szCs w:val="20"/>
        </w:rPr>
        <w:t>, T</w:t>
      </w:r>
      <w:r>
        <w:rPr>
          <w:color w:val="000000"/>
          <w:sz w:val="20"/>
          <w:szCs w:val="20"/>
          <w:vertAlign w:val="subscript"/>
        </w:rPr>
        <w:t>Decision</w:t>
      </w:r>
      <w:r>
        <w:rPr>
          <w:color w:val="000000"/>
          <w:sz w:val="20"/>
          <w:szCs w:val="20"/>
        </w:rPr>
        <w:t xml:space="preserve"> and T</w:t>
      </w:r>
      <w:r>
        <w:rPr>
          <w:color w:val="000000"/>
          <w:sz w:val="20"/>
          <w:szCs w:val="20"/>
          <w:vertAlign w:val="subscript"/>
        </w:rPr>
        <w:t>FIR</w:t>
      </w:r>
      <w:r>
        <w:rPr>
          <w:color w:val="000000"/>
          <w:sz w:val="20"/>
          <w:szCs w:val="20"/>
        </w:rPr>
        <w:t>? Shouldn’t they be the same?</w:t>
      </w:r>
    </w:p>
  </w:comment>
  <w:comment w:id="198" w:author="Paul Dassonville" w:date="2025-03-20T14:52:00Z" w:initials="PD">
    <w:p w14:paraId="2D994F0E" w14:textId="77777777" w:rsidR="004A1981" w:rsidRDefault="004A1981" w:rsidP="004A1981">
      <w:r>
        <w:rPr>
          <w:rStyle w:val="CommentReference"/>
        </w:rPr>
        <w:annotationRef/>
      </w:r>
      <w:r>
        <w:rPr>
          <w:color w:val="000000"/>
          <w:sz w:val="20"/>
          <w:szCs w:val="20"/>
        </w:rPr>
        <w:t>Oh, wait, was this analysis done with ALL of the subjects, even those that did not complete the CR? If that’s the case, I think we also want a version that only includes the subjects that DID complete the CR, so that we have a direct comparison with the CR data.</w:t>
      </w:r>
    </w:p>
  </w:comment>
  <w:comment w:id="218" w:author="Paul Dassonville" w:date="2025-03-03T11:19:00Z" w:initials="PD">
    <w:p w14:paraId="2638BD55" w14:textId="3B666145" w:rsidR="007854BF" w:rsidRDefault="007854BF" w:rsidP="007854BF">
      <w:r>
        <w:rPr>
          <w:rStyle w:val="CommentReference"/>
        </w:rPr>
        <w:annotationRef/>
      </w:r>
      <w:r>
        <w:rPr>
          <w:color w:val="000000"/>
          <w:sz w:val="20"/>
          <w:szCs w:val="20"/>
        </w:rPr>
        <w:t>Sentence fragment</w:t>
      </w:r>
    </w:p>
  </w:comment>
  <w:comment w:id="199" w:author="Paul Dassonville" w:date="2025-03-03T11:20:00Z" w:initials="PD">
    <w:p w14:paraId="49AF8CA2" w14:textId="77777777" w:rsidR="007854BF" w:rsidRDefault="007854BF" w:rsidP="007854BF">
      <w:r>
        <w:rPr>
          <w:rStyle w:val="CommentReference"/>
        </w:rPr>
        <w:annotationRef/>
      </w:r>
      <w:r>
        <w:rPr>
          <w:color w:val="000000"/>
          <w:sz w:val="20"/>
          <w:szCs w:val="20"/>
        </w:rPr>
        <w:t xml:space="preserve">The last part of this paragraph and the whole next paragraph are redundant with each other — I think that they could be combined, or one eliminated. </w:t>
      </w:r>
    </w:p>
  </w:comment>
  <w:comment w:id="224" w:author="Paul Dassonville" w:date="2024-09-25T14:26:00Z" w:initials="PD">
    <w:p w14:paraId="108ADE56" w14:textId="0CE07591" w:rsidR="003E7BAC" w:rsidRDefault="003E7BAC">
      <w:pPr>
        <w:pStyle w:val="CommentText"/>
      </w:pPr>
      <w:r>
        <w:rPr>
          <w:rStyle w:val="CommentReference"/>
        </w:rPr>
        <w:annotationRef/>
      </w:r>
      <w:r>
        <w:t>Revise this table to show only RT (average PT is irrelevant since it is a contrived measure that takes into account the variable delay of the stimulus on individual trials and is therefore not a measure of participant performance). You should also show only SE or SD, not both. And finally, show the data to only a single decimal point (e.g., 414.8), since 100</w:t>
      </w:r>
      <w:r w:rsidRPr="003E7BAC">
        <w:rPr>
          <w:vertAlign w:val="superscript"/>
        </w:rPr>
        <w:t>th</w:t>
      </w:r>
      <w:r>
        <w:t xml:space="preserve"> of a millisecond is too small to have any functional significance.</w:t>
      </w:r>
    </w:p>
    <w:p w14:paraId="6B47C2D3" w14:textId="55FC501D" w:rsidR="003E7BAC" w:rsidRDefault="003E7BAC">
      <w:pPr>
        <w:pStyle w:val="CommentText"/>
      </w:pPr>
      <w:r>
        <w:t>I’d also show these means (and SD or SEs) in a graph (like in your Figure 7a) right here in the results – the RT data is important enough for its own figure here.</w:t>
      </w:r>
    </w:p>
  </w:comment>
  <w:comment w:id="225" w:author="Paul Dassonville" w:date="2025-03-06T13:02:00Z" w:initials="PD">
    <w:p w14:paraId="309C5302" w14:textId="77777777" w:rsidR="00C77E06" w:rsidRDefault="00C77E06" w:rsidP="00C77E06">
      <w:r>
        <w:rPr>
          <w:rStyle w:val="CommentReference"/>
        </w:rPr>
        <w:annotationRef/>
      </w:r>
      <w:r>
        <w:rPr>
          <w:color w:val="000000"/>
          <w:sz w:val="20"/>
          <w:szCs w:val="20"/>
        </w:rPr>
        <w:t>Just realized that the table of RTs from individual subjects’ RTs that you have in the appendix also has the mean PT. The PT times should be eliminated there as well, since (as discussed previously) they are meaningless)</w:t>
      </w:r>
    </w:p>
  </w:comment>
  <w:comment w:id="252" w:author="Paul Dassonville" w:date="2025-03-07T15:12:00Z" w:initials="PD">
    <w:p w14:paraId="281FAB80" w14:textId="77777777" w:rsidR="00735A95" w:rsidRDefault="00735A95" w:rsidP="00735A95">
      <w:r>
        <w:rPr>
          <w:rStyle w:val="CommentReference"/>
        </w:rPr>
        <w:annotationRef/>
      </w:r>
      <w:r>
        <w:rPr>
          <w:sz w:val="20"/>
          <w:szCs w:val="20"/>
        </w:rPr>
        <w:t>Why do the degrees of freedom here in this analysis (and in the next two sets of ANOVAs) differ from the analogous degrees of freedom in the ANOVAs for the RTs in the section above? Shouldn’t they be the same?</w:t>
      </w:r>
    </w:p>
  </w:comment>
  <w:comment w:id="253" w:author="Paul Dassonville" w:date="2025-03-21T12:58:00Z" w:initials="PD">
    <w:p w14:paraId="3566F5D8" w14:textId="77777777" w:rsidR="00437A9A" w:rsidRDefault="00437A9A" w:rsidP="00437A9A">
      <w:r>
        <w:rPr>
          <w:rStyle w:val="CommentReference"/>
        </w:rPr>
        <w:annotationRef/>
      </w:r>
      <w:r>
        <w:rPr>
          <w:color w:val="000000"/>
          <w:sz w:val="20"/>
          <w:szCs w:val="20"/>
        </w:rPr>
        <w:t>I think the flow is better having the analysis of GPE and GIE within each tachometric parameter right after the presentation of the relevant ANOVA, so I moved it here</w:t>
      </w:r>
    </w:p>
  </w:comment>
  <w:comment w:id="257" w:author="Paul Dassonville" w:date="2025-03-21T15:48:00Z" w:initials="PD">
    <w:p w14:paraId="654DAE5F" w14:textId="77777777" w:rsidR="00235728" w:rsidRDefault="00235728" w:rsidP="00235728">
      <w:r>
        <w:rPr>
          <w:rStyle w:val="CommentReference"/>
        </w:rPr>
        <w:annotationRef/>
      </w:r>
      <w:r>
        <w:rPr>
          <w:color w:val="000000"/>
          <w:sz w:val="20"/>
          <w:szCs w:val="20"/>
        </w:rPr>
        <w:t>Just to make sure, are these values you report for GIE here and for the following parameters calculated as the subtraction of subtractions? That is, (local Incong - local cong) - (global incong - global cong)?</w:t>
      </w:r>
    </w:p>
  </w:comment>
  <w:comment w:id="278" w:author="Paul Dassonville" w:date="2025-03-21T13:36:00Z" w:initials="PD">
    <w:p w14:paraId="7237EAD1" w14:textId="77777777" w:rsidR="00F23D7A" w:rsidRDefault="00F23D7A" w:rsidP="00F23D7A">
      <w:r>
        <w:rPr>
          <w:rStyle w:val="CommentReference"/>
        </w:rPr>
        <w:annotationRef/>
      </w:r>
      <w:r>
        <w:rPr>
          <w:color w:val="000000"/>
          <w:sz w:val="20"/>
          <w:szCs w:val="20"/>
        </w:rPr>
        <w:t>Moved from below</w:t>
      </w:r>
    </w:p>
  </w:comment>
  <w:comment w:id="286" w:author="Paul Dassonville" w:date="2025-03-21T15:43:00Z" w:initials="PD">
    <w:p w14:paraId="4DF3F821" w14:textId="77777777" w:rsidR="001076FB" w:rsidRDefault="001076FB" w:rsidP="001076FB">
      <w:r>
        <w:rPr>
          <w:rStyle w:val="CommentReference"/>
        </w:rPr>
        <w:annotationRef/>
      </w:r>
      <w:r>
        <w:rPr>
          <w:color w:val="000000"/>
          <w:sz w:val="20"/>
          <w:szCs w:val="20"/>
        </w:rPr>
        <w:t>I think this is underselling the benefits of the CR task, since it (unlike RTs) allows us to assess precedence and interference effects separately in the decision and non-decision components of the test.</w:t>
      </w:r>
    </w:p>
  </w:comment>
  <w:comment w:id="287" w:author="Paul Dassonville" w:date="2025-03-21T15:45:00Z" w:initials="PD">
    <w:p w14:paraId="4132B923" w14:textId="77777777" w:rsidR="001076FB" w:rsidRDefault="001076FB" w:rsidP="001076FB">
      <w:r>
        <w:rPr>
          <w:rStyle w:val="CommentReference"/>
        </w:rPr>
        <w:annotationRef/>
      </w:r>
      <w:r>
        <w:rPr>
          <w:color w:val="000000"/>
          <w:sz w:val="20"/>
          <w:szCs w:val="20"/>
        </w:rPr>
        <w:t>This is good. Now add a sentence that contrasts it with decision time, where both GPE and GIE are evident</w:t>
      </w:r>
    </w:p>
  </w:comment>
  <w:comment w:id="284" w:author="Paul Dassonville" w:date="2025-03-21T15:33:00Z" w:initials="PD">
    <w:p w14:paraId="65E28A30" w14:textId="1DD1EE63" w:rsidR="00EF6B36" w:rsidRDefault="00EF6B36" w:rsidP="00EF6B36">
      <w:r>
        <w:rPr>
          <w:rStyle w:val="CommentReference"/>
        </w:rPr>
        <w:annotationRef/>
      </w:r>
      <w:r>
        <w:rPr>
          <w:color w:val="000000"/>
          <w:sz w:val="20"/>
          <w:szCs w:val="20"/>
        </w:rPr>
        <w:t xml:space="preserve">I think that this (or something like it) would be better in the Discussion section. </w:t>
      </w:r>
    </w:p>
  </w:comment>
  <w:comment w:id="288" w:author="Paul Dassonville" w:date="2025-03-21T15:50:00Z" w:initials="PD">
    <w:p w14:paraId="60D3851A" w14:textId="77777777" w:rsidR="00235728" w:rsidRDefault="00235728" w:rsidP="00235728">
      <w:r>
        <w:rPr>
          <w:rStyle w:val="CommentReference"/>
        </w:rPr>
        <w:annotationRef/>
      </w:r>
      <w:r>
        <w:rPr>
          <w:color w:val="000000"/>
          <w:sz w:val="20"/>
          <w:szCs w:val="20"/>
        </w:rPr>
        <w:t xml:space="preserve">I think I disagree with this. Maybe </w:t>
      </w:r>
      <w:r>
        <w:rPr>
          <w:i/>
          <w:iCs/>
          <w:color w:val="000000"/>
          <w:sz w:val="20"/>
          <w:szCs w:val="20"/>
        </w:rPr>
        <w:t>T</w:t>
      </w:r>
      <w:r>
        <w:rPr>
          <w:i/>
          <w:iCs/>
          <w:color w:val="000000"/>
          <w:sz w:val="20"/>
          <w:szCs w:val="20"/>
          <w:vertAlign w:val="subscript"/>
        </w:rPr>
        <w:t>FIR</w:t>
      </w:r>
      <w:r>
        <w:rPr>
          <w:color w:val="000000"/>
          <w:sz w:val="20"/>
          <w:szCs w:val="20"/>
        </w:rPr>
        <w:t xml:space="preserve"> provides a better overall comparison with RT, but the real strength of the CR task is that it allows you to separate the Decision and Non-decision effects.</w:t>
      </w:r>
    </w:p>
  </w:comment>
  <w:comment w:id="307" w:author="Paul Dassonville" w:date="2025-03-21T15:43:00Z" w:initials="PD">
    <w:p w14:paraId="56DC1E5A" w14:textId="77777777" w:rsidR="006340DC" w:rsidRDefault="006340DC" w:rsidP="006340DC">
      <w:r>
        <w:rPr>
          <w:rStyle w:val="CommentReference"/>
        </w:rPr>
        <w:annotationRef/>
      </w:r>
      <w:r>
        <w:rPr>
          <w:color w:val="000000"/>
          <w:sz w:val="20"/>
          <w:szCs w:val="20"/>
        </w:rPr>
        <w:t>I think this is underselling the benefits of the CR task, since it (unlike RTs) allows us to assess precedence and interference effects separately in the decision and non-decision components of the test.</w:t>
      </w:r>
    </w:p>
  </w:comment>
  <w:comment w:id="310" w:author="Paul Dassonville" w:date="2025-03-21T15:45:00Z" w:initials="PD">
    <w:p w14:paraId="558535CA" w14:textId="77777777" w:rsidR="006340DC" w:rsidRDefault="006340DC" w:rsidP="006340DC">
      <w:r>
        <w:rPr>
          <w:rStyle w:val="CommentReference"/>
        </w:rPr>
        <w:annotationRef/>
      </w:r>
      <w:r>
        <w:rPr>
          <w:color w:val="000000"/>
          <w:sz w:val="20"/>
          <w:szCs w:val="20"/>
        </w:rPr>
        <w:t>This is good. Now add a sentence that contrasts it with decision time, where both GPE and GIE are evident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E7F0D86" w15:done="0"/>
  <w15:commentEx w15:paraId="5C2448E0" w15:done="0"/>
  <w15:commentEx w15:paraId="62F9CF14" w15:paraIdParent="5C2448E0" w15:done="0"/>
  <w15:commentEx w15:paraId="00524244" w15:paraIdParent="5C2448E0" w15:done="0"/>
  <w15:commentEx w15:paraId="220E408D" w15:paraIdParent="5C2448E0" w15:done="0"/>
  <w15:commentEx w15:paraId="3BA34694" w15:done="1"/>
  <w15:commentEx w15:paraId="2407E73E" w15:done="1"/>
  <w15:commentEx w15:paraId="55BB7D1A" w15:done="1"/>
  <w15:commentEx w15:paraId="065A6A4E" w15:done="1"/>
  <w15:commentEx w15:paraId="74D1FA3C" w15:done="1"/>
  <w15:commentEx w15:paraId="57A34133" w15:done="1"/>
  <w15:commentEx w15:paraId="1089D0CE" w15:done="1"/>
  <w15:commentEx w15:paraId="0768BFBF" w15:done="1"/>
  <w15:commentEx w15:paraId="6D4337F0" w15:paraIdParent="0768BFBF" w15:done="1"/>
  <w15:commentEx w15:paraId="02F8B81C" w15:paraIdParent="0768BFBF" w15:done="1"/>
  <w15:commentEx w15:paraId="72FB5F25" w15:done="1"/>
  <w15:commentEx w15:paraId="5045CCF8" w15:done="1"/>
  <w15:commentEx w15:paraId="5A8E6202" w15:done="1"/>
  <w15:commentEx w15:paraId="4472D2AD" w15:done="0"/>
  <w15:commentEx w15:paraId="7F1248D6" w15:done="1"/>
  <w15:commentEx w15:paraId="15A9EE87" w15:done="1"/>
  <w15:commentEx w15:paraId="6527C236" w15:done="0"/>
  <w15:commentEx w15:paraId="56A739A2" w15:done="1"/>
  <w15:commentEx w15:paraId="485D93DE" w15:done="1"/>
  <w15:commentEx w15:paraId="68D253A6" w15:done="1"/>
  <w15:commentEx w15:paraId="2D994F0E" w15:paraIdParent="68D253A6" w15:done="1"/>
  <w15:commentEx w15:paraId="2638BD55" w15:done="1"/>
  <w15:commentEx w15:paraId="49AF8CA2" w15:done="1"/>
  <w15:commentEx w15:paraId="6B47C2D3" w15:done="1"/>
  <w15:commentEx w15:paraId="309C5302" w15:done="1"/>
  <w15:commentEx w15:paraId="281FAB80" w15:done="0"/>
  <w15:commentEx w15:paraId="3566F5D8" w15:done="1"/>
  <w15:commentEx w15:paraId="654DAE5F" w15:done="1"/>
  <w15:commentEx w15:paraId="7237EAD1" w15:done="1"/>
  <w15:commentEx w15:paraId="4DF3F821" w15:done="1"/>
  <w15:commentEx w15:paraId="4132B923" w15:done="1"/>
  <w15:commentEx w15:paraId="65E28A30" w15:done="1"/>
  <w15:commentEx w15:paraId="60D3851A" w15:done="1"/>
  <w15:commentEx w15:paraId="56DC1E5A" w15:done="1"/>
  <w15:commentEx w15:paraId="558535C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3C7236D" w16cex:dateUtc="2024-09-16T16:32:00Z"/>
  <w16cex:commentExtensible w16cex:durableId="621C26A8" w16cex:dateUtc="2024-07-11T16:11:00Z"/>
  <w16cex:commentExtensible w16cex:durableId="79EBDC3C" w16cex:dateUtc="2024-07-11T16:12:00Z"/>
  <w16cex:commentExtensible w16cex:durableId="560F7199" w16cex:dateUtc="2024-07-11T16:14:00Z"/>
  <w16cex:commentExtensible w16cex:durableId="1A64133D" w16cex:dateUtc="2024-07-11T16:14:00Z"/>
  <w16cex:commentExtensible w16cex:durableId="096B79D0" w16cex:dateUtc="2025-03-21T23:13:00Z"/>
  <w16cex:commentExtensible w16cex:durableId="13DCA2CD" w16cex:dateUtc="2025-02-14T00:51:00Z"/>
  <w16cex:commentExtensible w16cex:durableId="5E97D346" w16cex:dateUtc="2025-03-21T23:12:00Z"/>
  <w16cex:commentExtensible w16cex:durableId="1100B58B" w16cex:dateUtc="2025-02-14T22:49:00Z"/>
  <w16cex:commentExtensible w16cex:durableId="737767F0" w16cex:dateUtc="2025-03-21T23:12:00Z"/>
  <w16cex:commentExtensible w16cex:durableId="7A429222" w16cex:dateUtc="2025-02-14T22:50:00Z"/>
  <w16cex:commentExtensible w16cex:durableId="5C8BF6AB" w16cex:dateUtc="2025-03-21T23:12:00Z"/>
  <w16cex:commentExtensible w16cex:durableId="7557BA30" w16cex:dateUtc="2024-03-13T21:57:00Z"/>
  <w16cex:commentExtensible w16cex:durableId="71B41D90" w16cex:dateUtc="2024-03-18T23:19:00Z"/>
  <w16cex:commentExtensible w16cex:durableId="3438F1E1" w16cex:dateUtc="2024-03-18T23:22:00Z"/>
  <w16cex:commentExtensible w16cex:durableId="6FF0B364" w16cex:dateUtc="2025-03-21T23:11:00Z"/>
  <w16cex:commentExtensible w16cex:durableId="13BF0687" w16cex:dateUtc="2024-09-12T23:15:00Z"/>
  <w16cex:commentExtensible w16cex:durableId="2425F501" w16cex:dateUtc="2025-02-24T23:17:00Z"/>
  <w16cex:commentExtensible w16cex:durableId="41BF6DCA" w16cex:dateUtc="2025-03-06T22:59:00Z"/>
  <w16cex:commentExtensible w16cex:durableId="37615E11" w16cex:dateUtc="2024-09-13T00:06:00Z"/>
  <w16cex:commentExtensible w16cex:durableId="4118753B" w16cex:dateUtc="2024-09-13T20:34:00Z"/>
  <w16cex:commentExtensible w16cex:durableId="7A0277A7" w16cex:dateUtc="2025-02-20T23:34:00Z"/>
  <w16cex:commentExtensible w16cex:durableId="40BA6CD2" w16cex:dateUtc="2024-09-19T07:30:00Z"/>
  <w16cex:commentExtensible w16cex:durableId="5F578B70" w16cex:dateUtc="2025-03-03T19:18:00Z"/>
  <w16cex:commentExtensible w16cex:durableId="2CA63E92" w16cex:dateUtc="2025-03-07T23:11:00Z"/>
  <w16cex:commentExtensible w16cex:durableId="7E8713AD" w16cex:dateUtc="2025-03-20T21:52:00Z"/>
  <w16cex:commentExtensible w16cex:durableId="75343B02" w16cex:dateUtc="2025-03-03T19:19:00Z"/>
  <w16cex:commentExtensible w16cex:durableId="784AADF7" w16cex:dateUtc="2025-03-03T19:20:00Z"/>
  <w16cex:commentExtensible w16cex:durableId="44CAA9DC" w16cex:dateUtc="2024-09-25T21:26:00Z"/>
  <w16cex:commentExtensible w16cex:durableId="491ED816" w16cex:dateUtc="2025-03-06T21:02:00Z"/>
  <w16cex:commentExtensible w16cex:durableId="2522E340" w16cex:dateUtc="2025-03-07T23:12:00Z"/>
  <w16cex:commentExtensible w16cex:durableId="5BF3863C" w16cex:dateUtc="2025-03-21T19:58:00Z"/>
  <w16cex:commentExtensible w16cex:durableId="2074D33D" w16cex:dateUtc="2025-03-21T22:48:00Z"/>
  <w16cex:commentExtensible w16cex:durableId="5A3685B8" w16cex:dateUtc="2025-03-21T20:36:00Z"/>
  <w16cex:commentExtensible w16cex:durableId="6F9A8611" w16cex:dateUtc="2025-03-21T22:43:00Z"/>
  <w16cex:commentExtensible w16cex:durableId="68257092" w16cex:dateUtc="2025-03-21T22:45:00Z"/>
  <w16cex:commentExtensible w16cex:durableId="56902368" w16cex:dateUtc="2025-03-21T22:33:00Z"/>
  <w16cex:commentExtensible w16cex:durableId="29909B91" w16cex:dateUtc="2025-03-21T22:50:00Z"/>
  <w16cex:commentExtensible w16cex:durableId="5D595A2C" w16cex:dateUtc="2025-03-21T22:43:00Z"/>
  <w16cex:commentExtensible w16cex:durableId="6E7AC2BB" w16cex:dateUtc="2025-03-21T2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E7F0D86" w16cid:durableId="03C7236D"/>
  <w16cid:commentId w16cid:paraId="5C2448E0" w16cid:durableId="621C26A8"/>
  <w16cid:commentId w16cid:paraId="62F9CF14" w16cid:durableId="79EBDC3C"/>
  <w16cid:commentId w16cid:paraId="00524244" w16cid:durableId="560F7199"/>
  <w16cid:commentId w16cid:paraId="220E408D" w16cid:durableId="1A64133D"/>
  <w16cid:commentId w16cid:paraId="3BA34694" w16cid:durableId="096B79D0"/>
  <w16cid:commentId w16cid:paraId="2407E73E" w16cid:durableId="13DCA2CD"/>
  <w16cid:commentId w16cid:paraId="55BB7D1A" w16cid:durableId="5E97D346"/>
  <w16cid:commentId w16cid:paraId="065A6A4E" w16cid:durableId="1100B58B"/>
  <w16cid:commentId w16cid:paraId="74D1FA3C" w16cid:durableId="737767F0"/>
  <w16cid:commentId w16cid:paraId="57A34133" w16cid:durableId="7A429222"/>
  <w16cid:commentId w16cid:paraId="1089D0CE" w16cid:durableId="5C8BF6AB"/>
  <w16cid:commentId w16cid:paraId="0768BFBF" w16cid:durableId="7557BA30"/>
  <w16cid:commentId w16cid:paraId="6D4337F0" w16cid:durableId="71B41D90"/>
  <w16cid:commentId w16cid:paraId="02F8B81C" w16cid:durableId="3438F1E1"/>
  <w16cid:commentId w16cid:paraId="72FB5F25" w16cid:durableId="6FF0B364"/>
  <w16cid:commentId w16cid:paraId="5045CCF8" w16cid:durableId="13BF0687"/>
  <w16cid:commentId w16cid:paraId="5A8E6202" w16cid:durableId="2425F501"/>
  <w16cid:commentId w16cid:paraId="4472D2AD" w16cid:durableId="41BF6DCA"/>
  <w16cid:commentId w16cid:paraId="7F1248D6" w16cid:durableId="37615E11"/>
  <w16cid:commentId w16cid:paraId="15A9EE87" w16cid:durableId="4118753B"/>
  <w16cid:commentId w16cid:paraId="6527C236" w16cid:durableId="7A0277A7"/>
  <w16cid:commentId w16cid:paraId="56A739A2" w16cid:durableId="40BA6CD2"/>
  <w16cid:commentId w16cid:paraId="485D93DE" w16cid:durableId="5F578B70"/>
  <w16cid:commentId w16cid:paraId="68D253A6" w16cid:durableId="2CA63E92"/>
  <w16cid:commentId w16cid:paraId="2D994F0E" w16cid:durableId="7E8713AD"/>
  <w16cid:commentId w16cid:paraId="2638BD55" w16cid:durableId="75343B02"/>
  <w16cid:commentId w16cid:paraId="49AF8CA2" w16cid:durableId="784AADF7"/>
  <w16cid:commentId w16cid:paraId="6B47C2D3" w16cid:durableId="44CAA9DC"/>
  <w16cid:commentId w16cid:paraId="309C5302" w16cid:durableId="491ED816"/>
  <w16cid:commentId w16cid:paraId="281FAB80" w16cid:durableId="2522E340"/>
  <w16cid:commentId w16cid:paraId="3566F5D8" w16cid:durableId="5BF3863C"/>
  <w16cid:commentId w16cid:paraId="654DAE5F" w16cid:durableId="2074D33D"/>
  <w16cid:commentId w16cid:paraId="7237EAD1" w16cid:durableId="5A3685B8"/>
  <w16cid:commentId w16cid:paraId="4DF3F821" w16cid:durableId="6F9A8611"/>
  <w16cid:commentId w16cid:paraId="4132B923" w16cid:durableId="68257092"/>
  <w16cid:commentId w16cid:paraId="65E28A30" w16cid:durableId="56902368"/>
  <w16cid:commentId w16cid:paraId="60D3851A" w16cid:durableId="29909B91"/>
  <w16cid:commentId w16cid:paraId="56DC1E5A" w16cid:durableId="5D595A2C"/>
  <w16cid:commentId w16cid:paraId="558535CA" w16cid:durableId="6E7AC2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3E5CB" w14:textId="77777777" w:rsidR="00B462ED" w:rsidRDefault="00B462ED" w:rsidP="0062785F">
      <w:pPr>
        <w:spacing w:after="0" w:line="240" w:lineRule="auto"/>
      </w:pPr>
      <w:r>
        <w:separator/>
      </w:r>
    </w:p>
  </w:endnote>
  <w:endnote w:type="continuationSeparator" w:id="0">
    <w:p w14:paraId="659304BF" w14:textId="77777777" w:rsidR="00B462ED" w:rsidRDefault="00B462ED" w:rsidP="0062785F">
      <w:pPr>
        <w:spacing w:after="0" w:line="240" w:lineRule="auto"/>
      </w:pPr>
      <w:r>
        <w:continuationSeparator/>
      </w:r>
    </w:p>
  </w:endnote>
  <w:endnote w:type="continuationNotice" w:id="1">
    <w:p w14:paraId="6B3BD0AD" w14:textId="77777777" w:rsidR="00B462ED" w:rsidRDefault="00B462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7006D9" w14:textId="77777777" w:rsidR="00B462ED" w:rsidRDefault="00B462ED" w:rsidP="0062785F">
      <w:pPr>
        <w:spacing w:after="0" w:line="240" w:lineRule="auto"/>
      </w:pPr>
      <w:r>
        <w:separator/>
      </w:r>
    </w:p>
  </w:footnote>
  <w:footnote w:type="continuationSeparator" w:id="0">
    <w:p w14:paraId="2E1AC719" w14:textId="77777777" w:rsidR="00B462ED" w:rsidRDefault="00B462ED" w:rsidP="0062785F">
      <w:pPr>
        <w:spacing w:after="0" w:line="240" w:lineRule="auto"/>
      </w:pPr>
      <w:r>
        <w:continuationSeparator/>
      </w:r>
    </w:p>
  </w:footnote>
  <w:footnote w:type="continuationNotice" w:id="1">
    <w:p w14:paraId="52C4FF70" w14:textId="77777777" w:rsidR="00B462ED" w:rsidRDefault="00B462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3BC50" w14:textId="54FE6BC3" w:rsidR="00F74A25" w:rsidRDefault="00F74A25" w:rsidP="002B542B">
    <w:pPr>
      <w:pStyle w:val="Header"/>
      <w:tabs>
        <w:tab w:val="clear" w:pos="4680"/>
        <w:tab w:val="clear" w:pos="9360"/>
      </w:tabs>
      <w:ind w:left="1152"/>
      <w:jc w:val="right"/>
      <w:rPr>
        <w:color w:val="8496B0" w:themeColor="text2" w:themeTint="99"/>
        <w:sz w:val="24"/>
        <w:szCs w:val="24"/>
      </w:rPr>
    </w:pPr>
    <w:r>
      <w:rPr>
        <w:color w:val="8496B0" w:themeColor="text2" w:themeTint="99"/>
        <w:sz w:val="24"/>
        <w:szCs w:val="24"/>
      </w:rPr>
      <w:ptab w:relativeTo="margin" w:alignment="left" w:leader="none"/>
    </w:r>
    <w:r w:rsidR="0062785F">
      <w:rPr>
        <w:color w:val="8496B0" w:themeColor="text2" w:themeTint="99"/>
        <w:sz w:val="24"/>
        <w:szCs w:val="24"/>
      </w:rPr>
      <w:t xml:space="preserve">Page </w:t>
    </w:r>
    <w:r w:rsidR="0062785F">
      <w:rPr>
        <w:color w:val="8496B0" w:themeColor="text2" w:themeTint="99"/>
        <w:sz w:val="24"/>
        <w:szCs w:val="24"/>
      </w:rPr>
      <w:fldChar w:fldCharType="begin"/>
    </w:r>
    <w:r w:rsidR="0062785F">
      <w:rPr>
        <w:color w:val="8496B0" w:themeColor="text2" w:themeTint="99"/>
        <w:sz w:val="24"/>
        <w:szCs w:val="24"/>
      </w:rPr>
      <w:instrText xml:space="preserve"> PAGE   \* MERGEFORMAT </w:instrText>
    </w:r>
    <w:r w:rsidR="0062785F">
      <w:rPr>
        <w:color w:val="8496B0" w:themeColor="text2" w:themeTint="99"/>
        <w:sz w:val="24"/>
        <w:szCs w:val="24"/>
      </w:rPr>
      <w:fldChar w:fldCharType="separate"/>
    </w:r>
    <w:r w:rsidR="0062785F">
      <w:rPr>
        <w:noProof/>
        <w:color w:val="8496B0" w:themeColor="text2" w:themeTint="99"/>
        <w:sz w:val="24"/>
        <w:szCs w:val="24"/>
      </w:rPr>
      <w:t>2</w:t>
    </w:r>
    <w:r w:rsidR="0062785F">
      <w:rPr>
        <w:color w:val="8496B0" w:themeColor="text2" w:themeTint="99"/>
        <w:sz w:val="24"/>
        <w:szCs w:val="24"/>
      </w:rPr>
      <w:fldChar w:fldCharType="end"/>
    </w:r>
  </w:p>
  <w:p w14:paraId="6D98EDA5" w14:textId="1EE1BC38" w:rsidR="00B23226" w:rsidRDefault="00B232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45ED"/>
    <w:multiLevelType w:val="hybridMultilevel"/>
    <w:tmpl w:val="96CC87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B94406"/>
    <w:multiLevelType w:val="hybridMultilevel"/>
    <w:tmpl w:val="2D50DE8C"/>
    <w:lvl w:ilvl="0" w:tplc="AC8020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A3765"/>
    <w:multiLevelType w:val="hybridMultilevel"/>
    <w:tmpl w:val="B1B85A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A25ED5"/>
    <w:multiLevelType w:val="hybridMultilevel"/>
    <w:tmpl w:val="2020E2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85260"/>
    <w:multiLevelType w:val="hybridMultilevel"/>
    <w:tmpl w:val="915C1BC8"/>
    <w:lvl w:ilvl="0" w:tplc="04090017">
      <w:start w:val="1"/>
      <w:numFmt w:val="lowerLetter"/>
      <w:lvlText w:val="%1)"/>
      <w:lvlJc w:val="left"/>
      <w:pPr>
        <w:ind w:left="810" w:hanging="360"/>
      </w:pPr>
    </w:lvl>
    <w:lvl w:ilvl="1" w:tplc="04090019">
      <w:start w:val="1"/>
      <w:numFmt w:val="lowerLetter"/>
      <w:lvlText w:val="%2."/>
      <w:lvlJc w:val="left"/>
      <w:pPr>
        <w:ind w:left="1440" w:hanging="360"/>
      </w:pPr>
    </w:lvl>
    <w:lvl w:ilvl="2" w:tplc="E61AF940">
      <w:start w:val="1"/>
      <w:numFmt w:val="lowerRoman"/>
      <w:lvlText w:val="%3."/>
      <w:lvlJc w:val="right"/>
      <w:pPr>
        <w:ind w:left="1980" w:hanging="180"/>
      </w:pPr>
      <w:rPr>
        <w:b w:val="0"/>
        <w:bCs w:val="0"/>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F2F76"/>
    <w:multiLevelType w:val="multilevel"/>
    <w:tmpl w:val="45428A7C"/>
    <w:lvl w:ilvl="0">
      <w:start w:val="1"/>
      <w:numFmt w:val="decimal"/>
      <w:pStyle w:val="TOC2"/>
      <w:lvlText w:val="%1."/>
      <w:lvlJc w:val="left"/>
      <w:pPr>
        <w:ind w:left="580" w:hanging="360"/>
      </w:pPr>
    </w:lvl>
    <w:lvl w:ilvl="1">
      <w:start w:val="1"/>
      <w:numFmt w:val="decimal"/>
      <w:lvlText w:val="%1.%2."/>
      <w:lvlJc w:val="left"/>
      <w:pPr>
        <w:ind w:left="1012" w:hanging="432"/>
      </w:pPr>
    </w:lvl>
    <w:lvl w:ilvl="2">
      <w:start w:val="1"/>
      <w:numFmt w:val="decimal"/>
      <w:lvlText w:val="%1.%2.%3."/>
      <w:lvlJc w:val="left"/>
      <w:pPr>
        <w:ind w:left="1444" w:hanging="504"/>
      </w:pPr>
    </w:lvl>
    <w:lvl w:ilvl="3">
      <w:start w:val="1"/>
      <w:numFmt w:val="decimal"/>
      <w:lvlText w:val="%1.%2.%3.%4."/>
      <w:lvlJc w:val="left"/>
      <w:pPr>
        <w:ind w:left="1948" w:hanging="648"/>
      </w:pPr>
    </w:lvl>
    <w:lvl w:ilvl="4">
      <w:start w:val="1"/>
      <w:numFmt w:val="decimal"/>
      <w:lvlText w:val="%1.%2.%3.%4.%5."/>
      <w:lvlJc w:val="left"/>
      <w:pPr>
        <w:ind w:left="2452" w:hanging="792"/>
      </w:pPr>
    </w:lvl>
    <w:lvl w:ilvl="5">
      <w:start w:val="1"/>
      <w:numFmt w:val="decimal"/>
      <w:lvlText w:val="%1.%2.%3.%4.%5.%6."/>
      <w:lvlJc w:val="left"/>
      <w:pPr>
        <w:ind w:left="2956" w:hanging="936"/>
      </w:pPr>
    </w:lvl>
    <w:lvl w:ilvl="6">
      <w:start w:val="1"/>
      <w:numFmt w:val="decimal"/>
      <w:lvlText w:val="%1.%2.%3.%4.%5.%6.%7."/>
      <w:lvlJc w:val="left"/>
      <w:pPr>
        <w:ind w:left="3460" w:hanging="1080"/>
      </w:pPr>
    </w:lvl>
    <w:lvl w:ilvl="7">
      <w:start w:val="1"/>
      <w:numFmt w:val="decimal"/>
      <w:lvlText w:val="%1.%2.%3.%4.%5.%6.%7.%8."/>
      <w:lvlJc w:val="left"/>
      <w:pPr>
        <w:ind w:left="3964" w:hanging="1224"/>
      </w:pPr>
    </w:lvl>
    <w:lvl w:ilvl="8">
      <w:start w:val="1"/>
      <w:numFmt w:val="decimal"/>
      <w:lvlText w:val="%1.%2.%3.%4.%5.%6.%7.%8.%9."/>
      <w:lvlJc w:val="left"/>
      <w:pPr>
        <w:ind w:left="4540" w:hanging="1440"/>
      </w:pPr>
    </w:lvl>
  </w:abstractNum>
  <w:abstractNum w:abstractNumId="6" w15:restartNumberingAfterBreak="0">
    <w:nsid w:val="0EF176BB"/>
    <w:multiLevelType w:val="multilevel"/>
    <w:tmpl w:val="6DE43A86"/>
    <w:lvl w:ilvl="0">
      <w:start w:val="1"/>
      <w:numFmt w:val="decimal"/>
      <w:lvlText w:val="%1."/>
      <w:lvlJc w:val="left"/>
      <w:pPr>
        <w:ind w:left="580" w:hanging="360"/>
      </w:pPr>
    </w:lvl>
    <w:lvl w:ilvl="1">
      <w:start w:val="1"/>
      <w:numFmt w:val="decimal"/>
      <w:lvlText w:val="%1.%2."/>
      <w:lvlJc w:val="left"/>
      <w:pPr>
        <w:ind w:left="1012" w:hanging="432"/>
      </w:pPr>
    </w:lvl>
    <w:lvl w:ilvl="2">
      <w:start w:val="1"/>
      <w:numFmt w:val="decimal"/>
      <w:lvlText w:val="%1.%2.%3."/>
      <w:lvlJc w:val="left"/>
      <w:pPr>
        <w:ind w:left="1444" w:hanging="504"/>
      </w:pPr>
    </w:lvl>
    <w:lvl w:ilvl="3">
      <w:start w:val="1"/>
      <w:numFmt w:val="decimal"/>
      <w:lvlText w:val="%1.%2.%3.%4."/>
      <w:lvlJc w:val="left"/>
      <w:pPr>
        <w:ind w:left="1948" w:hanging="648"/>
      </w:pPr>
    </w:lvl>
    <w:lvl w:ilvl="4">
      <w:start w:val="1"/>
      <w:numFmt w:val="decimal"/>
      <w:lvlText w:val="%1.%2.%3.%4.%5."/>
      <w:lvlJc w:val="left"/>
      <w:pPr>
        <w:ind w:left="2452" w:hanging="792"/>
      </w:pPr>
    </w:lvl>
    <w:lvl w:ilvl="5">
      <w:start w:val="1"/>
      <w:numFmt w:val="decimal"/>
      <w:lvlText w:val="%1.%2.%3.%4.%5.%6."/>
      <w:lvlJc w:val="left"/>
      <w:pPr>
        <w:ind w:left="2956" w:hanging="936"/>
      </w:pPr>
    </w:lvl>
    <w:lvl w:ilvl="6">
      <w:start w:val="1"/>
      <w:numFmt w:val="decimal"/>
      <w:lvlText w:val="%1.%2.%3.%4.%5.%6.%7."/>
      <w:lvlJc w:val="left"/>
      <w:pPr>
        <w:ind w:left="3460" w:hanging="1080"/>
      </w:pPr>
    </w:lvl>
    <w:lvl w:ilvl="7">
      <w:start w:val="1"/>
      <w:numFmt w:val="decimal"/>
      <w:lvlText w:val="%1.%2.%3.%4.%5.%6.%7.%8."/>
      <w:lvlJc w:val="left"/>
      <w:pPr>
        <w:ind w:left="3964" w:hanging="1224"/>
      </w:pPr>
    </w:lvl>
    <w:lvl w:ilvl="8">
      <w:start w:val="1"/>
      <w:numFmt w:val="decimal"/>
      <w:lvlText w:val="%1.%2.%3.%4.%5.%6.%7.%8.%9."/>
      <w:lvlJc w:val="left"/>
      <w:pPr>
        <w:ind w:left="4540" w:hanging="1440"/>
      </w:pPr>
    </w:lvl>
  </w:abstractNum>
  <w:abstractNum w:abstractNumId="7" w15:restartNumberingAfterBreak="0">
    <w:nsid w:val="1EFC7316"/>
    <w:multiLevelType w:val="multilevel"/>
    <w:tmpl w:val="30684A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6EB47A5"/>
    <w:multiLevelType w:val="hybridMultilevel"/>
    <w:tmpl w:val="9610935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4F0661"/>
    <w:multiLevelType w:val="hybridMultilevel"/>
    <w:tmpl w:val="DD848F1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63E7A"/>
    <w:multiLevelType w:val="multilevel"/>
    <w:tmpl w:val="3DCC117C"/>
    <w:lvl w:ilvl="0">
      <w:start w:val="1"/>
      <w:numFmt w:val="decimal"/>
      <w:pStyle w:val="TOC1"/>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C945BCE"/>
    <w:multiLevelType w:val="hybridMultilevel"/>
    <w:tmpl w:val="6BC4B5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1122D9D"/>
    <w:multiLevelType w:val="hybridMultilevel"/>
    <w:tmpl w:val="15A498C6"/>
    <w:lvl w:ilvl="0" w:tplc="6D06EDBE">
      <w:start w:val="113"/>
      <w:numFmt w:val="decimal"/>
      <w:lvlText w:val="%1"/>
      <w:lvlJc w:val="left"/>
      <w:pPr>
        <w:ind w:left="720" w:hanging="360"/>
      </w:pPr>
      <w:rPr>
        <w:rFonts w:ascii="Calibri" w:hAnsi="Calibr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350E0"/>
    <w:multiLevelType w:val="hybridMultilevel"/>
    <w:tmpl w:val="8F5EB11E"/>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B947B8"/>
    <w:multiLevelType w:val="hybridMultilevel"/>
    <w:tmpl w:val="A6406DE6"/>
    <w:lvl w:ilvl="0" w:tplc="2AF8D1D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62ED9"/>
    <w:multiLevelType w:val="hybridMultilevel"/>
    <w:tmpl w:val="7D70A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DA32CD"/>
    <w:multiLevelType w:val="hybridMultilevel"/>
    <w:tmpl w:val="3A6A45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83608A"/>
    <w:multiLevelType w:val="hybridMultilevel"/>
    <w:tmpl w:val="969E96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63F0417"/>
    <w:multiLevelType w:val="multilevel"/>
    <w:tmpl w:val="DF2C5E7A"/>
    <w:lvl w:ilvl="0">
      <w:start w:val="1"/>
      <w:numFmt w:val="decimal"/>
      <w:pStyle w:val="TOC1"/>
      <w:lvlText w:val="%1."/>
      <w:lvlJc w:val="left"/>
      <w:pPr>
        <w:ind w:left="800" w:hanging="360"/>
      </w:pPr>
    </w:lvl>
    <w:lvl w:ilvl="1">
      <w:start w:val="1"/>
      <w:numFmt w:val="decimal"/>
      <w:pStyle w:val="TOC2"/>
      <w:lvlText w:val="%1.%2."/>
      <w:lvlJc w:val="left"/>
      <w:pPr>
        <w:ind w:left="1232" w:hanging="432"/>
      </w:pPr>
    </w:lvl>
    <w:lvl w:ilvl="2">
      <w:start w:val="1"/>
      <w:numFmt w:val="decimal"/>
      <w:pStyle w:val="TOC3"/>
      <w:lvlText w:val="%1.%2.%3."/>
      <w:lvlJc w:val="left"/>
      <w:pPr>
        <w:ind w:left="1664" w:hanging="504"/>
      </w:pPr>
    </w:lvl>
    <w:lvl w:ilvl="3">
      <w:start w:val="1"/>
      <w:numFmt w:val="decimal"/>
      <w:lvlText w:val="%1.%2.%3.%4."/>
      <w:lvlJc w:val="left"/>
      <w:pPr>
        <w:ind w:left="2168" w:hanging="648"/>
      </w:pPr>
    </w:lvl>
    <w:lvl w:ilvl="4">
      <w:start w:val="1"/>
      <w:numFmt w:val="decimal"/>
      <w:lvlText w:val="%1.%2.%3.%4.%5."/>
      <w:lvlJc w:val="left"/>
      <w:pPr>
        <w:ind w:left="2672" w:hanging="792"/>
      </w:pPr>
    </w:lvl>
    <w:lvl w:ilvl="5">
      <w:start w:val="1"/>
      <w:numFmt w:val="decimal"/>
      <w:lvlText w:val="%1.%2.%3.%4.%5.%6."/>
      <w:lvlJc w:val="left"/>
      <w:pPr>
        <w:ind w:left="3176" w:hanging="936"/>
      </w:pPr>
    </w:lvl>
    <w:lvl w:ilvl="6">
      <w:start w:val="1"/>
      <w:numFmt w:val="decimal"/>
      <w:lvlText w:val="%1.%2.%3.%4.%5.%6.%7."/>
      <w:lvlJc w:val="left"/>
      <w:pPr>
        <w:ind w:left="3680" w:hanging="1080"/>
      </w:pPr>
    </w:lvl>
    <w:lvl w:ilvl="7">
      <w:start w:val="1"/>
      <w:numFmt w:val="decimal"/>
      <w:lvlText w:val="%1.%2.%3.%4.%5.%6.%7.%8."/>
      <w:lvlJc w:val="left"/>
      <w:pPr>
        <w:ind w:left="4184" w:hanging="1224"/>
      </w:pPr>
    </w:lvl>
    <w:lvl w:ilvl="8">
      <w:start w:val="1"/>
      <w:numFmt w:val="decimal"/>
      <w:lvlText w:val="%1.%2.%3.%4.%5.%6.%7.%8.%9."/>
      <w:lvlJc w:val="left"/>
      <w:pPr>
        <w:ind w:left="4760" w:hanging="1440"/>
      </w:pPr>
    </w:lvl>
  </w:abstractNum>
  <w:abstractNum w:abstractNumId="19" w15:restartNumberingAfterBreak="0">
    <w:nsid w:val="5E6D57CB"/>
    <w:multiLevelType w:val="hybridMultilevel"/>
    <w:tmpl w:val="8F5EB11E"/>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16192A"/>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6324F3D"/>
    <w:multiLevelType w:val="hybridMultilevel"/>
    <w:tmpl w:val="FCEC87FC"/>
    <w:lvl w:ilvl="0" w:tplc="187CD3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6917D5"/>
    <w:multiLevelType w:val="hybridMultilevel"/>
    <w:tmpl w:val="02B09B0E"/>
    <w:lvl w:ilvl="0" w:tplc="1D5CC78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9462EB"/>
    <w:multiLevelType w:val="hybridMultilevel"/>
    <w:tmpl w:val="47F296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8A42199"/>
    <w:multiLevelType w:val="hybridMultilevel"/>
    <w:tmpl w:val="662E91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D632D73"/>
    <w:multiLevelType w:val="hybridMultilevel"/>
    <w:tmpl w:val="899248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DF804C7"/>
    <w:multiLevelType w:val="multilevel"/>
    <w:tmpl w:val="0F84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769A4"/>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A83850"/>
    <w:multiLevelType w:val="multilevel"/>
    <w:tmpl w:val="6BA046B8"/>
    <w:lvl w:ilvl="0">
      <w:start w:val="1"/>
      <w:numFmt w:val="decimal"/>
      <w:pStyle w:val="TOC3"/>
      <w:lvlText w:val="%1."/>
      <w:lvlJc w:val="left"/>
      <w:pPr>
        <w:ind w:left="800" w:hanging="360"/>
      </w:pPr>
    </w:lvl>
    <w:lvl w:ilvl="1">
      <w:start w:val="1"/>
      <w:numFmt w:val="decimal"/>
      <w:lvlText w:val="%1.%2."/>
      <w:lvlJc w:val="left"/>
      <w:pPr>
        <w:ind w:left="1232" w:hanging="432"/>
      </w:pPr>
    </w:lvl>
    <w:lvl w:ilvl="2">
      <w:start w:val="1"/>
      <w:numFmt w:val="decimal"/>
      <w:lvlText w:val="%1.%2.%3."/>
      <w:lvlJc w:val="left"/>
      <w:pPr>
        <w:ind w:left="1664" w:hanging="504"/>
      </w:pPr>
    </w:lvl>
    <w:lvl w:ilvl="3">
      <w:start w:val="1"/>
      <w:numFmt w:val="decimal"/>
      <w:lvlText w:val="%1.%2.%3.%4."/>
      <w:lvlJc w:val="left"/>
      <w:pPr>
        <w:ind w:left="2168" w:hanging="648"/>
      </w:pPr>
    </w:lvl>
    <w:lvl w:ilvl="4">
      <w:start w:val="1"/>
      <w:numFmt w:val="decimal"/>
      <w:lvlText w:val="%1.%2.%3.%4.%5."/>
      <w:lvlJc w:val="left"/>
      <w:pPr>
        <w:ind w:left="2672" w:hanging="792"/>
      </w:pPr>
    </w:lvl>
    <w:lvl w:ilvl="5">
      <w:start w:val="1"/>
      <w:numFmt w:val="decimal"/>
      <w:lvlText w:val="%1.%2.%3.%4.%5.%6."/>
      <w:lvlJc w:val="left"/>
      <w:pPr>
        <w:ind w:left="3176" w:hanging="936"/>
      </w:pPr>
    </w:lvl>
    <w:lvl w:ilvl="6">
      <w:start w:val="1"/>
      <w:numFmt w:val="decimal"/>
      <w:lvlText w:val="%1.%2.%3.%4.%5.%6.%7."/>
      <w:lvlJc w:val="left"/>
      <w:pPr>
        <w:ind w:left="3680" w:hanging="1080"/>
      </w:pPr>
    </w:lvl>
    <w:lvl w:ilvl="7">
      <w:start w:val="1"/>
      <w:numFmt w:val="decimal"/>
      <w:lvlText w:val="%1.%2.%3.%4.%5.%6.%7.%8."/>
      <w:lvlJc w:val="left"/>
      <w:pPr>
        <w:ind w:left="4184" w:hanging="1224"/>
      </w:pPr>
    </w:lvl>
    <w:lvl w:ilvl="8">
      <w:start w:val="1"/>
      <w:numFmt w:val="decimal"/>
      <w:lvlText w:val="%1.%2.%3.%4.%5.%6.%7.%8.%9."/>
      <w:lvlJc w:val="left"/>
      <w:pPr>
        <w:ind w:left="4760" w:hanging="1440"/>
      </w:pPr>
    </w:lvl>
  </w:abstractNum>
  <w:abstractNum w:abstractNumId="29" w15:restartNumberingAfterBreak="0">
    <w:nsid w:val="760F74F6"/>
    <w:multiLevelType w:val="hybridMultilevel"/>
    <w:tmpl w:val="5FCC7972"/>
    <w:lvl w:ilvl="0" w:tplc="119C144E">
      <w:start w:val="4"/>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BF23374"/>
    <w:multiLevelType w:val="hybridMultilevel"/>
    <w:tmpl w:val="2CEA9C6C"/>
    <w:lvl w:ilvl="0" w:tplc="65B094A8">
      <w:start w:val="1"/>
      <w:numFmt w:val="decimal"/>
      <w:lvlText w:val="%1."/>
      <w:lvlJc w:val="left"/>
      <w:pPr>
        <w:ind w:left="1020" w:hanging="360"/>
      </w:pPr>
    </w:lvl>
    <w:lvl w:ilvl="1" w:tplc="8A80E5A6">
      <w:start w:val="1"/>
      <w:numFmt w:val="decimal"/>
      <w:lvlText w:val="%2."/>
      <w:lvlJc w:val="left"/>
      <w:pPr>
        <w:ind w:left="1020" w:hanging="360"/>
      </w:pPr>
    </w:lvl>
    <w:lvl w:ilvl="2" w:tplc="AA620B9C">
      <w:start w:val="1"/>
      <w:numFmt w:val="decimal"/>
      <w:lvlText w:val="%3."/>
      <w:lvlJc w:val="left"/>
      <w:pPr>
        <w:ind w:left="1020" w:hanging="360"/>
      </w:pPr>
    </w:lvl>
    <w:lvl w:ilvl="3" w:tplc="A77E1DDE">
      <w:start w:val="1"/>
      <w:numFmt w:val="decimal"/>
      <w:lvlText w:val="%4."/>
      <w:lvlJc w:val="left"/>
      <w:pPr>
        <w:ind w:left="1020" w:hanging="360"/>
      </w:pPr>
    </w:lvl>
    <w:lvl w:ilvl="4" w:tplc="345AC4FA">
      <w:start w:val="1"/>
      <w:numFmt w:val="decimal"/>
      <w:lvlText w:val="%5."/>
      <w:lvlJc w:val="left"/>
      <w:pPr>
        <w:ind w:left="1020" w:hanging="360"/>
      </w:pPr>
    </w:lvl>
    <w:lvl w:ilvl="5" w:tplc="56742B70">
      <w:start w:val="1"/>
      <w:numFmt w:val="decimal"/>
      <w:lvlText w:val="%6."/>
      <w:lvlJc w:val="left"/>
      <w:pPr>
        <w:ind w:left="1020" w:hanging="360"/>
      </w:pPr>
    </w:lvl>
    <w:lvl w:ilvl="6" w:tplc="E67E05A6">
      <w:start w:val="1"/>
      <w:numFmt w:val="decimal"/>
      <w:lvlText w:val="%7."/>
      <w:lvlJc w:val="left"/>
      <w:pPr>
        <w:ind w:left="1020" w:hanging="360"/>
      </w:pPr>
    </w:lvl>
    <w:lvl w:ilvl="7" w:tplc="F85A2B1A">
      <w:start w:val="1"/>
      <w:numFmt w:val="decimal"/>
      <w:lvlText w:val="%8."/>
      <w:lvlJc w:val="left"/>
      <w:pPr>
        <w:ind w:left="1020" w:hanging="360"/>
      </w:pPr>
    </w:lvl>
    <w:lvl w:ilvl="8" w:tplc="CEB0BB1A">
      <w:start w:val="1"/>
      <w:numFmt w:val="decimal"/>
      <w:lvlText w:val="%9."/>
      <w:lvlJc w:val="left"/>
      <w:pPr>
        <w:ind w:left="1020" w:hanging="360"/>
      </w:pPr>
    </w:lvl>
  </w:abstractNum>
  <w:abstractNum w:abstractNumId="31" w15:restartNumberingAfterBreak="0">
    <w:nsid w:val="7D10166B"/>
    <w:multiLevelType w:val="hybridMultilevel"/>
    <w:tmpl w:val="7EA856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996206"/>
    <w:multiLevelType w:val="hybridMultilevel"/>
    <w:tmpl w:val="88C45D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184783">
    <w:abstractNumId w:val="32"/>
  </w:num>
  <w:num w:numId="2" w16cid:durableId="1127893884">
    <w:abstractNumId w:val="9"/>
  </w:num>
  <w:num w:numId="3" w16cid:durableId="889540613">
    <w:abstractNumId w:val="8"/>
  </w:num>
  <w:num w:numId="4" w16cid:durableId="1718509589">
    <w:abstractNumId w:val="1"/>
  </w:num>
  <w:num w:numId="5" w16cid:durableId="922371884">
    <w:abstractNumId w:val="14"/>
  </w:num>
  <w:num w:numId="6" w16cid:durableId="756436900">
    <w:abstractNumId w:val="21"/>
  </w:num>
  <w:num w:numId="7" w16cid:durableId="948076491">
    <w:abstractNumId w:val="26"/>
  </w:num>
  <w:num w:numId="8" w16cid:durableId="711618376">
    <w:abstractNumId w:val="30"/>
  </w:num>
  <w:num w:numId="9" w16cid:durableId="573665230">
    <w:abstractNumId w:val="22"/>
  </w:num>
  <w:num w:numId="10" w16cid:durableId="1025404209">
    <w:abstractNumId w:val="15"/>
  </w:num>
  <w:num w:numId="11" w16cid:durableId="1728408186">
    <w:abstractNumId w:val="4"/>
  </w:num>
  <w:num w:numId="12" w16cid:durableId="1064840688">
    <w:abstractNumId w:val="31"/>
  </w:num>
  <w:num w:numId="13" w16cid:durableId="580221093">
    <w:abstractNumId w:val="12"/>
  </w:num>
  <w:num w:numId="14" w16cid:durableId="831221019">
    <w:abstractNumId w:val="23"/>
  </w:num>
  <w:num w:numId="15" w16cid:durableId="1674795430">
    <w:abstractNumId w:val="25"/>
  </w:num>
  <w:num w:numId="16" w16cid:durableId="1519809989">
    <w:abstractNumId w:val="19"/>
  </w:num>
  <w:num w:numId="17" w16cid:durableId="1797092844">
    <w:abstractNumId w:val="13"/>
  </w:num>
  <w:num w:numId="18" w16cid:durableId="291516822">
    <w:abstractNumId w:val="0"/>
  </w:num>
  <w:num w:numId="19" w16cid:durableId="311257164">
    <w:abstractNumId w:val="2"/>
  </w:num>
  <w:num w:numId="20" w16cid:durableId="295720466">
    <w:abstractNumId w:val="11"/>
  </w:num>
  <w:num w:numId="21" w16cid:durableId="1095175194">
    <w:abstractNumId w:val="24"/>
  </w:num>
  <w:num w:numId="22" w16cid:durableId="227494286">
    <w:abstractNumId w:val="3"/>
  </w:num>
  <w:num w:numId="23" w16cid:durableId="1533609281">
    <w:abstractNumId w:val="17"/>
  </w:num>
  <w:num w:numId="24" w16cid:durableId="1167016985">
    <w:abstractNumId w:val="16"/>
  </w:num>
  <w:num w:numId="25" w16cid:durableId="1762023656">
    <w:abstractNumId w:val="29"/>
  </w:num>
  <w:num w:numId="26" w16cid:durableId="989484388">
    <w:abstractNumId w:val="10"/>
  </w:num>
  <w:num w:numId="27" w16cid:durableId="852308461">
    <w:abstractNumId w:val="5"/>
  </w:num>
  <w:num w:numId="28" w16cid:durableId="112678293">
    <w:abstractNumId w:val="27"/>
  </w:num>
  <w:num w:numId="29" w16cid:durableId="812672095">
    <w:abstractNumId w:val="20"/>
  </w:num>
  <w:num w:numId="30" w16cid:durableId="1065102077">
    <w:abstractNumId w:val="28"/>
  </w:num>
  <w:num w:numId="31" w16cid:durableId="1900169051">
    <w:abstractNumId w:val="7"/>
  </w:num>
  <w:num w:numId="32" w16cid:durableId="168984291">
    <w:abstractNumId w:val="6"/>
  </w:num>
  <w:num w:numId="33" w16cid:durableId="186027036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 Lougen">
    <w15:presenceInfo w15:providerId="Windows Live" w15:userId="18684f2d521eed3b"/>
  </w15:person>
  <w15:person w15:author="Daniel Lougen [2]">
    <w15:presenceInfo w15:providerId="AD" w15:userId="S::dlougen2@uoregon.edu::9a0c4d81-cc90-45cc-9a5f-dc481604cb0b"/>
  </w15:person>
  <w15:person w15:author="Paul Dassonville">
    <w15:presenceInfo w15:providerId="AD" w15:userId="S::prd@uoregon.edu::43eb1ed5-9fd2-4bad-bc1e-e2c22486a7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trackRevisions/>
  <w:defaultTabStop w:val="720"/>
  <w:characterSpacingControl w:val="doNotCompress"/>
  <w:hdrShapeDefaults>
    <o:shapedefaults v:ext="edit" spidmax="2050" fillcolor="white" stroke="f">
      <v:fill color="white"/>
      <v:stroke on="f"/>
      <v:textbox style="mso-fit-shape-to-text:t"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25"/>
    <w:rsid w:val="000000F2"/>
    <w:rsid w:val="0000041E"/>
    <w:rsid w:val="00000967"/>
    <w:rsid w:val="00000B3C"/>
    <w:rsid w:val="000031CB"/>
    <w:rsid w:val="000032AF"/>
    <w:rsid w:val="000036FD"/>
    <w:rsid w:val="00004937"/>
    <w:rsid w:val="00005960"/>
    <w:rsid w:val="0000669F"/>
    <w:rsid w:val="00007FBF"/>
    <w:rsid w:val="00011904"/>
    <w:rsid w:val="00011C9C"/>
    <w:rsid w:val="00012C4E"/>
    <w:rsid w:val="00012D78"/>
    <w:rsid w:val="00014754"/>
    <w:rsid w:val="000147C0"/>
    <w:rsid w:val="0001572A"/>
    <w:rsid w:val="000178C0"/>
    <w:rsid w:val="00017D6B"/>
    <w:rsid w:val="0002020F"/>
    <w:rsid w:val="00020C4E"/>
    <w:rsid w:val="00021F91"/>
    <w:rsid w:val="00022107"/>
    <w:rsid w:val="000227D9"/>
    <w:rsid w:val="000236B6"/>
    <w:rsid w:val="00023A6F"/>
    <w:rsid w:val="00023D36"/>
    <w:rsid w:val="00024495"/>
    <w:rsid w:val="00024DE9"/>
    <w:rsid w:val="00025609"/>
    <w:rsid w:val="00025CAF"/>
    <w:rsid w:val="0002652F"/>
    <w:rsid w:val="00027BEE"/>
    <w:rsid w:val="00027E89"/>
    <w:rsid w:val="000311F0"/>
    <w:rsid w:val="000317A2"/>
    <w:rsid w:val="000317F2"/>
    <w:rsid w:val="000318A9"/>
    <w:rsid w:val="000330F5"/>
    <w:rsid w:val="000331AB"/>
    <w:rsid w:val="000340B1"/>
    <w:rsid w:val="000343E0"/>
    <w:rsid w:val="00034B94"/>
    <w:rsid w:val="0003506C"/>
    <w:rsid w:val="00035654"/>
    <w:rsid w:val="000357F4"/>
    <w:rsid w:val="00037071"/>
    <w:rsid w:val="000375BA"/>
    <w:rsid w:val="000415A6"/>
    <w:rsid w:val="00041951"/>
    <w:rsid w:val="00042759"/>
    <w:rsid w:val="00042794"/>
    <w:rsid w:val="00042838"/>
    <w:rsid w:val="000429FA"/>
    <w:rsid w:val="0004318E"/>
    <w:rsid w:val="00044274"/>
    <w:rsid w:val="0004428B"/>
    <w:rsid w:val="00044543"/>
    <w:rsid w:val="00044FA4"/>
    <w:rsid w:val="00045AF5"/>
    <w:rsid w:val="00046A4E"/>
    <w:rsid w:val="00047AB9"/>
    <w:rsid w:val="00047D70"/>
    <w:rsid w:val="00047E82"/>
    <w:rsid w:val="00050CE6"/>
    <w:rsid w:val="0005196D"/>
    <w:rsid w:val="0005213D"/>
    <w:rsid w:val="0005319D"/>
    <w:rsid w:val="0005470C"/>
    <w:rsid w:val="0005524A"/>
    <w:rsid w:val="00055443"/>
    <w:rsid w:val="00055934"/>
    <w:rsid w:val="00056128"/>
    <w:rsid w:val="00056D1E"/>
    <w:rsid w:val="00057D98"/>
    <w:rsid w:val="00060C13"/>
    <w:rsid w:val="00062071"/>
    <w:rsid w:val="00062BA1"/>
    <w:rsid w:val="0006398F"/>
    <w:rsid w:val="00064321"/>
    <w:rsid w:val="000648BC"/>
    <w:rsid w:val="00064A41"/>
    <w:rsid w:val="00066719"/>
    <w:rsid w:val="00066B11"/>
    <w:rsid w:val="00066D81"/>
    <w:rsid w:val="00067001"/>
    <w:rsid w:val="000675E5"/>
    <w:rsid w:val="000702AE"/>
    <w:rsid w:val="000733D5"/>
    <w:rsid w:val="0007359E"/>
    <w:rsid w:val="000748D3"/>
    <w:rsid w:val="00074F8B"/>
    <w:rsid w:val="000763BF"/>
    <w:rsid w:val="000804FC"/>
    <w:rsid w:val="0008071B"/>
    <w:rsid w:val="0008181A"/>
    <w:rsid w:val="000825AD"/>
    <w:rsid w:val="0008283E"/>
    <w:rsid w:val="00083EA9"/>
    <w:rsid w:val="0008530F"/>
    <w:rsid w:val="00087012"/>
    <w:rsid w:val="00087097"/>
    <w:rsid w:val="0008721F"/>
    <w:rsid w:val="00090084"/>
    <w:rsid w:val="00090BF6"/>
    <w:rsid w:val="000915C9"/>
    <w:rsid w:val="00092707"/>
    <w:rsid w:val="00094052"/>
    <w:rsid w:val="00094651"/>
    <w:rsid w:val="0009530A"/>
    <w:rsid w:val="00096C2B"/>
    <w:rsid w:val="00096FFC"/>
    <w:rsid w:val="00097DD2"/>
    <w:rsid w:val="000A0951"/>
    <w:rsid w:val="000A0D86"/>
    <w:rsid w:val="000A178B"/>
    <w:rsid w:val="000A19E0"/>
    <w:rsid w:val="000A2B49"/>
    <w:rsid w:val="000A30D9"/>
    <w:rsid w:val="000A5B32"/>
    <w:rsid w:val="000A71A4"/>
    <w:rsid w:val="000B0766"/>
    <w:rsid w:val="000B2C17"/>
    <w:rsid w:val="000B5294"/>
    <w:rsid w:val="000B5836"/>
    <w:rsid w:val="000B59E1"/>
    <w:rsid w:val="000B668D"/>
    <w:rsid w:val="000B68C7"/>
    <w:rsid w:val="000B6A72"/>
    <w:rsid w:val="000C082F"/>
    <w:rsid w:val="000C1275"/>
    <w:rsid w:val="000C1FE0"/>
    <w:rsid w:val="000C39DF"/>
    <w:rsid w:val="000C3BB0"/>
    <w:rsid w:val="000C3CCB"/>
    <w:rsid w:val="000C3E91"/>
    <w:rsid w:val="000C57EB"/>
    <w:rsid w:val="000C5946"/>
    <w:rsid w:val="000C6664"/>
    <w:rsid w:val="000C68DE"/>
    <w:rsid w:val="000C6908"/>
    <w:rsid w:val="000C6B9B"/>
    <w:rsid w:val="000C6EF7"/>
    <w:rsid w:val="000C793E"/>
    <w:rsid w:val="000D0DA5"/>
    <w:rsid w:val="000D10AA"/>
    <w:rsid w:val="000D1434"/>
    <w:rsid w:val="000D17D0"/>
    <w:rsid w:val="000D1F2F"/>
    <w:rsid w:val="000D2BEF"/>
    <w:rsid w:val="000D4052"/>
    <w:rsid w:val="000D51AE"/>
    <w:rsid w:val="000D5530"/>
    <w:rsid w:val="000D6218"/>
    <w:rsid w:val="000D675B"/>
    <w:rsid w:val="000D6E82"/>
    <w:rsid w:val="000D75D8"/>
    <w:rsid w:val="000E0CB8"/>
    <w:rsid w:val="000E0D44"/>
    <w:rsid w:val="000E0D54"/>
    <w:rsid w:val="000E2B86"/>
    <w:rsid w:val="000E2BB6"/>
    <w:rsid w:val="000E3517"/>
    <w:rsid w:val="000E3C80"/>
    <w:rsid w:val="000E4064"/>
    <w:rsid w:val="000E5BFC"/>
    <w:rsid w:val="000E5C41"/>
    <w:rsid w:val="000E7C88"/>
    <w:rsid w:val="000F0B6C"/>
    <w:rsid w:val="000F1918"/>
    <w:rsid w:val="000F2762"/>
    <w:rsid w:val="000F3277"/>
    <w:rsid w:val="000F40B0"/>
    <w:rsid w:val="000F43AE"/>
    <w:rsid w:val="000F479A"/>
    <w:rsid w:val="000F4C75"/>
    <w:rsid w:val="000F5546"/>
    <w:rsid w:val="000F5B55"/>
    <w:rsid w:val="000F5FBC"/>
    <w:rsid w:val="000F6F7F"/>
    <w:rsid w:val="000F7B67"/>
    <w:rsid w:val="00101457"/>
    <w:rsid w:val="00101EAD"/>
    <w:rsid w:val="00102D57"/>
    <w:rsid w:val="0010312E"/>
    <w:rsid w:val="001034BB"/>
    <w:rsid w:val="00103932"/>
    <w:rsid w:val="00103A0D"/>
    <w:rsid w:val="001048B7"/>
    <w:rsid w:val="00105C77"/>
    <w:rsid w:val="00107599"/>
    <w:rsid w:val="001076FB"/>
    <w:rsid w:val="00110866"/>
    <w:rsid w:val="001108EA"/>
    <w:rsid w:val="00110C5B"/>
    <w:rsid w:val="001112BA"/>
    <w:rsid w:val="00111A43"/>
    <w:rsid w:val="00112091"/>
    <w:rsid w:val="001129D0"/>
    <w:rsid w:val="00112DC3"/>
    <w:rsid w:val="00112F5A"/>
    <w:rsid w:val="00113356"/>
    <w:rsid w:val="001146A5"/>
    <w:rsid w:val="00114C49"/>
    <w:rsid w:val="00114C63"/>
    <w:rsid w:val="00114D8E"/>
    <w:rsid w:val="00114F5C"/>
    <w:rsid w:val="0011531F"/>
    <w:rsid w:val="001157AB"/>
    <w:rsid w:val="00116473"/>
    <w:rsid w:val="00116B21"/>
    <w:rsid w:val="001176B1"/>
    <w:rsid w:val="001177D4"/>
    <w:rsid w:val="00117810"/>
    <w:rsid w:val="00120FE2"/>
    <w:rsid w:val="00121124"/>
    <w:rsid w:val="0012172D"/>
    <w:rsid w:val="001217B6"/>
    <w:rsid w:val="00121D1D"/>
    <w:rsid w:val="0012228E"/>
    <w:rsid w:val="00122B2B"/>
    <w:rsid w:val="00122CF3"/>
    <w:rsid w:val="0012398D"/>
    <w:rsid w:val="001243D0"/>
    <w:rsid w:val="00124D08"/>
    <w:rsid w:val="00125A7E"/>
    <w:rsid w:val="00126D25"/>
    <w:rsid w:val="001275F8"/>
    <w:rsid w:val="00127889"/>
    <w:rsid w:val="00127D3C"/>
    <w:rsid w:val="001309F9"/>
    <w:rsid w:val="00130E58"/>
    <w:rsid w:val="00131152"/>
    <w:rsid w:val="00132232"/>
    <w:rsid w:val="0013359E"/>
    <w:rsid w:val="001343BB"/>
    <w:rsid w:val="00135466"/>
    <w:rsid w:val="001355EA"/>
    <w:rsid w:val="001366AE"/>
    <w:rsid w:val="00137C7B"/>
    <w:rsid w:val="00140EF4"/>
    <w:rsid w:val="00142A53"/>
    <w:rsid w:val="00143917"/>
    <w:rsid w:val="00143C45"/>
    <w:rsid w:val="00143C66"/>
    <w:rsid w:val="0014453E"/>
    <w:rsid w:val="00144996"/>
    <w:rsid w:val="00146C90"/>
    <w:rsid w:val="0015086D"/>
    <w:rsid w:val="00150CF0"/>
    <w:rsid w:val="001512BB"/>
    <w:rsid w:val="001519F9"/>
    <w:rsid w:val="00151EEC"/>
    <w:rsid w:val="001521DA"/>
    <w:rsid w:val="0015227E"/>
    <w:rsid w:val="0015260A"/>
    <w:rsid w:val="001526D9"/>
    <w:rsid w:val="00153455"/>
    <w:rsid w:val="001535BC"/>
    <w:rsid w:val="0015389E"/>
    <w:rsid w:val="001552B8"/>
    <w:rsid w:val="00155C59"/>
    <w:rsid w:val="001562B5"/>
    <w:rsid w:val="00156B07"/>
    <w:rsid w:val="00160DA8"/>
    <w:rsid w:val="0016159E"/>
    <w:rsid w:val="001632CE"/>
    <w:rsid w:val="00163A04"/>
    <w:rsid w:val="00163C46"/>
    <w:rsid w:val="00163CD9"/>
    <w:rsid w:val="00164666"/>
    <w:rsid w:val="00164C1F"/>
    <w:rsid w:val="001650B8"/>
    <w:rsid w:val="0016570E"/>
    <w:rsid w:val="00165BCC"/>
    <w:rsid w:val="00165C81"/>
    <w:rsid w:val="00166DEC"/>
    <w:rsid w:val="00167013"/>
    <w:rsid w:val="001700A1"/>
    <w:rsid w:val="00171086"/>
    <w:rsid w:val="00171130"/>
    <w:rsid w:val="001716AE"/>
    <w:rsid w:val="00171F45"/>
    <w:rsid w:val="00172F58"/>
    <w:rsid w:val="00173266"/>
    <w:rsid w:val="001742B3"/>
    <w:rsid w:val="0017543D"/>
    <w:rsid w:val="001759FC"/>
    <w:rsid w:val="00175AF9"/>
    <w:rsid w:val="00176250"/>
    <w:rsid w:val="001765ED"/>
    <w:rsid w:val="001768B3"/>
    <w:rsid w:val="00176E47"/>
    <w:rsid w:val="00177348"/>
    <w:rsid w:val="00177465"/>
    <w:rsid w:val="00180439"/>
    <w:rsid w:val="00180784"/>
    <w:rsid w:val="00181FEB"/>
    <w:rsid w:val="00182D2C"/>
    <w:rsid w:val="00182EA6"/>
    <w:rsid w:val="001831D9"/>
    <w:rsid w:val="001833B1"/>
    <w:rsid w:val="001841BB"/>
    <w:rsid w:val="00190838"/>
    <w:rsid w:val="00191CD0"/>
    <w:rsid w:val="00192B5C"/>
    <w:rsid w:val="00194224"/>
    <w:rsid w:val="001946BB"/>
    <w:rsid w:val="00195166"/>
    <w:rsid w:val="0019521A"/>
    <w:rsid w:val="00195EEC"/>
    <w:rsid w:val="00196145"/>
    <w:rsid w:val="001974FB"/>
    <w:rsid w:val="0019758C"/>
    <w:rsid w:val="00197742"/>
    <w:rsid w:val="00197A87"/>
    <w:rsid w:val="00197D7E"/>
    <w:rsid w:val="001A0D9C"/>
    <w:rsid w:val="001A1708"/>
    <w:rsid w:val="001A1B56"/>
    <w:rsid w:val="001A1BB8"/>
    <w:rsid w:val="001A2111"/>
    <w:rsid w:val="001A2BEE"/>
    <w:rsid w:val="001A30A9"/>
    <w:rsid w:val="001A34A6"/>
    <w:rsid w:val="001A4377"/>
    <w:rsid w:val="001A467C"/>
    <w:rsid w:val="001A4872"/>
    <w:rsid w:val="001A490D"/>
    <w:rsid w:val="001A560A"/>
    <w:rsid w:val="001A5C7D"/>
    <w:rsid w:val="001A64BE"/>
    <w:rsid w:val="001A6959"/>
    <w:rsid w:val="001A7C3C"/>
    <w:rsid w:val="001B0188"/>
    <w:rsid w:val="001B05BF"/>
    <w:rsid w:val="001B0829"/>
    <w:rsid w:val="001B08C0"/>
    <w:rsid w:val="001B1060"/>
    <w:rsid w:val="001B146B"/>
    <w:rsid w:val="001B14F0"/>
    <w:rsid w:val="001B1F25"/>
    <w:rsid w:val="001B228E"/>
    <w:rsid w:val="001B23B6"/>
    <w:rsid w:val="001B23E6"/>
    <w:rsid w:val="001B2C33"/>
    <w:rsid w:val="001B2CCB"/>
    <w:rsid w:val="001B36F7"/>
    <w:rsid w:val="001B3E87"/>
    <w:rsid w:val="001B541A"/>
    <w:rsid w:val="001B64BE"/>
    <w:rsid w:val="001B77B5"/>
    <w:rsid w:val="001B7A92"/>
    <w:rsid w:val="001C0701"/>
    <w:rsid w:val="001C404D"/>
    <w:rsid w:val="001C406B"/>
    <w:rsid w:val="001C41A5"/>
    <w:rsid w:val="001C443C"/>
    <w:rsid w:val="001C4619"/>
    <w:rsid w:val="001C5256"/>
    <w:rsid w:val="001D03B1"/>
    <w:rsid w:val="001D0417"/>
    <w:rsid w:val="001D0ABA"/>
    <w:rsid w:val="001D1106"/>
    <w:rsid w:val="001D2AB7"/>
    <w:rsid w:val="001D336D"/>
    <w:rsid w:val="001D41E3"/>
    <w:rsid w:val="001D4BF9"/>
    <w:rsid w:val="001D54F4"/>
    <w:rsid w:val="001D55CB"/>
    <w:rsid w:val="001D5D8F"/>
    <w:rsid w:val="001D643D"/>
    <w:rsid w:val="001D7A9A"/>
    <w:rsid w:val="001E016D"/>
    <w:rsid w:val="001E04AD"/>
    <w:rsid w:val="001E0DE4"/>
    <w:rsid w:val="001E115C"/>
    <w:rsid w:val="001E194C"/>
    <w:rsid w:val="001E1F18"/>
    <w:rsid w:val="001E1F52"/>
    <w:rsid w:val="001E2516"/>
    <w:rsid w:val="001E35A3"/>
    <w:rsid w:val="001E36D1"/>
    <w:rsid w:val="001E3D30"/>
    <w:rsid w:val="001E4DAB"/>
    <w:rsid w:val="001E5343"/>
    <w:rsid w:val="001E592A"/>
    <w:rsid w:val="001E7A7C"/>
    <w:rsid w:val="001E7B74"/>
    <w:rsid w:val="001F191D"/>
    <w:rsid w:val="001F1A63"/>
    <w:rsid w:val="001F1CC5"/>
    <w:rsid w:val="001F25CB"/>
    <w:rsid w:val="001F2C94"/>
    <w:rsid w:val="001F3A9D"/>
    <w:rsid w:val="001F3B3E"/>
    <w:rsid w:val="001F41EF"/>
    <w:rsid w:val="001F5FC0"/>
    <w:rsid w:val="001F6047"/>
    <w:rsid w:val="001F679C"/>
    <w:rsid w:val="001F6BB6"/>
    <w:rsid w:val="001F6DFE"/>
    <w:rsid w:val="001F73B6"/>
    <w:rsid w:val="0020031A"/>
    <w:rsid w:val="002019A1"/>
    <w:rsid w:val="00201D4C"/>
    <w:rsid w:val="00203A85"/>
    <w:rsid w:val="00205E5A"/>
    <w:rsid w:val="00211EEA"/>
    <w:rsid w:val="0021206B"/>
    <w:rsid w:val="00212753"/>
    <w:rsid w:val="00213A05"/>
    <w:rsid w:val="00214B70"/>
    <w:rsid w:val="00214F69"/>
    <w:rsid w:val="00215632"/>
    <w:rsid w:val="0021594F"/>
    <w:rsid w:val="002161CE"/>
    <w:rsid w:val="00216229"/>
    <w:rsid w:val="00216B9F"/>
    <w:rsid w:val="00216DDD"/>
    <w:rsid w:val="00216E41"/>
    <w:rsid w:val="00220FBF"/>
    <w:rsid w:val="002212ED"/>
    <w:rsid w:val="00221416"/>
    <w:rsid w:val="00221794"/>
    <w:rsid w:val="002222F8"/>
    <w:rsid w:val="00222833"/>
    <w:rsid w:val="002229C6"/>
    <w:rsid w:val="00222BB7"/>
    <w:rsid w:val="00223A63"/>
    <w:rsid w:val="00223A72"/>
    <w:rsid w:val="00223DF0"/>
    <w:rsid w:val="00225499"/>
    <w:rsid w:val="00225882"/>
    <w:rsid w:val="00225FA7"/>
    <w:rsid w:val="00226402"/>
    <w:rsid w:val="00227391"/>
    <w:rsid w:val="00230AB5"/>
    <w:rsid w:val="00230E4E"/>
    <w:rsid w:val="0023158F"/>
    <w:rsid w:val="00232E53"/>
    <w:rsid w:val="00232FB6"/>
    <w:rsid w:val="00232FD0"/>
    <w:rsid w:val="0023487A"/>
    <w:rsid w:val="0023504A"/>
    <w:rsid w:val="00235061"/>
    <w:rsid w:val="00235728"/>
    <w:rsid w:val="00235A1A"/>
    <w:rsid w:val="00236566"/>
    <w:rsid w:val="002365D4"/>
    <w:rsid w:val="002369F3"/>
    <w:rsid w:val="0023747F"/>
    <w:rsid w:val="002405EE"/>
    <w:rsid w:val="00240C82"/>
    <w:rsid w:val="0024122E"/>
    <w:rsid w:val="002413BE"/>
    <w:rsid w:val="00241F8F"/>
    <w:rsid w:val="0024215C"/>
    <w:rsid w:val="0024250C"/>
    <w:rsid w:val="002429AF"/>
    <w:rsid w:val="00242B1D"/>
    <w:rsid w:val="002430B8"/>
    <w:rsid w:val="002456C9"/>
    <w:rsid w:val="002466E5"/>
    <w:rsid w:val="002468A1"/>
    <w:rsid w:val="00246D34"/>
    <w:rsid w:val="0025032F"/>
    <w:rsid w:val="0025039B"/>
    <w:rsid w:val="0025049E"/>
    <w:rsid w:val="002508B6"/>
    <w:rsid w:val="00253A70"/>
    <w:rsid w:val="0025404C"/>
    <w:rsid w:val="0025419D"/>
    <w:rsid w:val="0025463C"/>
    <w:rsid w:val="0025550D"/>
    <w:rsid w:val="00257344"/>
    <w:rsid w:val="00260179"/>
    <w:rsid w:val="002603DB"/>
    <w:rsid w:val="00260425"/>
    <w:rsid w:val="00260755"/>
    <w:rsid w:val="00261868"/>
    <w:rsid w:val="0026287C"/>
    <w:rsid w:val="0026293E"/>
    <w:rsid w:val="00264039"/>
    <w:rsid w:val="00264D3C"/>
    <w:rsid w:val="00266742"/>
    <w:rsid w:val="00267949"/>
    <w:rsid w:val="00267E25"/>
    <w:rsid w:val="00270099"/>
    <w:rsid w:val="00270490"/>
    <w:rsid w:val="002710CB"/>
    <w:rsid w:val="00271855"/>
    <w:rsid w:val="00271F73"/>
    <w:rsid w:val="00273A30"/>
    <w:rsid w:val="002741F4"/>
    <w:rsid w:val="00274B64"/>
    <w:rsid w:val="00276284"/>
    <w:rsid w:val="002771DF"/>
    <w:rsid w:val="00277796"/>
    <w:rsid w:val="002805AC"/>
    <w:rsid w:val="0028060A"/>
    <w:rsid w:val="00280815"/>
    <w:rsid w:val="00282A40"/>
    <w:rsid w:val="00283546"/>
    <w:rsid w:val="002849F3"/>
    <w:rsid w:val="00284C8E"/>
    <w:rsid w:val="00284F99"/>
    <w:rsid w:val="002851B0"/>
    <w:rsid w:val="00285C9A"/>
    <w:rsid w:val="00286F0F"/>
    <w:rsid w:val="00287350"/>
    <w:rsid w:val="0029011B"/>
    <w:rsid w:val="0029074B"/>
    <w:rsid w:val="002915FF"/>
    <w:rsid w:val="0029162C"/>
    <w:rsid w:val="00291FAF"/>
    <w:rsid w:val="00292B6A"/>
    <w:rsid w:val="0029304B"/>
    <w:rsid w:val="0029487C"/>
    <w:rsid w:val="002951F1"/>
    <w:rsid w:val="00295259"/>
    <w:rsid w:val="002956F4"/>
    <w:rsid w:val="00296F48"/>
    <w:rsid w:val="00297BE4"/>
    <w:rsid w:val="00297EA5"/>
    <w:rsid w:val="002A0690"/>
    <w:rsid w:val="002A165D"/>
    <w:rsid w:val="002A1989"/>
    <w:rsid w:val="002A1A84"/>
    <w:rsid w:val="002A26C8"/>
    <w:rsid w:val="002A3279"/>
    <w:rsid w:val="002A32F4"/>
    <w:rsid w:val="002A3F82"/>
    <w:rsid w:val="002A414A"/>
    <w:rsid w:val="002A5389"/>
    <w:rsid w:val="002A5F7D"/>
    <w:rsid w:val="002A699C"/>
    <w:rsid w:val="002A6AA2"/>
    <w:rsid w:val="002A7598"/>
    <w:rsid w:val="002A77ED"/>
    <w:rsid w:val="002A7981"/>
    <w:rsid w:val="002B0D89"/>
    <w:rsid w:val="002B1D64"/>
    <w:rsid w:val="002B25C5"/>
    <w:rsid w:val="002B2626"/>
    <w:rsid w:val="002B2F7D"/>
    <w:rsid w:val="002B3709"/>
    <w:rsid w:val="002B542B"/>
    <w:rsid w:val="002B57E2"/>
    <w:rsid w:val="002B7A7A"/>
    <w:rsid w:val="002B7F40"/>
    <w:rsid w:val="002C0D32"/>
    <w:rsid w:val="002C0EA1"/>
    <w:rsid w:val="002C1153"/>
    <w:rsid w:val="002C17E3"/>
    <w:rsid w:val="002C21DF"/>
    <w:rsid w:val="002C2BDC"/>
    <w:rsid w:val="002C3101"/>
    <w:rsid w:val="002C47E1"/>
    <w:rsid w:val="002C4EF2"/>
    <w:rsid w:val="002C539D"/>
    <w:rsid w:val="002C5617"/>
    <w:rsid w:val="002C65B5"/>
    <w:rsid w:val="002C6942"/>
    <w:rsid w:val="002C6C3C"/>
    <w:rsid w:val="002C6F10"/>
    <w:rsid w:val="002D087C"/>
    <w:rsid w:val="002D0A6A"/>
    <w:rsid w:val="002D0FC5"/>
    <w:rsid w:val="002D16BB"/>
    <w:rsid w:val="002D274D"/>
    <w:rsid w:val="002D27B2"/>
    <w:rsid w:val="002D3E1C"/>
    <w:rsid w:val="002D4092"/>
    <w:rsid w:val="002D4D15"/>
    <w:rsid w:val="002D4EE1"/>
    <w:rsid w:val="002D5759"/>
    <w:rsid w:val="002D6404"/>
    <w:rsid w:val="002E09CB"/>
    <w:rsid w:val="002E09DF"/>
    <w:rsid w:val="002E1340"/>
    <w:rsid w:val="002E169A"/>
    <w:rsid w:val="002E2406"/>
    <w:rsid w:val="002E2AD9"/>
    <w:rsid w:val="002E2D4F"/>
    <w:rsid w:val="002E3C74"/>
    <w:rsid w:val="002E3E96"/>
    <w:rsid w:val="002E4128"/>
    <w:rsid w:val="002E49FA"/>
    <w:rsid w:val="002E522C"/>
    <w:rsid w:val="002E5590"/>
    <w:rsid w:val="002E5E99"/>
    <w:rsid w:val="002E609E"/>
    <w:rsid w:val="002E63C5"/>
    <w:rsid w:val="002F2543"/>
    <w:rsid w:val="002F3261"/>
    <w:rsid w:val="002F455F"/>
    <w:rsid w:val="002F45FE"/>
    <w:rsid w:val="002F5BD1"/>
    <w:rsid w:val="002F5CC1"/>
    <w:rsid w:val="002F6A5E"/>
    <w:rsid w:val="002F74B5"/>
    <w:rsid w:val="002F7FB9"/>
    <w:rsid w:val="003003DA"/>
    <w:rsid w:val="003004CD"/>
    <w:rsid w:val="0030093E"/>
    <w:rsid w:val="00300B9B"/>
    <w:rsid w:val="00300C9E"/>
    <w:rsid w:val="00300D55"/>
    <w:rsid w:val="003019C7"/>
    <w:rsid w:val="00302CFF"/>
    <w:rsid w:val="00302FEC"/>
    <w:rsid w:val="0030482A"/>
    <w:rsid w:val="003051BB"/>
    <w:rsid w:val="00305A88"/>
    <w:rsid w:val="0030732D"/>
    <w:rsid w:val="0030735C"/>
    <w:rsid w:val="00307E54"/>
    <w:rsid w:val="00311D72"/>
    <w:rsid w:val="003126AC"/>
    <w:rsid w:val="00313211"/>
    <w:rsid w:val="003135C2"/>
    <w:rsid w:val="00313D7F"/>
    <w:rsid w:val="00314220"/>
    <w:rsid w:val="0031478C"/>
    <w:rsid w:val="003148CA"/>
    <w:rsid w:val="003149F6"/>
    <w:rsid w:val="0031606C"/>
    <w:rsid w:val="0031729B"/>
    <w:rsid w:val="003174E2"/>
    <w:rsid w:val="003176CD"/>
    <w:rsid w:val="0031772D"/>
    <w:rsid w:val="00317D8C"/>
    <w:rsid w:val="00321098"/>
    <w:rsid w:val="003230BF"/>
    <w:rsid w:val="003230DF"/>
    <w:rsid w:val="003248F5"/>
    <w:rsid w:val="00324F94"/>
    <w:rsid w:val="00325587"/>
    <w:rsid w:val="003256F2"/>
    <w:rsid w:val="0032665F"/>
    <w:rsid w:val="00326F4A"/>
    <w:rsid w:val="0033022C"/>
    <w:rsid w:val="00330605"/>
    <w:rsid w:val="003312C5"/>
    <w:rsid w:val="00331A0B"/>
    <w:rsid w:val="00331CA8"/>
    <w:rsid w:val="00331CC6"/>
    <w:rsid w:val="00332583"/>
    <w:rsid w:val="00332752"/>
    <w:rsid w:val="0033300B"/>
    <w:rsid w:val="0033337A"/>
    <w:rsid w:val="003339E6"/>
    <w:rsid w:val="00334015"/>
    <w:rsid w:val="00334430"/>
    <w:rsid w:val="00334648"/>
    <w:rsid w:val="00334784"/>
    <w:rsid w:val="00334CBD"/>
    <w:rsid w:val="00334D99"/>
    <w:rsid w:val="00336214"/>
    <w:rsid w:val="003363B1"/>
    <w:rsid w:val="003366A1"/>
    <w:rsid w:val="00336C55"/>
    <w:rsid w:val="003413E8"/>
    <w:rsid w:val="00341C02"/>
    <w:rsid w:val="00342106"/>
    <w:rsid w:val="00344D77"/>
    <w:rsid w:val="00344E0A"/>
    <w:rsid w:val="00345906"/>
    <w:rsid w:val="00345B81"/>
    <w:rsid w:val="0035106F"/>
    <w:rsid w:val="0035117A"/>
    <w:rsid w:val="003519CD"/>
    <w:rsid w:val="00352907"/>
    <w:rsid w:val="003534A1"/>
    <w:rsid w:val="003535DF"/>
    <w:rsid w:val="00354178"/>
    <w:rsid w:val="00354B00"/>
    <w:rsid w:val="003556A1"/>
    <w:rsid w:val="00356800"/>
    <w:rsid w:val="003572B3"/>
    <w:rsid w:val="00360228"/>
    <w:rsid w:val="00360C78"/>
    <w:rsid w:val="00361C3E"/>
    <w:rsid w:val="00363183"/>
    <w:rsid w:val="0036330A"/>
    <w:rsid w:val="00364507"/>
    <w:rsid w:val="0036462F"/>
    <w:rsid w:val="0036484F"/>
    <w:rsid w:val="00364CDF"/>
    <w:rsid w:val="00364F55"/>
    <w:rsid w:val="0036565E"/>
    <w:rsid w:val="003661C2"/>
    <w:rsid w:val="003672A1"/>
    <w:rsid w:val="003672B0"/>
    <w:rsid w:val="0036746A"/>
    <w:rsid w:val="0037058D"/>
    <w:rsid w:val="00370ED3"/>
    <w:rsid w:val="00371B02"/>
    <w:rsid w:val="00372285"/>
    <w:rsid w:val="0037401C"/>
    <w:rsid w:val="003741A0"/>
    <w:rsid w:val="003747CA"/>
    <w:rsid w:val="00374DA7"/>
    <w:rsid w:val="00375392"/>
    <w:rsid w:val="003754F8"/>
    <w:rsid w:val="00375D09"/>
    <w:rsid w:val="003765EB"/>
    <w:rsid w:val="003769EE"/>
    <w:rsid w:val="00377239"/>
    <w:rsid w:val="00377AA4"/>
    <w:rsid w:val="00377AFA"/>
    <w:rsid w:val="00380CD9"/>
    <w:rsid w:val="00380E28"/>
    <w:rsid w:val="0038137C"/>
    <w:rsid w:val="003813F3"/>
    <w:rsid w:val="00381F98"/>
    <w:rsid w:val="003829DC"/>
    <w:rsid w:val="00383874"/>
    <w:rsid w:val="003838F1"/>
    <w:rsid w:val="00383D56"/>
    <w:rsid w:val="003844DD"/>
    <w:rsid w:val="00385C54"/>
    <w:rsid w:val="00385D79"/>
    <w:rsid w:val="00386A3E"/>
    <w:rsid w:val="00386A7C"/>
    <w:rsid w:val="00386A82"/>
    <w:rsid w:val="00386C46"/>
    <w:rsid w:val="00387545"/>
    <w:rsid w:val="003878C6"/>
    <w:rsid w:val="003915F0"/>
    <w:rsid w:val="00391822"/>
    <w:rsid w:val="00391A35"/>
    <w:rsid w:val="00392B31"/>
    <w:rsid w:val="00393623"/>
    <w:rsid w:val="00394354"/>
    <w:rsid w:val="003949D4"/>
    <w:rsid w:val="00394EC0"/>
    <w:rsid w:val="003951E8"/>
    <w:rsid w:val="0039583B"/>
    <w:rsid w:val="00395C1A"/>
    <w:rsid w:val="00396C46"/>
    <w:rsid w:val="0039797F"/>
    <w:rsid w:val="00397C55"/>
    <w:rsid w:val="003A096F"/>
    <w:rsid w:val="003A1B82"/>
    <w:rsid w:val="003A2413"/>
    <w:rsid w:val="003A2464"/>
    <w:rsid w:val="003A2D04"/>
    <w:rsid w:val="003A3FBA"/>
    <w:rsid w:val="003A447D"/>
    <w:rsid w:val="003A4C0F"/>
    <w:rsid w:val="003A4ED4"/>
    <w:rsid w:val="003A5B1A"/>
    <w:rsid w:val="003A5E1D"/>
    <w:rsid w:val="003A60A4"/>
    <w:rsid w:val="003A6492"/>
    <w:rsid w:val="003A67E6"/>
    <w:rsid w:val="003A70B4"/>
    <w:rsid w:val="003A750F"/>
    <w:rsid w:val="003A7A82"/>
    <w:rsid w:val="003B0C73"/>
    <w:rsid w:val="003B0DF9"/>
    <w:rsid w:val="003B1B0F"/>
    <w:rsid w:val="003B1C96"/>
    <w:rsid w:val="003B243C"/>
    <w:rsid w:val="003B27ED"/>
    <w:rsid w:val="003B319A"/>
    <w:rsid w:val="003B31C6"/>
    <w:rsid w:val="003B4210"/>
    <w:rsid w:val="003B4799"/>
    <w:rsid w:val="003B4FBF"/>
    <w:rsid w:val="003B5214"/>
    <w:rsid w:val="003B73DF"/>
    <w:rsid w:val="003C0181"/>
    <w:rsid w:val="003C078E"/>
    <w:rsid w:val="003C1BAC"/>
    <w:rsid w:val="003C314C"/>
    <w:rsid w:val="003C37AA"/>
    <w:rsid w:val="003C382B"/>
    <w:rsid w:val="003C39C3"/>
    <w:rsid w:val="003C3A98"/>
    <w:rsid w:val="003C435D"/>
    <w:rsid w:val="003C4CA8"/>
    <w:rsid w:val="003C5348"/>
    <w:rsid w:val="003C553D"/>
    <w:rsid w:val="003C6FDD"/>
    <w:rsid w:val="003C74AC"/>
    <w:rsid w:val="003C7D54"/>
    <w:rsid w:val="003C7FBB"/>
    <w:rsid w:val="003D0137"/>
    <w:rsid w:val="003D1BA5"/>
    <w:rsid w:val="003D29BE"/>
    <w:rsid w:val="003D3B6E"/>
    <w:rsid w:val="003D3F02"/>
    <w:rsid w:val="003D41FD"/>
    <w:rsid w:val="003D4B2A"/>
    <w:rsid w:val="003D5719"/>
    <w:rsid w:val="003D6614"/>
    <w:rsid w:val="003D7190"/>
    <w:rsid w:val="003D791A"/>
    <w:rsid w:val="003E1542"/>
    <w:rsid w:val="003E162E"/>
    <w:rsid w:val="003E1831"/>
    <w:rsid w:val="003E1DC6"/>
    <w:rsid w:val="003E2AD5"/>
    <w:rsid w:val="003E2DF6"/>
    <w:rsid w:val="003E2E74"/>
    <w:rsid w:val="003E2F68"/>
    <w:rsid w:val="003E4D7B"/>
    <w:rsid w:val="003E5EE7"/>
    <w:rsid w:val="003E76DF"/>
    <w:rsid w:val="003E7926"/>
    <w:rsid w:val="003E7BAC"/>
    <w:rsid w:val="003F0F58"/>
    <w:rsid w:val="003F11E5"/>
    <w:rsid w:val="003F1CFC"/>
    <w:rsid w:val="003F2B6F"/>
    <w:rsid w:val="003F3A5B"/>
    <w:rsid w:val="003F3B7B"/>
    <w:rsid w:val="003F3B92"/>
    <w:rsid w:val="003F56DD"/>
    <w:rsid w:val="003F621A"/>
    <w:rsid w:val="003F6362"/>
    <w:rsid w:val="003F6C1F"/>
    <w:rsid w:val="003F782E"/>
    <w:rsid w:val="0040076D"/>
    <w:rsid w:val="004010F2"/>
    <w:rsid w:val="00401AAF"/>
    <w:rsid w:val="00401FA4"/>
    <w:rsid w:val="004027D7"/>
    <w:rsid w:val="004033A5"/>
    <w:rsid w:val="00404FF4"/>
    <w:rsid w:val="0040524C"/>
    <w:rsid w:val="004053D8"/>
    <w:rsid w:val="00411488"/>
    <w:rsid w:val="0041162D"/>
    <w:rsid w:val="00412A44"/>
    <w:rsid w:val="00413598"/>
    <w:rsid w:val="0041471A"/>
    <w:rsid w:val="0041499D"/>
    <w:rsid w:val="00414CA7"/>
    <w:rsid w:val="00415567"/>
    <w:rsid w:val="00415682"/>
    <w:rsid w:val="00415A28"/>
    <w:rsid w:val="00415B7B"/>
    <w:rsid w:val="004168A3"/>
    <w:rsid w:val="004168C3"/>
    <w:rsid w:val="004175ED"/>
    <w:rsid w:val="00417E0B"/>
    <w:rsid w:val="0042216B"/>
    <w:rsid w:val="0042356F"/>
    <w:rsid w:val="00424776"/>
    <w:rsid w:val="00426693"/>
    <w:rsid w:val="0042697A"/>
    <w:rsid w:val="00426F32"/>
    <w:rsid w:val="004274F9"/>
    <w:rsid w:val="00427994"/>
    <w:rsid w:val="004300DB"/>
    <w:rsid w:val="00430846"/>
    <w:rsid w:val="00430BBF"/>
    <w:rsid w:val="00430F29"/>
    <w:rsid w:val="004317ED"/>
    <w:rsid w:val="004318C5"/>
    <w:rsid w:val="00432081"/>
    <w:rsid w:val="00432977"/>
    <w:rsid w:val="00432CFA"/>
    <w:rsid w:val="00432FA2"/>
    <w:rsid w:val="0043303B"/>
    <w:rsid w:val="00433473"/>
    <w:rsid w:val="004338C7"/>
    <w:rsid w:val="00433B73"/>
    <w:rsid w:val="00433C91"/>
    <w:rsid w:val="0043450C"/>
    <w:rsid w:val="00434536"/>
    <w:rsid w:val="0043561B"/>
    <w:rsid w:val="00435AF8"/>
    <w:rsid w:val="00435C0D"/>
    <w:rsid w:val="0043667A"/>
    <w:rsid w:val="00436B2A"/>
    <w:rsid w:val="00436C2F"/>
    <w:rsid w:val="004372A7"/>
    <w:rsid w:val="00437A0A"/>
    <w:rsid w:val="00437A9A"/>
    <w:rsid w:val="004412E0"/>
    <w:rsid w:val="00442135"/>
    <w:rsid w:val="0044298F"/>
    <w:rsid w:val="00442D3F"/>
    <w:rsid w:val="00442D56"/>
    <w:rsid w:val="00443F05"/>
    <w:rsid w:val="00444985"/>
    <w:rsid w:val="00444D50"/>
    <w:rsid w:val="004459FC"/>
    <w:rsid w:val="00445CB0"/>
    <w:rsid w:val="00446491"/>
    <w:rsid w:val="00446B75"/>
    <w:rsid w:val="00446C72"/>
    <w:rsid w:val="004470E6"/>
    <w:rsid w:val="0044730B"/>
    <w:rsid w:val="00447672"/>
    <w:rsid w:val="00447B47"/>
    <w:rsid w:val="00450B41"/>
    <w:rsid w:val="00451248"/>
    <w:rsid w:val="00452138"/>
    <w:rsid w:val="00452635"/>
    <w:rsid w:val="00452996"/>
    <w:rsid w:val="00452F36"/>
    <w:rsid w:val="00452FE8"/>
    <w:rsid w:val="00453324"/>
    <w:rsid w:val="00453580"/>
    <w:rsid w:val="00453DEE"/>
    <w:rsid w:val="00454042"/>
    <w:rsid w:val="004547CA"/>
    <w:rsid w:val="00455757"/>
    <w:rsid w:val="004565C8"/>
    <w:rsid w:val="00456D79"/>
    <w:rsid w:val="004570A7"/>
    <w:rsid w:val="00457621"/>
    <w:rsid w:val="00460D30"/>
    <w:rsid w:val="00461506"/>
    <w:rsid w:val="0046240B"/>
    <w:rsid w:val="00462720"/>
    <w:rsid w:val="00462A13"/>
    <w:rsid w:val="00462EED"/>
    <w:rsid w:val="00463065"/>
    <w:rsid w:val="004643E0"/>
    <w:rsid w:val="004643E1"/>
    <w:rsid w:val="004659AB"/>
    <w:rsid w:val="00465F64"/>
    <w:rsid w:val="00466765"/>
    <w:rsid w:val="0046700D"/>
    <w:rsid w:val="00471D34"/>
    <w:rsid w:val="00472D72"/>
    <w:rsid w:val="004740F5"/>
    <w:rsid w:val="0047431C"/>
    <w:rsid w:val="004746F6"/>
    <w:rsid w:val="0047518A"/>
    <w:rsid w:val="004769EC"/>
    <w:rsid w:val="00477BC7"/>
    <w:rsid w:val="004811B7"/>
    <w:rsid w:val="00481E57"/>
    <w:rsid w:val="004821A5"/>
    <w:rsid w:val="004827BC"/>
    <w:rsid w:val="0048358E"/>
    <w:rsid w:val="00483743"/>
    <w:rsid w:val="004846A8"/>
    <w:rsid w:val="00484F9C"/>
    <w:rsid w:val="00485B95"/>
    <w:rsid w:val="00486093"/>
    <w:rsid w:val="00486354"/>
    <w:rsid w:val="004864DA"/>
    <w:rsid w:val="00486933"/>
    <w:rsid w:val="00487B44"/>
    <w:rsid w:val="00487D13"/>
    <w:rsid w:val="004902BD"/>
    <w:rsid w:val="004924A4"/>
    <w:rsid w:val="004925BE"/>
    <w:rsid w:val="004925DA"/>
    <w:rsid w:val="00492CD2"/>
    <w:rsid w:val="00494E72"/>
    <w:rsid w:val="004953BA"/>
    <w:rsid w:val="00495638"/>
    <w:rsid w:val="004959A1"/>
    <w:rsid w:val="00497950"/>
    <w:rsid w:val="00497974"/>
    <w:rsid w:val="00497BD5"/>
    <w:rsid w:val="004A1981"/>
    <w:rsid w:val="004A284A"/>
    <w:rsid w:val="004A60C7"/>
    <w:rsid w:val="004A60DB"/>
    <w:rsid w:val="004A618D"/>
    <w:rsid w:val="004A626A"/>
    <w:rsid w:val="004A6B96"/>
    <w:rsid w:val="004A722E"/>
    <w:rsid w:val="004A7AE1"/>
    <w:rsid w:val="004B01B7"/>
    <w:rsid w:val="004B0367"/>
    <w:rsid w:val="004B110A"/>
    <w:rsid w:val="004B1DB3"/>
    <w:rsid w:val="004B2170"/>
    <w:rsid w:val="004B22F9"/>
    <w:rsid w:val="004B2C7A"/>
    <w:rsid w:val="004B2E2D"/>
    <w:rsid w:val="004B366F"/>
    <w:rsid w:val="004B385F"/>
    <w:rsid w:val="004B4E84"/>
    <w:rsid w:val="004B5091"/>
    <w:rsid w:val="004B54D6"/>
    <w:rsid w:val="004B7382"/>
    <w:rsid w:val="004B7B86"/>
    <w:rsid w:val="004B7B8B"/>
    <w:rsid w:val="004C1349"/>
    <w:rsid w:val="004C1A54"/>
    <w:rsid w:val="004C1BE0"/>
    <w:rsid w:val="004C220F"/>
    <w:rsid w:val="004C25D2"/>
    <w:rsid w:val="004C30AE"/>
    <w:rsid w:val="004C6045"/>
    <w:rsid w:val="004C615B"/>
    <w:rsid w:val="004C6EDD"/>
    <w:rsid w:val="004C7798"/>
    <w:rsid w:val="004C7C51"/>
    <w:rsid w:val="004D01F7"/>
    <w:rsid w:val="004D030A"/>
    <w:rsid w:val="004D103F"/>
    <w:rsid w:val="004D11C8"/>
    <w:rsid w:val="004D287F"/>
    <w:rsid w:val="004D392D"/>
    <w:rsid w:val="004D3DE3"/>
    <w:rsid w:val="004D4D15"/>
    <w:rsid w:val="004D4EC0"/>
    <w:rsid w:val="004D55FC"/>
    <w:rsid w:val="004D5FDE"/>
    <w:rsid w:val="004D6C19"/>
    <w:rsid w:val="004D7AD3"/>
    <w:rsid w:val="004E02C5"/>
    <w:rsid w:val="004E0658"/>
    <w:rsid w:val="004E17FB"/>
    <w:rsid w:val="004E1AC6"/>
    <w:rsid w:val="004E39BA"/>
    <w:rsid w:val="004E4EA7"/>
    <w:rsid w:val="004E55F1"/>
    <w:rsid w:val="004E5BCF"/>
    <w:rsid w:val="004E6E5C"/>
    <w:rsid w:val="004E7047"/>
    <w:rsid w:val="004E708A"/>
    <w:rsid w:val="004F0D8F"/>
    <w:rsid w:val="004F1334"/>
    <w:rsid w:val="004F1429"/>
    <w:rsid w:val="004F1713"/>
    <w:rsid w:val="004F1F5C"/>
    <w:rsid w:val="004F41CF"/>
    <w:rsid w:val="004F4C75"/>
    <w:rsid w:val="004F56C8"/>
    <w:rsid w:val="004F597E"/>
    <w:rsid w:val="004F5A0E"/>
    <w:rsid w:val="004F5AF8"/>
    <w:rsid w:val="004F61ED"/>
    <w:rsid w:val="004F6794"/>
    <w:rsid w:val="00500FA4"/>
    <w:rsid w:val="005021ED"/>
    <w:rsid w:val="005025A3"/>
    <w:rsid w:val="00502C37"/>
    <w:rsid w:val="005033E6"/>
    <w:rsid w:val="00503D82"/>
    <w:rsid w:val="005048B6"/>
    <w:rsid w:val="00504A5E"/>
    <w:rsid w:val="00504FB7"/>
    <w:rsid w:val="00506216"/>
    <w:rsid w:val="00506862"/>
    <w:rsid w:val="00506AD4"/>
    <w:rsid w:val="00507190"/>
    <w:rsid w:val="0050748F"/>
    <w:rsid w:val="005078D8"/>
    <w:rsid w:val="00510AD0"/>
    <w:rsid w:val="00510C5F"/>
    <w:rsid w:val="00510CD5"/>
    <w:rsid w:val="00513385"/>
    <w:rsid w:val="00513A98"/>
    <w:rsid w:val="0051403F"/>
    <w:rsid w:val="00514E9A"/>
    <w:rsid w:val="005164D7"/>
    <w:rsid w:val="005165A9"/>
    <w:rsid w:val="00516BDA"/>
    <w:rsid w:val="0051794E"/>
    <w:rsid w:val="00521F41"/>
    <w:rsid w:val="005223CD"/>
    <w:rsid w:val="0052261B"/>
    <w:rsid w:val="00524374"/>
    <w:rsid w:val="00526DAD"/>
    <w:rsid w:val="00527E91"/>
    <w:rsid w:val="00530113"/>
    <w:rsid w:val="0053067F"/>
    <w:rsid w:val="00530D2E"/>
    <w:rsid w:val="00530ED2"/>
    <w:rsid w:val="00531254"/>
    <w:rsid w:val="00531784"/>
    <w:rsid w:val="00531E22"/>
    <w:rsid w:val="00531FD0"/>
    <w:rsid w:val="00532512"/>
    <w:rsid w:val="00535A18"/>
    <w:rsid w:val="00536B48"/>
    <w:rsid w:val="00537A52"/>
    <w:rsid w:val="00540440"/>
    <w:rsid w:val="00540B4E"/>
    <w:rsid w:val="00541C8E"/>
    <w:rsid w:val="00542527"/>
    <w:rsid w:val="005439DE"/>
    <w:rsid w:val="00543B40"/>
    <w:rsid w:val="00543D47"/>
    <w:rsid w:val="0054401E"/>
    <w:rsid w:val="0054456C"/>
    <w:rsid w:val="00544B5C"/>
    <w:rsid w:val="00544E88"/>
    <w:rsid w:val="00544FBA"/>
    <w:rsid w:val="00545B46"/>
    <w:rsid w:val="00546A32"/>
    <w:rsid w:val="005476F7"/>
    <w:rsid w:val="00551DB3"/>
    <w:rsid w:val="00551E65"/>
    <w:rsid w:val="005528A7"/>
    <w:rsid w:val="00552CC1"/>
    <w:rsid w:val="00552D60"/>
    <w:rsid w:val="0055316F"/>
    <w:rsid w:val="005537A4"/>
    <w:rsid w:val="00553C17"/>
    <w:rsid w:val="00553E2E"/>
    <w:rsid w:val="00555304"/>
    <w:rsid w:val="00556F72"/>
    <w:rsid w:val="005579EA"/>
    <w:rsid w:val="0056043F"/>
    <w:rsid w:val="00560895"/>
    <w:rsid w:val="00560B89"/>
    <w:rsid w:val="00560ECC"/>
    <w:rsid w:val="005624A3"/>
    <w:rsid w:val="00562F18"/>
    <w:rsid w:val="00564795"/>
    <w:rsid w:val="005649DB"/>
    <w:rsid w:val="005659FB"/>
    <w:rsid w:val="00565E05"/>
    <w:rsid w:val="0056677E"/>
    <w:rsid w:val="00566C90"/>
    <w:rsid w:val="00566EDF"/>
    <w:rsid w:val="0056741F"/>
    <w:rsid w:val="0056780D"/>
    <w:rsid w:val="00567ED8"/>
    <w:rsid w:val="00570C9A"/>
    <w:rsid w:val="0057300E"/>
    <w:rsid w:val="00573587"/>
    <w:rsid w:val="005738B1"/>
    <w:rsid w:val="00573E26"/>
    <w:rsid w:val="0057568B"/>
    <w:rsid w:val="00575DFE"/>
    <w:rsid w:val="005806B8"/>
    <w:rsid w:val="005818B5"/>
    <w:rsid w:val="00581A05"/>
    <w:rsid w:val="005826C3"/>
    <w:rsid w:val="00583D30"/>
    <w:rsid w:val="005840E8"/>
    <w:rsid w:val="00585469"/>
    <w:rsid w:val="00586492"/>
    <w:rsid w:val="00586E19"/>
    <w:rsid w:val="00590834"/>
    <w:rsid w:val="0059091B"/>
    <w:rsid w:val="0059115C"/>
    <w:rsid w:val="00591AE2"/>
    <w:rsid w:val="00591FEF"/>
    <w:rsid w:val="0059291E"/>
    <w:rsid w:val="005929AA"/>
    <w:rsid w:val="005930BB"/>
    <w:rsid w:val="00593E20"/>
    <w:rsid w:val="00596246"/>
    <w:rsid w:val="0059654E"/>
    <w:rsid w:val="005A07AD"/>
    <w:rsid w:val="005A0C64"/>
    <w:rsid w:val="005A14AF"/>
    <w:rsid w:val="005A2516"/>
    <w:rsid w:val="005A3243"/>
    <w:rsid w:val="005A357D"/>
    <w:rsid w:val="005A5DC8"/>
    <w:rsid w:val="005B113C"/>
    <w:rsid w:val="005B18B1"/>
    <w:rsid w:val="005B26DA"/>
    <w:rsid w:val="005B34D1"/>
    <w:rsid w:val="005B3659"/>
    <w:rsid w:val="005B3A7B"/>
    <w:rsid w:val="005B3D9A"/>
    <w:rsid w:val="005B588D"/>
    <w:rsid w:val="005B69E4"/>
    <w:rsid w:val="005B701C"/>
    <w:rsid w:val="005B7BE6"/>
    <w:rsid w:val="005C00AB"/>
    <w:rsid w:val="005C1C73"/>
    <w:rsid w:val="005C3BA3"/>
    <w:rsid w:val="005C3E2C"/>
    <w:rsid w:val="005C4192"/>
    <w:rsid w:val="005C4205"/>
    <w:rsid w:val="005C4A82"/>
    <w:rsid w:val="005C4D8B"/>
    <w:rsid w:val="005C4F39"/>
    <w:rsid w:val="005C7191"/>
    <w:rsid w:val="005C7E86"/>
    <w:rsid w:val="005D19BA"/>
    <w:rsid w:val="005D23F7"/>
    <w:rsid w:val="005D2D93"/>
    <w:rsid w:val="005D3AAE"/>
    <w:rsid w:val="005D3C88"/>
    <w:rsid w:val="005D45E9"/>
    <w:rsid w:val="005D4904"/>
    <w:rsid w:val="005D4FB1"/>
    <w:rsid w:val="005D5EA2"/>
    <w:rsid w:val="005D60FC"/>
    <w:rsid w:val="005D62F7"/>
    <w:rsid w:val="005D6FF4"/>
    <w:rsid w:val="005E0337"/>
    <w:rsid w:val="005E10BC"/>
    <w:rsid w:val="005E1D47"/>
    <w:rsid w:val="005E34C8"/>
    <w:rsid w:val="005E36F4"/>
    <w:rsid w:val="005E4036"/>
    <w:rsid w:val="005E42A7"/>
    <w:rsid w:val="005E49B3"/>
    <w:rsid w:val="005E58A0"/>
    <w:rsid w:val="005E69B2"/>
    <w:rsid w:val="005E6B6B"/>
    <w:rsid w:val="005E7DD1"/>
    <w:rsid w:val="005E7EE0"/>
    <w:rsid w:val="005E7F3A"/>
    <w:rsid w:val="005F0ABE"/>
    <w:rsid w:val="005F101E"/>
    <w:rsid w:val="005F12EF"/>
    <w:rsid w:val="005F2353"/>
    <w:rsid w:val="005F28CB"/>
    <w:rsid w:val="005F39F5"/>
    <w:rsid w:val="005F4028"/>
    <w:rsid w:val="005F4D6F"/>
    <w:rsid w:val="005F50ED"/>
    <w:rsid w:val="005F5C9A"/>
    <w:rsid w:val="005F5D38"/>
    <w:rsid w:val="005F627D"/>
    <w:rsid w:val="005F6622"/>
    <w:rsid w:val="005F743D"/>
    <w:rsid w:val="005F7823"/>
    <w:rsid w:val="005F7F01"/>
    <w:rsid w:val="00601313"/>
    <w:rsid w:val="006016E2"/>
    <w:rsid w:val="00601BF1"/>
    <w:rsid w:val="00602047"/>
    <w:rsid w:val="0060281A"/>
    <w:rsid w:val="00602E04"/>
    <w:rsid w:val="00604045"/>
    <w:rsid w:val="00604FF6"/>
    <w:rsid w:val="00605404"/>
    <w:rsid w:val="006056AA"/>
    <w:rsid w:val="006061B0"/>
    <w:rsid w:val="00606444"/>
    <w:rsid w:val="00606446"/>
    <w:rsid w:val="00606522"/>
    <w:rsid w:val="006065EA"/>
    <w:rsid w:val="00606CC8"/>
    <w:rsid w:val="0061002A"/>
    <w:rsid w:val="00610079"/>
    <w:rsid w:val="00610C42"/>
    <w:rsid w:val="006124A6"/>
    <w:rsid w:val="00612F95"/>
    <w:rsid w:val="006133DE"/>
    <w:rsid w:val="00613433"/>
    <w:rsid w:val="006134A0"/>
    <w:rsid w:val="00613F49"/>
    <w:rsid w:val="00614518"/>
    <w:rsid w:val="00614F59"/>
    <w:rsid w:val="00615161"/>
    <w:rsid w:val="0061516D"/>
    <w:rsid w:val="00615214"/>
    <w:rsid w:val="00616B5F"/>
    <w:rsid w:val="00616F85"/>
    <w:rsid w:val="006171C1"/>
    <w:rsid w:val="00617292"/>
    <w:rsid w:val="00620D1E"/>
    <w:rsid w:val="0062108C"/>
    <w:rsid w:val="0062164F"/>
    <w:rsid w:val="00622680"/>
    <w:rsid w:val="00624139"/>
    <w:rsid w:val="0062459B"/>
    <w:rsid w:val="00624765"/>
    <w:rsid w:val="00624A03"/>
    <w:rsid w:val="006258B0"/>
    <w:rsid w:val="00625E50"/>
    <w:rsid w:val="00626158"/>
    <w:rsid w:val="00626E14"/>
    <w:rsid w:val="00626E90"/>
    <w:rsid w:val="0062785F"/>
    <w:rsid w:val="00627C0B"/>
    <w:rsid w:val="006303DB"/>
    <w:rsid w:val="006305FF"/>
    <w:rsid w:val="00631629"/>
    <w:rsid w:val="00631A2C"/>
    <w:rsid w:val="0063365F"/>
    <w:rsid w:val="006340DC"/>
    <w:rsid w:val="00634646"/>
    <w:rsid w:val="00634A90"/>
    <w:rsid w:val="00635B60"/>
    <w:rsid w:val="0063647B"/>
    <w:rsid w:val="00636648"/>
    <w:rsid w:val="00636FB5"/>
    <w:rsid w:val="0063796F"/>
    <w:rsid w:val="00637B63"/>
    <w:rsid w:val="00640179"/>
    <w:rsid w:val="00640988"/>
    <w:rsid w:val="00640FD4"/>
    <w:rsid w:val="00642275"/>
    <w:rsid w:val="00642546"/>
    <w:rsid w:val="00642B40"/>
    <w:rsid w:val="00642D54"/>
    <w:rsid w:val="00643195"/>
    <w:rsid w:val="006433D6"/>
    <w:rsid w:val="00643F8A"/>
    <w:rsid w:val="00644782"/>
    <w:rsid w:val="0064552F"/>
    <w:rsid w:val="0064670C"/>
    <w:rsid w:val="006467F1"/>
    <w:rsid w:val="00646F1A"/>
    <w:rsid w:val="00647716"/>
    <w:rsid w:val="00647A04"/>
    <w:rsid w:val="00651B81"/>
    <w:rsid w:val="0065277A"/>
    <w:rsid w:val="006538F2"/>
    <w:rsid w:val="00653FFC"/>
    <w:rsid w:val="006548A1"/>
    <w:rsid w:val="00655879"/>
    <w:rsid w:val="006558B8"/>
    <w:rsid w:val="00655E7F"/>
    <w:rsid w:val="0065669D"/>
    <w:rsid w:val="0065722D"/>
    <w:rsid w:val="00657F49"/>
    <w:rsid w:val="00660E78"/>
    <w:rsid w:val="00662196"/>
    <w:rsid w:val="006626D1"/>
    <w:rsid w:val="00662AD2"/>
    <w:rsid w:val="0066405D"/>
    <w:rsid w:val="00664313"/>
    <w:rsid w:val="00664704"/>
    <w:rsid w:val="00664881"/>
    <w:rsid w:val="00665E7D"/>
    <w:rsid w:val="00666B02"/>
    <w:rsid w:val="00666D1A"/>
    <w:rsid w:val="0066735A"/>
    <w:rsid w:val="006679A4"/>
    <w:rsid w:val="00670A0B"/>
    <w:rsid w:val="00670DF8"/>
    <w:rsid w:val="006710E2"/>
    <w:rsid w:val="00671C20"/>
    <w:rsid w:val="00672094"/>
    <w:rsid w:val="0067449B"/>
    <w:rsid w:val="006744C0"/>
    <w:rsid w:val="00674D22"/>
    <w:rsid w:val="0067534B"/>
    <w:rsid w:val="00675B74"/>
    <w:rsid w:val="00676043"/>
    <w:rsid w:val="00676716"/>
    <w:rsid w:val="00680D16"/>
    <w:rsid w:val="0068191D"/>
    <w:rsid w:val="00682BC3"/>
    <w:rsid w:val="00683B82"/>
    <w:rsid w:val="00683ED6"/>
    <w:rsid w:val="006846DE"/>
    <w:rsid w:val="006847E8"/>
    <w:rsid w:val="00684E37"/>
    <w:rsid w:val="00684E9B"/>
    <w:rsid w:val="006854F1"/>
    <w:rsid w:val="006873AF"/>
    <w:rsid w:val="00687479"/>
    <w:rsid w:val="006874E2"/>
    <w:rsid w:val="00690A29"/>
    <w:rsid w:val="00692108"/>
    <w:rsid w:val="006924DC"/>
    <w:rsid w:val="00693165"/>
    <w:rsid w:val="006933C6"/>
    <w:rsid w:val="00693C96"/>
    <w:rsid w:val="00693E98"/>
    <w:rsid w:val="006942B9"/>
    <w:rsid w:val="00694465"/>
    <w:rsid w:val="006948D3"/>
    <w:rsid w:val="00696064"/>
    <w:rsid w:val="006968AE"/>
    <w:rsid w:val="00696F0E"/>
    <w:rsid w:val="00697258"/>
    <w:rsid w:val="00697EC6"/>
    <w:rsid w:val="006A05CB"/>
    <w:rsid w:val="006A0B54"/>
    <w:rsid w:val="006A0F4C"/>
    <w:rsid w:val="006A2003"/>
    <w:rsid w:val="006A2379"/>
    <w:rsid w:val="006A30D8"/>
    <w:rsid w:val="006A3EE2"/>
    <w:rsid w:val="006A4E1B"/>
    <w:rsid w:val="006A5D25"/>
    <w:rsid w:val="006A700B"/>
    <w:rsid w:val="006A7F2C"/>
    <w:rsid w:val="006B03A5"/>
    <w:rsid w:val="006B0AC8"/>
    <w:rsid w:val="006B0FF1"/>
    <w:rsid w:val="006B1D73"/>
    <w:rsid w:val="006B25B2"/>
    <w:rsid w:val="006B2600"/>
    <w:rsid w:val="006B274A"/>
    <w:rsid w:val="006B2F8C"/>
    <w:rsid w:val="006B4126"/>
    <w:rsid w:val="006B4BE2"/>
    <w:rsid w:val="006B5C18"/>
    <w:rsid w:val="006B6149"/>
    <w:rsid w:val="006B6A56"/>
    <w:rsid w:val="006B7970"/>
    <w:rsid w:val="006C038F"/>
    <w:rsid w:val="006C0B13"/>
    <w:rsid w:val="006C0F0F"/>
    <w:rsid w:val="006C100B"/>
    <w:rsid w:val="006C17E4"/>
    <w:rsid w:val="006C17FA"/>
    <w:rsid w:val="006C1AC8"/>
    <w:rsid w:val="006C1E60"/>
    <w:rsid w:val="006C239C"/>
    <w:rsid w:val="006C26AF"/>
    <w:rsid w:val="006C2AAD"/>
    <w:rsid w:val="006C39C2"/>
    <w:rsid w:val="006C49C8"/>
    <w:rsid w:val="006C4C7C"/>
    <w:rsid w:val="006C5014"/>
    <w:rsid w:val="006C5F99"/>
    <w:rsid w:val="006C6B0B"/>
    <w:rsid w:val="006C6CBD"/>
    <w:rsid w:val="006C7CC0"/>
    <w:rsid w:val="006D14FA"/>
    <w:rsid w:val="006D242D"/>
    <w:rsid w:val="006D2469"/>
    <w:rsid w:val="006D3129"/>
    <w:rsid w:val="006D3FBD"/>
    <w:rsid w:val="006D4E00"/>
    <w:rsid w:val="006D5363"/>
    <w:rsid w:val="006D6374"/>
    <w:rsid w:val="006D67C1"/>
    <w:rsid w:val="006D687D"/>
    <w:rsid w:val="006E0551"/>
    <w:rsid w:val="006E1411"/>
    <w:rsid w:val="006E1587"/>
    <w:rsid w:val="006E1950"/>
    <w:rsid w:val="006E1EC8"/>
    <w:rsid w:val="006E2B58"/>
    <w:rsid w:val="006E388D"/>
    <w:rsid w:val="006E4CB4"/>
    <w:rsid w:val="006E4E8B"/>
    <w:rsid w:val="006E5279"/>
    <w:rsid w:val="006E5FD8"/>
    <w:rsid w:val="006E6E9A"/>
    <w:rsid w:val="006E74AE"/>
    <w:rsid w:val="006E7894"/>
    <w:rsid w:val="006F126A"/>
    <w:rsid w:val="006F1B70"/>
    <w:rsid w:val="006F1D91"/>
    <w:rsid w:val="006F2393"/>
    <w:rsid w:val="006F2422"/>
    <w:rsid w:val="006F269F"/>
    <w:rsid w:val="006F2DA7"/>
    <w:rsid w:val="006F2ED7"/>
    <w:rsid w:val="006F3FE2"/>
    <w:rsid w:val="006F47D5"/>
    <w:rsid w:val="006F55EF"/>
    <w:rsid w:val="006F5AD4"/>
    <w:rsid w:val="006F6622"/>
    <w:rsid w:val="006F74E1"/>
    <w:rsid w:val="00700A10"/>
    <w:rsid w:val="00702B8B"/>
    <w:rsid w:val="007031DF"/>
    <w:rsid w:val="00703377"/>
    <w:rsid w:val="00703536"/>
    <w:rsid w:val="00703C9B"/>
    <w:rsid w:val="00703E1E"/>
    <w:rsid w:val="00704096"/>
    <w:rsid w:val="00705422"/>
    <w:rsid w:val="007100B7"/>
    <w:rsid w:val="00711907"/>
    <w:rsid w:val="007141CD"/>
    <w:rsid w:val="007146E0"/>
    <w:rsid w:val="00714E5E"/>
    <w:rsid w:val="0071693F"/>
    <w:rsid w:val="00717837"/>
    <w:rsid w:val="00717C6A"/>
    <w:rsid w:val="00717CDC"/>
    <w:rsid w:val="0072012F"/>
    <w:rsid w:val="00720CDB"/>
    <w:rsid w:val="00720CFC"/>
    <w:rsid w:val="00721892"/>
    <w:rsid w:val="00721B42"/>
    <w:rsid w:val="00722AE7"/>
    <w:rsid w:val="00722EA3"/>
    <w:rsid w:val="00722EF1"/>
    <w:rsid w:val="00723FFB"/>
    <w:rsid w:val="007249EE"/>
    <w:rsid w:val="007260AA"/>
    <w:rsid w:val="0072702D"/>
    <w:rsid w:val="00727718"/>
    <w:rsid w:val="00727F11"/>
    <w:rsid w:val="00730C70"/>
    <w:rsid w:val="00732730"/>
    <w:rsid w:val="007327E7"/>
    <w:rsid w:val="00732B33"/>
    <w:rsid w:val="00735850"/>
    <w:rsid w:val="00735A95"/>
    <w:rsid w:val="0073652F"/>
    <w:rsid w:val="00736C47"/>
    <w:rsid w:val="00737625"/>
    <w:rsid w:val="00740086"/>
    <w:rsid w:val="00741B55"/>
    <w:rsid w:val="0074227C"/>
    <w:rsid w:val="00742A43"/>
    <w:rsid w:val="00742AD2"/>
    <w:rsid w:val="00743579"/>
    <w:rsid w:val="00743706"/>
    <w:rsid w:val="00743ADE"/>
    <w:rsid w:val="00744455"/>
    <w:rsid w:val="007448B3"/>
    <w:rsid w:val="0074594F"/>
    <w:rsid w:val="00745A4A"/>
    <w:rsid w:val="007466F5"/>
    <w:rsid w:val="007469E9"/>
    <w:rsid w:val="00747628"/>
    <w:rsid w:val="007479E2"/>
    <w:rsid w:val="00747A3F"/>
    <w:rsid w:val="00747DFC"/>
    <w:rsid w:val="00750237"/>
    <w:rsid w:val="007506AD"/>
    <w:rsid w:val="007506FF"/>
    <w:rsid w:val="00750ED0"/>
    <w:rsid w:val="00751BF6"/>
    <w:rsid w:val="00753807"/>
    <w:rsid w:val="0075597D"/>
    <w:rsid w:val="00755EE5"/>
    <w:rsid w:val="007563A7"/>
    <w:rsid w:val="00756D59"/>
    <w:rsid w:val="0075776D"/>
    <w:rsid w:val="00757DBA"/>
    <w:rsid w:val="00757F3D"/>
    <w:rsid w:val="00757FF1"/>
    <w:rsid w:val="00760398"/>
    <w:rsid w:val="007606E1"/>
    <w:rsid w:val="0076178F"/>
    <w:rsid w:val="00761868"/>
    <w:rsid w:val="007631F6"/>
    <w:rsid w:val="0076413A"/>
    <w:rsid w:val="00764AB0"/>
    <w:rsid w:val="0076608F"/>
    <w:rsid w:val="00766158"/>
    <w:rsid w:val="0076671B"/>
    <w:rsid w:val="00766806"/>
    <w:rsid w:val="00766BEE"/>
    <w:rsid w:val="00766FC6"/>
    <w:rsid w:val="007673C8"/>
    <w:rsid w:val="007674A4"/>
    <w:rsid w:val="00770230"/>
    <w:rsid w:val="0077062C"/>
    <w:rsid w:val="0077067D"/>
    <w:rsid w:val="0077442E"/>
    <w:rsid w:val="0077740A"/>
    <w:rsid w:val="00780B7A"/>
    <w:rsid w:val="00780D70"/>
    <w:rsid w:val="00783F05"/>
    <w:rsid w:val="007843AB"/>
    <w:rsid w:val="007849B3"/>
    <w:rsid w:val="007851F0"/>
    <w:rsid w:val="007854BF"/>
    <w:rsid w:val="00785959"/>
    <w:rsid w:val="00786CB9"/>
    <w:rsid w:val="007875EE"/>
    <w:rsid w:val="007878D1"/>
    <w:rsid w:val="007924AB"/>
    <w:rsid w:val="0079333C"/>
    <w:rsid w:val="0079363C"/>
    <w:rsid w:val="00793E82"/>
    <w:rsid w:val="007945E4"/>
    <w:rsid w:val="00794C23"/>
    <w:rsid w:val="0079508F"/>
    <w:rsid w:val="00795266"/>
    <w:rsid w:val="00796780"/>
    <w:rsid w:val="00797A08"/>
    <w:rsid w:val="00797C0B"/>
    <w:rsid w:val="007A0EB8"/>
    <w:rsid w:val="007A1F19"/>
    <w:rsid w:val="007A2286"/>
    <w:rsid w:val="007A4A27"/>
    <w:rsid w:val="007A5A5D"/>
    <w:rsid w:val="007A6234"/>
    <w:rsid w:val="007A6915"/>
    <w:rsid w:val="007A74DE"/>
    <w:rsid w:val="007A76D8"/>
    <w:rsid w:val="007A785E"/>
    <w:rsid w:val="007A7AED"/>
    <w:rsid w:val="007B006C"/>
    <w:rsid w:val="007B0751"/>
    <w:rsid w:val="007B12B4"/>
    <w:rsid w:val="007B1B58"/>
    <w:rsid w:val="007B1E25"/>
    <w:rsid w:val="007B2747"/>
    <w:rsid w:val="007B3F1F"/>
    <w:rsid w:val="007B4CF9"/>
    <w:rsid w:val="007B5BE9"/>
    <w:rsid w:val="007B5FA6"/>
    <w:rsid w:val="007B6267"/>
    <w:rsid w:val="007B7E16"/>
    <w:rsid w:val="007C07AE"/>
    <w:rsid w:val="007C08D3"/>
    <w:rsid w:val="007C15C1"/>
    <w:rsid w:val="007C1936"/>
    <w:rsid w:val="007C2169"/>
    <w:rsid w:val="007C2FE3"/>
    <w:rsid w:val="007C33E8"/>
    <w:rsid w:val="007C3D62"/>
    <w:rsid w:val="007C43E5"/>
    <w:rsid w:val="007C52DD"/>
    <w:rsid w:val="007C54D1"/>
    <w:rsid w:val="007C54F2"/>
    <w:rsid w:val="007C60FD"/>
    <w:rsid w:val="007C62FA"/>
    <w:rsid w:val="007C68DE"/>
    <w:rsid w:val="007C732C"/>
    <w:rsid w:val="007D0561"/>
    <w:rsid w:val="007D0768"/>
    <w:rsid w:val="007D307F"/>
    <w:rsid w:val="007D39C1"/>
    <w:rsid w:val="007D3CD4"/>
    <w:rsid w:val="007D5356"/>
    <w:rsid w:val="007D6D0D"/>
    <w:rsid w:val="007D7371"/>
    <w:rsid w:val="007D762C"/>
    <w:rsid w:val="007E0225"/>
    <w:rsid w:val="007E1ACE"/>
    <w:rsid w:val="007E2F99"/>
    <w:rsid w:val="007E38B4"/>
    <w:rsid w:val="007E4441"/>
    <w:rsid w:val="007E4923"/>
    <w:rsid w:val="007E5182"/>
    <w:rsid w:val="007E583E"/>
    <w:rsid w:val="007E5841"/>
    <w:rsid w:val="007E5D56"/>
    <w:rsid w:val="007E65BA"/>
    <w:rsid w:val="007E727E"/>
    <w:rsid w:val="007E730C"/>
    <w:rsid w:val="007E7633"/>
    <w:rsid w:val="007E7F63"/>
    <w:rsid w:val="007F0446"/>
    <w:rsid w:val="007F0895"/>
    <w:rsid w:val="007F08C9"/>
    <w:rsid w:val="007F3038"/>
    <w:rsid w:val="007F4336"/>
    <w:rsid w:val="007F4530"/>
    <w:rsid w:val="007F46AB"/>
    <w:rsid w:val="007F4B4B"/>
    <w:rsid w:val="007F6AEC"/>
    <w:rsid w:val="007F722C"/>
    <w:rsid w:val="007F7C02"/>
    <w:rsid w:val="0080067B"/>
    <w:rsid w:val="0080098A"/>
    <w:rsid w:val="0080142E"/>
    <w:rsid w:val="008018DE"/>
    <w:rsid w:val="00803557"/>
    <w:rsid w:val="008036B2"/>
    <w:rsid w:val="008040D5"/>
    <w:rsid w:val="008048B4"/>
    <w:rsid w:val="0080624D"/>
    <w:rsid w:val="00806265"/>
    <w:rsid w:val="008077ED"/>
    <w:rsid w:val="00807CB9"/>
    <w:rsid w:val="00807F29"/>
    <w:rsid w:val="008106FE"/>
    <w:rsid w:val="0081154F"/>
    <w:rsid w:val="00811C0B"/>
    <w:rsid w:val="00811EC8"/>
    <w:rsid w:val="00812953"/>
    <w:rsid w:val="0081372C"/>
    <w:rsid w:val="00813997"/>
    <w:rsid w:val="00814F8A"/>
    <w:rsid w:val="0081721F"/>
    <w:rsid w:val="00817764"/>
    <w:rsid w:val="0082038D"/>
    <w:rsid w:val="0082076D"/>
    <w:rsid w:val="00820B48"/>
    <w:rsid w:val="0082116E"/>
    <w:rsid w:val="00821849"/>
    <w:rsid w:val="008221F4"/>
    <w:rsid w:val="008243DF"/>
    <w:rsid w:val="00824F2C"/>
    <w:rsid w:val="00824FEA"/>
    <w:rsid w:val="00825394"/>
    <w:rsid w:val="00825EDC"/>
    <w:rsid w:val="00826A07"/>
    <w:rsid w:val="00827532"/>
    <w:rsid w:val="00827E3E"/>
    <w:rsid w:val="00830F86"/>
    <w:rsid w:val="00832CA8"/>
    <w:rsid w:val="00833A48"/>
    <w:rsid w:val="00833D6F"/>
    <w:rsid w:val="00833F21"/>
    <w:rsid w:val="00835BF1"/>
    <w:rsid w:val="0083613B"/>
    <w:rsid w:val="00840044"/>
    <w:rsid w:val="00840774"/>
    <w:rsid w:val="00841934"/>
    <w:rsid w:val="008426F4"/>
    <w:rsid w:val="0084414B"/>
    <w:rsid w:val="00844394"/>
    <w:rsid w:val="0084453F"/>
    <w:rsid w:val="0084513D"/>
    <w:rsid w:val="008455AC"/>
    <w:rsid w:val="0084718B"/>
    <w:rsid w:val="00847A61"/>
    <w:rsid w:val="00850194"/>
    <w:rsid w:val="00850C0D"/>
    <w:rsid w:val="00850C13"/>
    <w:rsid w:val="0085164C"/>
    <w:rsid w:val="00851EB0"/>
    <w:rsid w:val="00852343"/>
    <w:rsid w:val="00852442"/>
    <w:rsid w:val="00852C37"/>
    <w:rsid w:val="008532F3"/>
    <w:rsid w:val="008536B3"/>
    <w:rsid w:val="0085391B"/>
    <w:rsid w:val="00853CD3"/>
    <w:rsid w:val="00853F32"/>
    <w:rsid w:val="0085431A"/>
    <w:rsid w:val="00854396"/>
    <w:rsid w:val="00854567"/>
    <w:rsid w:val="00854A2E"/>
    <w:rsid w:val="008558F0"/>
    <w:rsid w:val="00855AE9"/>
    <w:rsid w:val="00856253"/>
    <w:rsid w:val="00856AF4"/>
    <w:rsid w:val="00857C20"/>
    <w:rsid w:val="00860860"/>
    <w:rsid w:val="0086105F"/>
    <w:rsid w:val="0086111E"/>
    <w:rsid w:val="008614DD"/>
    <w:rsid w:val="00861A3B"/>
    <w:rsid w:val="00861F68"/>
    <w:rsid w:val="00861FB7"/>
    <w:rsid w:val="00861FD6"/>
    <w:rsid w:val="008627A1"/>
    <w:rsid w:val="008629F1"/>
    <w:rsid w:val="00862C5B"/>
    <w:rsid w:val="00862C7D"/>
    <w:rsid w:val="0086496E"/>
    <w:rsid w:val="00865275"/>
    <w:rsid w:val="0086613A"/>
    <w:rsid w:val="00866F41"/>
    <w:rsid w:val="0086715E"/>
    <w:rsid w:val="0086791C"/>
    <w:rsid w:val="00870901"/>
    <w:rsid w:val="00871B57"/>
    <w:rsid w:val="00871BAF"/>
    <w:rsid w:val="008724A9"/>
    <w:rsid w:val="008734AF"/>
    <w:rsid w:val="008743CA"/>
    <w:rsid w:val="00875944"/>
    <w:rsid w:val="0087658F"/>
    <w:rsid w:val="00876B61"/>
    <w:rsid w:val="00877CA8"/>
    <w:rsid w:val="00880F6C"/>
    <w:rsid w:val="0088133D"/>
    <w:rsid w:val="00881927"/>
    <w:rsid w:val="00881FC7"/>
    <w:rsid w:val="008826EB"/>
    <w:rsid w:val="00883282"/>
    <w:rsid w:val="0088379A"/>
    <w:rsid w:val="00884501"/>
    <w:rsid w:val="008852FD"/>
    <w:rsid w:val="008853C6"/>
    <w:rsid w:val="00885476"/>
    <w:rsid w:val="00885B79"/>
    <w:rsid w:val="008860B7"/>
    <w:rsid w:val="0088656B"/>
    <w:rsid w:val="00886D13"/>
    <w:rsid w:val="0088720E"/>
    <w:rsid w:val="008908AC"/>
    <w:rsid w:val="00890C18"/>
    <w:rsid w:val="00891A63"/>
    <w:rsid w:val="00891E5C"/>
    <w:rsid w:val="00892264"/>
    <w:rsid w:val="00892854"/>
    <w:rsid w:val="00892DD6"/>
    <w:rsid w:val="00893A53"/>
    <w:rsid w:val="00894CA9"/>
    <w:rsid w:val="00895362"/>
    <w:rsid w:val="00895440"/>
    <w:rsid w:val="00896889"/>
    <w:rsid w:val="00896A49"/>
    <w:rsid w:val="00896ADB"/>
    <w:rsid w:val="00897CC3"/>
    <w:rsid w:val="00897E31"/>
    <w:rsid w:val="008A08EB"/>
    <w:rsid w:val="008A0AED"/>
    <w:rsid w:val="008A2AC7"/>
    <w:rsid w:val="008A2D40"/>
    <w:rsid w:val="008A315B"/>
    <w:rsid w:val="008A3C79"/>
    <w:rsid w:val="008A40CE"/>
    <w:rsid w:val="008A44ED"/>
    <w:rsid w:val="008A465C"/>
    <w:rsid w:val="008A467F"/>
    <w:rsid w:val="008A4848"/>
    <w:rsid w:val="008A4D72"/>
    <w:rsid w:val="008A6BB5"/>
    <w:rsid w:val="008A726C"/>
    <w:rsid w:val="008A7B29"/>
    <w:rsid w:val="008A7B4D"/>
    <w:rsid w:val="008B1584"/>
    <w:rsid w:val="008B2725"/>
    <w:rsid w:val="008B2E95"/>
    <w:rsid w:val="008B2EC2"/>
    <w:rsid w:val="008B304B"/>
    <w:rsid w:val="008B3E89"/>
    <w:rsid w:val="008B4B26"/>
    <w:rsid w:val="008B4ED2"/>
    <w:rsid w:val="008B581C"/>
    <w:rsid w:val="008B753B"/>
    <w:rsid w:val="008C02C7"/>
    <w:rsid w:val="008C08B8"/>
    <w:rsid w:val="008C0B29"/>
    <w:rsid w:val="008C1427"/>
    <w:rsid w:val="008C16AF"/>
    <w:rsid w:val="008C2C6B"/>
    <w:rsid w:val="008C4049"/>
    <w:rsid w:val="008C52F9"/>
    <w:rsid w:val="008C6683"/>
    <w:rsid w:val="008C6691"/>
    <w:rsid w:val="008C7185"/>
    <w:rsid w:val="008C7836"/>
    <w:rsid w:val="008D0047"/>
    <w:rsid w:val="008D117A"/>
    <w:rsid w:val="008D15BE"/>
    <w:rsid w:val="008D163B"/>
    <w:rsid w:val="008D20DD"/>
    <w:rsid w:val="008D27F5"/>
    <w:rsid w:val="008D3396"/>
    <w:rsid w:val="008D3C98"/>
    <w:rsid w:val="008D56A9"/>
    <w:rsid w:val="008D63D0"/>
    <w:rsid w:val="008D71A9"/>
    <w:rsid w:val="008E0284"/>
    <w:rsid w:val="008E05AE"/>
    <w:rsid w:val="008E074F"/>
    <w:rsid w:val="008E089E"/>
    <w:rsid w:val="008E24A3"/>
    <w:rsid w:val="008E27D1"/>
    <w:rsid w:val="008E2D82"/>
    <w:rsid w:val="008E320C"/>
    <w:rsid w:val="008E33FC"/>
    <w:rsid w:val="008E3F38"/>
    <w:rsid w:val="008E41EA"/>
    <w:rsid w:val="008E4D7A"/>
    <w:rsid w:val="008E56F8"/>
    <w:rsid w:val="008E59B2"/>
    <w:rsid w:val="008E5D20"/>
    <w:rsid w:val="008E7428"/>
    <w:rsid w:val="008E747D"/>
    <w:rsid w:val="008F212D"/>
    <w:rsid w:val="008F2241"/>
    <w:rsid w:val="008F2597"/>
    <w:rsid w:val="008F3139"/>
    <w:rsid w:val="008F3B7A"/>
    <w:rsid w:val="008F3E93"/>
    <w:rsid w:val="008F42FA"/>
    <w:rsid w:val="008F4A86"/>
    <w:rsid w:val="008F4FC6"/>
    <w:rsid w:val="008F5FFF"/>
    <w:rsid w:val="00901362"/>
    <w:rsid w:val="009015E5"/>
    <w:rsid w:val="009041EB"/>
    <w:rsid w:val="00904280"/>
    <w:rsid w:val="00904A35"/>
    <w:rsid w:val="00904F8C"/>
    <w:rsid w:val="00905011"/>
    <w:rsid w:val="00905F17"/>
    <w:rsid w:val="00906410"/>
    <w:rsid w:val="00906E54"/>
    <w:rsid w:val="009075BA"/>
    <w:rsid w:val="0090767F"/>
    <w:rsid w:val="0091032A"/>
    <w:rsid w:val="0091196C"/>
    <w:rsid w:val="00911AE1"/>
    <w:rsid w:val="00912536"/>
    <w:rsid w:val="00913196"/>
    <w:rsid w:val="009132F3"/>
    <w:rsid w:val="00913682"/>
    <w:rsid w:val="0091384F"/>
    <w:rsid w:val="00913FCA"/>
    <w:rsid w:val="0091474E"/>
    <w:rsid w:val="009167B3"/>
    <w:rsid w:val="00916AA4"/>
    <w:rsid w:val="009178F6"/>
    <w:rsid w:val="00920F15"/>
    <w:rsid w:val="00921346"/>
    <w:rsid w:val="009224F9"/>
    <w:rsid w:val="00922C09"/>
    <w:rsid w:val="009230E4"/>
    <w:rsid w:val="009247C4"/>
    <w:rsid w:val="00924DF2"/>
    <w:rsid w:val="00924EAF"/>
    <w:rsid w:val="00926AE9"/>
    <w:rsid w:val="00926B1E"/>
    <w:rsid w:val="00926E44"/>
    <w:rsid w:val="00926F20"/>
    <w:rsid w:val="009278D1"/>
    <w:rsid w:val="00927FE8"/>
    <w:rsid w:val="00930B5F"/>
    <w:rsid w:val="0093196B"/>
    <w:rsid w:val="0093327B"/>
    <w:rsid w:val="009338F8"/>
    <w:rsid w:val="00933DFB"/>
    <w:rsid w:val="00933F4C"/>
    <w:rsid w:val="0093479A"/>
    <w:rsid w:val="00934ECC"/>
    <w:rsid w:val="00935A4D"/>
    <w:rsid w:val="00936147"/>
    <w:rsid w:val="009364F6"/>
    <w:rsid w:val="00937B0D"/>
    <w:rsid w:val="00937F38"/>
    <w:rsid w:val="009402BA"/>
    <w:rsid w:val="009403E5"/>
    <w:rsid w:val="00940800"/>
    <w:rsid w:val="00940F2D"/>
    <w:rsid w:val="009417F9"/>
    <w:rsid w:val="00941975"/>
    <w:rsid w:val="00941B0E"/>
    <w:rsid w:val="00942419"/>
    <w:rsid w:val="00943B9A"/>
    <w:rsid w:val="00943E75"/>
    <w:rsid w:val="00944C6A"/>
    <w:rsid w:val="0094524E"/>
    <w:rsid w:val="009452B3"/>
    <w:rsid w:val="00945B8D"/>
    <w:rsid w:val="00945C48"/>
    <w:rsid w:val="00945EF3"/>
    <w:rsid w:val="009463A6"/>
    <w:rsid w:val="009465F8"/>
    <w:rsid w:val="00946E7F"/>
    <w:rsid w:val="009478F7"/>
    <w:rsid w:val="009501E6"/>
    <w:rsid w:val="00950622"/>
    <w:rsid w:val="00950F3C"/>
    <w:rsid w:val="00951343"/>
    <w:rsid w:val="00951706"/>
    <w:rsid w:val="00951C91"/>
    <w:rsid w:val="00952F5F"/>
    <w:rsid w:val="009536E1"/>
    <w:rsid w:val="00953EAB"/>
    <w:rsid w:val="00954324"/>
    <w:rsid w:val="00954F2C"/>
    <w:rsid w:val="00954FD1"/>
    <w:rsid w:val="009553E0"/>
    <w:rsid w:val="00955859"/>
    <w:rsid w:val="00955B8C"/>
    <w:rsid w:val="00956262"/>
    <w:rsid w:val="009568E2"/>
    <w:rsid w:val="00957393"/>
    <w:rsid w:val="00957B2D"/>
    <w:rsid w:val="00957F11"/>
    <w:rsid w:val="00961864"/>
    <w:rsid w:val="009620F6"/>
    <w:rsid w:val="009623BF"/>
    <w:rsid w:val="00962550"/>
    <w:rsid w:val="00962B3C"/>
    <w:rsid w:val="00962DC8"/>
    <w:rsid w:val="00963C0C"/>
    <w:rsid w:val="00963DB1"/>
    <w:rsid w:val="009641B6"/>
    <w:rsid w:val="009647F3"/>
    <w:rsid w:val="00964D01"/>
    <w:rsid w:val="00964E10"/>
    <w:rsid w:val="00965D22"/>
    <w:rsid w:val="00967544"/>
    <w:rsid w:val="00971DC8"/>
    <w:rsid w:val="00971F8E"/>
    <w:rsid w:val="00972514"/>
    <w:rsid w:val="00972EA0"/>
    <w:rsid w:val="009738D1"/>
    <w:rsid w:val="00973A04"/>
    <w:rsid w:val="00975186"/>
    <w:rsid w:val="00980003"/>
    <w:rsid w:val="0098074A"/>
    <w:rsid w:val="00980BA4"/>
    <w:rsid w:val="00980FAC"/>
    <w:rsid w:val="00981F2D"/>
    <w:rsid w:val="009821CA"/>
    <w:rsid w:val="0098278A"/>
    <w:rsid w:val="00982845"/>
    <w:rsid w:val="0098376B"/>
    <w:rsid w:val="00986AC9"/>
    <w:rsid w:val="009902BA"/>
    <w:rsid w:val="009904FA"/>
    <w:rsid w:val="009908FE"/>
    <w:rsid w:val="00990E26"/>
    <w:rsid w:val="00991840"/>
    <w:rsid w:val="00991C2D"/>
    <w:rsid w:val="00992BA8"/>
    <w:rsid w:val="00994494"/>
    <w:rsid w:val="00994B9C"/>
    <w:rsid w:val="00994C35"/>
    <w:rsid w:val="009966A0"/>
    <w:rsid w:val="00996D48"/>
    <w:rsid w:val="00996F32"/>
    <w:rsid w:val="00996FEE"/>
    <w:rsid w:val="009978EF"/>
    <w:rsid w:val="009A01B1"/>
    <w:rsid w:val="009A13D1"/>
    <w:rsid w:val="009A22FD"/>
    <w:rsid w:val="009A3024"/>
    <w:rsid w:val="009A3B28"/>
    <w:rsid w:val="009A4028"/>
    <w:rsid w:val="009A4741"/>
    <w:rsid w:val="009A4A77"/>
    <w:rsid w:val="009A4CF2"/>
    <w:rsid w:val="009A51FC"/>
    <w:rsid w:val="009A5465"/>
    <w:rsid w:val="009A6197"/>
    <w:rsid w:val="009A650F"/>
    <w:rsid w:val="009A6AB0"/>
    <w:rsid w:val="009B03FB"/>
    <w:rsid w:val="009B1534"/>
    <w:rsid w:val="009B195E"/>
    <w:rsid w:val="009B1ABC"/>
    <w:rsid w:val="009B20D7"/>
    <w:rsid w:val="009B2898"/>
    <w:rsid w:val="009B414B"/>
    <w:rsid w:val="009B558F"/>
    <w:rsid w:val="009B57E1"/>
    <w:rsid w:val="009B6FCE"/>
    <w:rsid w:val="009B75C2"/>
    <w:rsid w:val="009B77DB"/>
    <w:rsid w:val="009B7FCB"/>
    <w:rsid w:val="009C28F6"/>
    <w:rsid w:val="009C3665"/>
    <w:rsid w:val="009C5D3A"/>
    <w:rsid w:val="009C5DE1"/>
    <w:rsid w:val="009C5E03"/>
    <w:rsid w:val="009C6D66"/>
    <w:rsid w:val="009C755A"/>
    <w:rsid w:val="009C7C31"/>
    <w:rsid w:val="009D0CC9"/>
    <w:rsid w:val="009D1DA8"/>
    <w:rsid w:val="009D2393"/>
    <w:rsid w:val="009D2CA6"/>
    <w:rsid w:val="009D3495"/>
    <w:rsid w:val="009D4CA6"/>
    <w:rsid w:val="009D54FE"/>
    <w:rsid w:val="009D551E"/>
    <w:rsid w:val="009D588F"/>
    <w:rsid w:val="009D5B31"/>
    <w:rsid w:val="009D5B4E"/>
    <w:rsid w:val="009D5D32"/>
    <w:rsid w:val="009D5EEF"/>
    <w:rsid w:val="009D650E"/>
    <w:rsid w:val="009D749B"/>
    <w:rsid w:val="009D76DD"/>
    <w:rsid w:val="009E01F2"/>
    <w:rsid w:val="009E082E"/>
    <w:rsid w:val="009E0ED2"/>
    <w:rsid w:val="009E118A"/>
    <w:rsid w:val="009E11CD"/>
    <w:rsid w:val="009E1ADB"/>
    <w:rsid w:val="009E1F05"/>
    <w:rsid w:val="009E36FE"/>
    <w:rsid w:val="009E6585"/>
    <w:rsid w:val="009E6A54"/>
    <w:rsid w:val="009E6B86"/>
    <w:rsid w:val="009E6CD9"/>
    <w:rsid w:val="009E786A"/>
    <w:rsid w:val="009F0156"/>
    <w:rsid w:val="009F0670"/>
    <w:rsid w:val="009F13E8"/>
    <w:rsid w:val="009F1508"/>
    <w:rsid w:val="009F15AD"/>
    <w:rsid w:val="009F1646"/>
    <w:rsid w:val="009F1C2A"/>
    <w:rsid w:val="009F1CD1"/>
    <w:rsid w:val="009F217A"/>
    <w:rsid w:val="009F2C55"/>
    <w:rsid w:val="009F2E9A"/>
    <w:rsid w:val="009F4303"/>
    <w:rsid w:val="009F4F09"/>
    <w:rsid w:val="009F4FB0"/>
    <w:rsid w:val="009F723E"/>
    <w:rsid w:val="00A0007F"/>
    <w:rsid w:val="00A0105B"/>
    <w:rsid w:val="00A014D1"/>
    <w:rsid w:val="00A016F8"/>
    <w:rsid w:val="00A0192C"/>
    <w:rsid w:val="00A01A3E"/>
    <w:rsid w:val="00A01CA3"/>
    <w:rsid w:val="00A0288B"/>
    <w:rsid w:val="00A035AA"/>
    <w:rsid w:val="00A03BEB"/>
    <w:rsid w:val="00A0404B"/>
    <w:rsid w:val="00A0492F"/>
    <w:rsid w:val="00A063DB"/>
    <w:rsid w:val="00A06ADE"/>
    <w:rsid w:val="00A0749D"/>
    <w:rsid w:val="00A07A3E"/>
    <w:rsid w:val="00A1099A"/>
    <w:rsid w:val="00A11562"/>
    <w:rsid w:val="00A118FF"/>
    <w:rsid w:val="00A1271B"/>
    <w:rsid w:val="00A12AC8"/>
    <w:rsid w:val="00A12B41"/>
    <w:rsid w:val="00A130B6"/>
    <w:rsid w:val="00A131C6"/>
    <w:rsid w:val="00A13938"/>
    <w:rsid w:val="00A14B3E"/>
    <w:rsid w:val="00A151D3"/>
    <w:rsid w:val="00A15C12"/>
    <w:rsid w:val="00A16269"/>
    <w:rsid w:val="00A16EC8"/>
    <w:rsid w:val="00A17749"/>
    <w:rsid w:val="00A17913"/>
    <w:rsid w:val="00A201B0"/>
    <w:rsid w:val="00A201F4"/>
    <w:rsid w:val="00A21715"/>
    <w:rsid w:val="00A21749"/>
    <w:rsid w:val="00A2254F"/>
    <w:rsid w:val="00A22868"/>
    <w:rsid w:val="00A230F7"/>
    <w:rsid w:val="00A2344D"/>
    <w:rsid w:val="00A24460"/>
    <w:rsid w:val="00A24881"/>
    <w:rsid w:val="00A24D99"/>
    <w:rsid w:val="00A27258"/>
    <w:rsid w:val="00A27840"/>
    <w:rsid w:val="00A3101F"/>
    <w:rsid w:val="00A31245"/>
    <w:rsid w:val="00A3150A"/>
    <w:rsid w:val="00A31DBD"/>
    <w:rsid w:val="00A32CCC"/>
    <w:rsid w:val="00A337FF"/>
    <w:rsid w:val="00A344FF"/>
    <w:rsid w:val="00A349E2"/>
    <w:rsid w:val="00A3749B"/>
    <w:rsid w:val="00A402EF"/>
    <w:rsid w:val="00A4245A"/>
    <w:rsid w:val="00A42909"/>
    <w:rsid w:val="00A43DA0"/>
    <w:rsid w:val="00A462F1"/>
    <w:rsid w:val="00A4632D"/>
    <w:rsid w:val="00A468E6"/>
    <w:rsid w:val="00A4750F"/>
    <w:rsid w:val="00A51201"/>
    <w:rsid w:val="00A52693"/>
    <w:rsid w:val="00A5298F"/>
    <w:rsid w:val="00A540EF"/>
    <w:rsid w:val="00A542EA"/>
    <w:rsid w:val="00A552F8"/>
    <w:rsid w:val="00A561C0"/>
    <w:rsid w:val="00A56935"/>
    <w:rsid w:val="00A57A40"/>
    <w:rsid w:val="00A61256"/>
    <w:rsid w:val="00A63F1B"/>
    <w:rsid w:val="00A6429A"/>
    <w:rsid w:val="00A64A30"/>
    <w:rsid w:val="00A64FC1"/>
    <w:rsid w:val="00A65015"/>
    <w:rsid w:val="00A65118"/>
    <w:rsid w:val="00A664CE"/>
    <w:rsid w:val="00A66BF0"/>
    <w:rsid w:val="00A672A4"/>
    <w:rsid w:val="00A70052"/>
    <w:rsid w:val="00A70477"/>
    <w:rsid w:val="00A70658"/>
    <w:rsid w:val="00A7109A"/>
    <w:rsid w:val="00A714A2"/>
    <w:rsid w:val="00A72728"/>
    <w:rsid w:val="00A7425C"/>
    <w:rsid w:val="00A745F2"/>
    <w:rsid w:val="00A74718"/>
    <w:rsid w:val="00A74750"/>
    <w:rsid w:val="00A747C1"/>
    <w:rsid w:val="00A763FC"/>
    <w:rsid w:val="00A76F0A"/>
    <w:rsid w:val="00A777C9"/>
    <w:rsid w:val="00A77C2C"/>
    <w:rsid w:val="00A77CC3"/>
    <w:rsid w:val="00A81166"/>
    <w:rsid w:val="00A81CDE"/>
    <w:rsid w:val="00A8207F"/>
    <w:rsid w:val="00A82897"/>
    <w:rsid w:val="00A8433F"/>
    <w:rsid w:val="00A8534B"/>
    <w:rsid w:val="00A8576C"/>
    <w:rsid w:val="00A86500"/>
    <w:rsid w:val="00A86EE4"/>
    <w:rsid w:val="00A86F37"/>
    <w:rsid w:val="00A870E0"/>
    <w:rsid w:val="00A873B9"/>
    <w:rsid w:val="00A87ABC"/>
    <w:rsid w:val="00A87FB2"/>
    <w:rsid w:val="00A904B1"/>
    <w:rsid w:val="00A90A68"/>
    <w:rsid w:val="00A90EBC"/>
    <w:rsid w:val="00A91F54"/>
    <w:rsid w:val="00A91FFE"/>
    <w:rsid w:val="00A92369"/>
    <w:rsid w:val="00A924F8"/>
    <w:rsid w:val="00A92E9C"/>
    <w:rsid w:val="00A93417"/>
    <w:rsid w:val="00A93556"/>
    <w:rsid w:val="00A93BF5"/>
    <w:rsid w:val="00A94C7C"/>
    <w:rsid w:val="00A9509C"/>
    <w:rsid w:val="00A95BA3"/>
    <w:rsid w:val="00A95F42"/>
    <w:rsid w:val="00A97A0A"/>
    <w:rsid w:val="00AA0C48"/>
    <w:rsid w:val="00AA0D15"/>
    <w:rsid w:val="00AA127A"/>
    <w:rsid w:val="00AA13A5"/>
    <w:rsid w:val="00AA1AEE"/>
    <w:rsid w:val="00AA23CB"/>
    <w:rsid w:val="00AA25C9"/>
    <w:rsid w:val="00AA2640"/>
    <w:rsid w:val="00AA2990"/>
    <w:rsid w:val="00AA2B61"/>
    <w:rsid w:val="00AA2E86"/>
    <w:rsid w:val="00AA3747"/>
    <w:rsid w:val="00AA3AC6"/>
    <w:rsid w:val="00AA419C"/>
    <w:rsid w:val="00AA64C5"/>
    <w:rsid w:val="00AA6771"/>
    <w:rsid w:val="00AA6B80"/>
    <w:rsid w:val="00AA7804"/>
    <w:rsid w:val="00AA7C7B"/>
    <w:rsid w:val="00AB0A93"/>
    <w:rsid w:val="00AB0D88"/>
    <w:rsid w:val="00AB25D3"/>
    <w:rsid w:val="00AB288E"/>
    <w:rsid w:val="00AB2E32"/>
    <w:rsid w:val="00AB2FA2"/>
    <w:rsid w:val="00AB5062"/>
    <w:rsid w:val="00AB5187"/>
    <w:rsid w:val="00AB57E7"/>
    <w:rsid w:val="00AB6B42"/>
    <w:rsid w:val="00AB6CE7"/>
    <w:rsid w:val="00AC0574"/>
    <w:rsid w:val="00AC2410"/>
    <w:rsid w:val="00AC3BC7"/>
    <w:rsid w:val="00AC4C18"/>
    <w:rsid w:val="00AC51E1"/>
    <w:rsid w:val="00AC6DD3"/>
    <w:rsid w:val="00AC6E81"/>
    <w:rsid w:val="00AC7267"/>
    <w:rsid w:val="00AC7747"/>
    <w:rsid w:val="00AC7A80"/>
    <w:rsid w:val="00AC7C15"/>
    <w:rsid w:val="00AC7F65"/>
    <w:rsid w:val="00AD0729"/>
    <w:rsid w:val="00AD0AEE"/>
    <w:rsid w:val="00AD0D1E"/>
    <w:rsid w:val="00AD2F3C"/>
    <w:rsid w:val="00AD3255"/>
    <w:rsid w:val="00AD37D6"/>
    <w:rsid w:val="00AD3D69"/>
    <w:rsid w:val="00AD3EAE"/>
    <w:rsid w:val="00AD48B9"/>
    <w:rsid w:val="00AD4E12"/>
    <w:rsid w:val="00AD613C"/>
    <w:rsid w:val="00AD7B15"/>
    <w:rsid w:val="00AE0880"/>
    <w:rsid w:val="00AE195E"/>
    <w:rsid w:val="00AE1B85"/>
    <w:rsid w:val="00AE1C7D"/>
    <w:rsid w:val="00AE1D54"/>
    <w:rsid w:val="00AE1EB8"/>
    <w:rsid w:val="00AE23BB"/>
    <w:rsid w:val="00AE2818"/>
    <w:rsid w:val="00AE2A2A"/>
    <w:rsid w:val="00AE2E3C"/>
    <w:rsid w:val="00AE3738"/>
    <w:rsid w:val="00AE3807"/>
    <w:rsid w:val="00AE5891"/>
    <w:rsid w:val="00AE5A3D"/>
    <w:rsid w:val="00AE5C26"/>
    <w:rsid w:val="00AE5F3B"/>
    <w:rsid w:val="00AE75FE"/>
    <w:rsid w:val="00AE79A8"/>
    <w:rsid w:val="00AF13B8"/>
    <w:rsid w:val="00AF15DB"/>
    <w:rsid w:val="00AF349B"/>
    <w:rsid w:val="00AF3603"/>
    <w:rsid w:val="00AF43A6"/>
    <w:rsid w:val="00AF49AD"/>
    <w:rsid w:val="00AF4A1C"/>
    <w:rsid w:val="00AF7713"/>
    <w:rsid w:val="00B0053E"/>
    <w:rsid w:val="00B01F6D"/>
    <w:rsid w:val="00B0208D"/>
    <w:rsid w:val="00B0436E"/>
    <w:rsid w:val="00B046B8"/>
    <w:rsid w:val="00B047E5"/>
    <w:rsid w:val="00B04B05"/>
    <w:rsid w:val="00B0587E"/>
    <w:rsid w:val="00B074BD"/>
    <w:rsid w:val="00B07E58"/>
    <w:rsid w:val="00B101B7"/>
    <w:rsid w:val="00B105C0"/>
    <w:rsid w:val="00B10C0F"/>
    <w:rsid w:val="00B11708"/>
    <w:rsid w:val="00B129FD"/>
    <w:rsid w:val="00B12FBA"/>
    <w:rsid w:val="00B13EFD"/>
    <w:rsid w:val="00B14506"/>
    <w:rsid w:val="00B14DB1"/>
    <w:rsid w:val="00B15BB1"/>
    <w:rsid w:val="00B164DB"/>
    <w:rsid w:val="00B1779B"/>
    <w:rsid w:val="00B17ADF"/>
    <w:rsid w:val="00B202BE"/>
    <w:rsid w:val="00B2102B"/>
    <w:rsid w:val="00B21703"/>
    <w:rsid w:val="00B21E29"/>
    <w:rsid w:val="00B22620"/>
    <w:rsid w:val="00B23226"/>
    <w:rsid w:val="00B233A3"/>
    <w:rsid w:val="00B238F4"/>
    <w:rsid w:val="00B23C37"/>
    <w:rsid w:val="00B24221"/>
    <w:rsid w:val="00B2453E"/>
    <w:rsid w:val="00B249A2"/>
    <w:rsid w:val="00B24F15"/>
    <w:rsid w:val="00B251FE"/>
    <w:rsid w:val="00B26473"/>
    <w:rsid w:val="00B2669B"/>
    <w:rsid w:val="00B27833"/>
    <w:rsid w:val="00B303C5"/>
    <w:rsid w:val="00B30784"/>
    <w:rsid w:val="00B309D7"/>
    <w:rsid w:val="00B30DDC"/>
    <w:rsid w:val="00B312A3"/>
    <w:rsid w:val="00B31445"/>
    <w:rsid w:val="00B3195D"/>
    <w:rsid w:val="00B3257D"/>
    <w:rsid w:val="00B32CEE"/>
    <w:rsid w:val="00B33E12"/>
    <w:rsid w:val="00B34416"/>
    <w:rsid w:val="00B36E9B"/>
    <w:rsid w:val="00B37B4A"/>
    <w:rsid w:val="00B402E7"/>
    <w:rsid w:val="00B40A02"/>
    <w:rsid w:val="00B40F1A"/>
    <w:rsid w:val="00B4135C"/>
    <w:rsid w:val="00B4177E"/>
    <w:rsid w:val="00B41B67"/>
    <w:rsid w:val="00B42290"/>
    <w:rsid w:val="00B423BC"/>
    <w:rsid w:val="00B435D3"/>
    <w:rsid w:val="00B4360D"/>
    <w:rsid w:val="00B4373B"/>
    <w:rsid w:val="00B462ED"/>
    <w:rsid w:val="00B46565"/>
    <w:rsid w:val="00B4677B"/>
    <w:rsid w:val="00B46DCF"/>
    <w:rsid w:val="00B50108"/>
    <w:rsid w:val="00B50589"/>
    <w:rsid w:val="00B50865"/>
    <w:rsid w:val="00B50A63"/>
    <w:rsid w:val="00B51FAE"/>
    <w:rsid w:val="00B52F50"/>
    <w:rsid w:val="00B5329D"/>
    <w:rsid w:val="00B53FFC"/>
    <w:rsid w:val="00B554D0"/>
    <w:rsid w:val="00B55A4C"/>
    <w:rsid w:val="00B5609E"/>
    <w:rsid w:val="00B56476"/>
    <w:rsid w:val="00B56876"/>
    <w:rsid w:val="00B56936"/>
    <w:rsid w:val="00B6118E"/>
    <w:rsid w:val="00B617B6"/>
    <w:rsid w:val="00B617F9"/>
    <w:rsid w:val="00B619A6"/>
    <w:rsid w:val="00B62F9B"/>
    <w:rsid w:val="00B6576B"/>
    <w:rsid w:val="00B662BE"/>
    <w:rsid w:val="00B67398"/>
    <w:rsid w:val="00B6761C"/>
    <w:rsid w:val="00B700F0"/>
    <w:rsid w:val="00B723B1"/>
    <w:rsid w:val="00B72DFA"/>
    <w:rsid w:val="00B737AB"/>
    <w:rsid w:val="00B73F4D"/>
    <w:rsid w:val="00B74217"/>
    <w:rsid w:val="00B74849"/>
    <w:rsid w:val="00B74A20"/>
    <w:rsid w:val="00B75557"/>
    <w:rsid w:val="00B75D6D"/>
    <w:rsid w:val="00B75F50"/>
    <w:rsid w:val="00B765C8"/>
    <w:rsid w:val="00B76AF1"/>
    <w:rsid w:val="00B76EDF"/>
    <w:rsid w:val="00B77523"/>
    <w:rsid w:val="00B80229"/>
    <w:rsid w:val="00B81D10"/>
    <w:rsid w:val="00B822FF"/>
    <w:rsid w:val="00B823F7"/>
    <w:rsid w:val="00B82AB2"/>
    <w:rsid w:val="00B8330D"/>
    <w:rsid w:val="00B83591"/>
    <w:rsid w:val="00B83713"/>
    <w:rsid w:val="00B83832"/>
    <w:rsid w:val="00B83A0D"/>
    <w:rsid w:val="00B847B9"/>
    <w:rsid w:val="00B84F80"/>
    <w:rsid w:val="00B85570"/>
    <w:rsid w:val="00B85573"/>
    <w:rsid w:val="00B85794"/>
    <w:rsid w:val="00B86403"/>
    <w:rsid w:val="00B87FF8"/>
    <w:rsid w:val="00B90182"/>
    <w:rsid w:val="00B90FC2"/>
    <w:rsid w:val="00B91222"/>
    <w:rsid w:val="00B91295"/>
    <w:rsid w:val="00B912CF"/>
    <w:rsid w:val="00B9138E"/>
    <w:rsid w:val="00B91D5F"/>
    <w:rsid w:val="00B93DC9"/>
    <w:rsid w:val="00B947CF"/>
    <w:rsid w:val="00B95F34"/>
    <w:rsid w:val="00B969D2"/>
    <w:rsid w:val="00B97061"/>
    <w:rsid w:val="00B97EA8"/>
    <w:rsid w:val="00BA00B1"/>
    <w:rsid w:val="00BA08F7"/>
    <w:rsid w:val="00BA17A4"/>
    <w:rsid w:val="00BA1EB6"/>
    <w:rsid w:val="00BA4951"/>
    <w:rsid w:val="00BA4A8B"/>
    <w:rsid w:val="00BA4EEA"/>
    <w:rsid w:val="00BA5232"/>
    <w:rsid w:val="00BA5497"/>
    <w:rsid w:val="00BA7461"/>
    <w:rsid w:val="00BB0174"/>
    <w:rsid w:val="00BB1014"/>
    <w:rsid w:val="00BB1DCD"/>
    <w:rsid w:val="00BB1EB5"/>
    <w:rsid w:val="00BB2006"/>
    <w:rsid w:val="00BB396C"/>
    <w:rsid w:val="00BB4A51"/>
    <w:rsid w:val="00BB4FA3"/>
    <w:rsid w:val="00BC0944"/>
    <w:rsid w:val="00BC0D97"/>
    <w:rsid w:val="00BC1550"/>
    <w:rsid w:val="00BC1C51"/>
    <w:rsid w:val="00BC2549"/>
    <w:rsid w:val="00BC3662"/>
    <w:rsid w:val="00BC3FED"/>
    <w:rsid w:val="00BC586E"/>
    <w:rsid w:val="00BC6295"/>
    <w:rsid w:val="00BC6CD5"/>
    <w:rsid w:val="00BC7BAE"/>
    <w:rsid w:val="00BD0DA8"/>
    <w:rsid w:val="00BD26BF"/>
    <w:rsid w:val="00BD320C"/>
    <w:rsid w:val="00BD3727"/>
    <w:rsid w:val="00BD3936"/>
    <w:rsid w:val="00BD43EF"/>
    <w:rsid w:val="00BD5E00"/>
    <w:rsid w:val="00BD6002"/>
    <w:rsid w:val="00BD62B6"/>
    <w:rsid w:val="00BD6A01"/>
    <w:rsid w:val="00BD71B8"/>
    <w:rsid w:val="00BD71D8"/>
    <w:rsid w:val="00BE11AE"/>
    <w:rsid w:val="00BE1480"/>
    <w:rsid w:val="00BE1CD5"/>
    <w:rsid w:val="00BE24BC"/>
    <w:rsid w:val="00BE3534"/>
    <w:rsid w:val="00BE36A3"/>
    <w:rsid w:val="00BE3CBF"/>
    <w:rsid w:val="00BE3E4D"/>
    <w:rsid w:val="00BE4AB1"/>
    <w:rsid w:val="00BE5A99"/>
    <w:rsid w:val="00BE6F45"/>
    <w:rsid w:val="00BE7DA1"/>
    <w:rsid w:val="00BE7EBB"/>
    <w:rsid w:val="00BF0807"/>
    <w:rsid w:val="00BF093A"/>
    <w:rsid w:val="00BF15AD"/>
    <w:rsid w:val="00BF19C7"/>
    <w:rsid w:val="00BF1F7A"/>
    <w:rsid w:val="00BF225F"/>
    <w:rsid w:val="00BF4151"/>
    <w:rsid w:val="00BF57EC"/>
    <w:rsid w:val="00BF5AE9"/>
    <w:rsid w:val="00BF5C48"/>
    <w:rsid w:val="00BF5C8C"/>
    <w:rsid w:val="00BF6947"/>
    <w:rsid w:val="00BF6FB8"/>
    <w:rsid w:val="00BF73ED"/>
    <w:rsid w:val="00BF7ADB"/>
    <w:rsid w:val="00BF7B24"/>
    <w:rsid w:val="00BF7E52"/>
    <w:rsid w:val="00BF7F62"/>
    <w:rsid w:val="00C024A2"/>
    <w:rsid w:val="00C036FF"/>
    <w:rsid w:val="00C042E9"/>
    <w:rsid w:val="00C043CC"/>
    <w:rsid w:val="00C05428"/>
    <w:rsid w:val="00C07364"/>
    <w:rsid w:val="00C07A19"/>
    <w:rsid w:val="00C07E92"/>
    <w:rsid w:val="00C10CEC"/>
    <w:rsid w:val="00C11114"/>
    <w:rsid w:val="00C11AD4"/>
    <w:rsid w:val="00C12201"/>
    <w:rsid w:val="00C12B60"/>
    <w:rsid w:val="00C12DC0"/>
    <w:rsid w:val="00C13C21"/>
    <w:rsid w:val="00C16812"/>
    <w:rsid w:val="00C17430"/>
    <w:rsid w:val="00C21894"/>
    <w:rsid w:val="00C230EB"/>
    <w:rsid w:val="00C242F1"/>
    <w:rsid w:val="00C2499D"/>
    <w:rsid w:val="00C249D3"/>
    <w:rsid w:val="00C25346"/>
    <w:rsid w:val="00C2592A"/>
    <w:rsid w:val="00C25982"/>
    <w:rsid w:val="00C262D4"/>
    <w:rsid w:val="00C2787C"/>
    <w:rsid w:val="00C30458"/>
    <w:rsid w:val="00C30A71"/>
    <w:rsid w:val="00C31135"/>
    <w:rsid w:val="00C31586"/>
    <w:rsid w:val="00C31DC8"/>
    <w:rsid w:val="00C3285E"/>
    <w:rsid w:val="00C33708"/>
    <w:rsid w:val="00C338C8"/>
    <w:rsid w:val="00C34000"/>
    <w:rsid w:val="00C34442"/>
    <w:rsid w:val="00C35BE1"/>
    <w:rsid w:val="00C35C37"/>
    <w:rsid w:val="00C35DF2"/>
    <w:rsid w:val="00C36E63"/>
    <w:rsid w:val="00C406C4"/>
    <w:rsid w:val="00C41221"/>
    <w:rsid w:val="00C413E1"/>
    <w:rsid w:val="00C4141C"/>
    <w:rsid w:val="00C4173A"/>
    <w:rsid w:val="00C41763"/>
    <w:rsid w:val="00C433FA"/>
    <w:rsid w:val="00C43725"/>
    <w:rsid w:val="00C43D14"/>
    <w:rsid w:val="00C441DC"/>
    <w:rsid w:val="00C44D3B"/>
    <w:rsid w:val="00C45538"/>
    <w:rsid w:val="00C45FC0"/>
    <w:rsid w:val="00C470C3"/>
    <w:rsid w:val="00C479DA"/>
    <w:rsid w:val="00C47C4A"/>
    <w:rsid w:val="00C508DB"/>
    <w:rsid w:val="00C5159C"/>
    <w:rsid w:val="00C51C0D"/>
    <w:rsid w:val="00C51F1E"/>
    <w:rsid w:val="00C522DF"/>
    <w:rsid w:val="00C5314C"/>
    <w:rsid w:val="00C54EF8"/>
    <w:rsid w:val="00C57070"/>
    <w:rsid w:val="00C57AF3"/>
    <w:rsid w:val="00C6070B"/>
    <w:rsid w:val="00C617FB"/>
    <w:rsid w:val="00C61F6C"/>
    <w:rsid w:val="00C62DD4"/>
    <w:rsid w:val="00C6340D"/>
    <w:rsid w:val="00C642DF"/>
    <w:rsid w:val="00C64C74"/>
    <w:rsid w:val="00C64ED4"/>
    <w:rsid w:val="00C66394"/>
    <w:rsid w:val="00C669E3"/>
    <w:rsid w:val="00C67765"/>
    <w:rsid w:val="00C705CC"/>
    <w:rsid w:val="00C70726"/>
    <w:rsid w:val="00C70EAC"/>
    <w:rsid w:val="00C7166A"/>
    <w:rsid w:val="00C71C1B"/>
    <w:rsid w:val="00C721F8"/>
    <w:rsid w:val="00C72FC3"/>
    <w:rsid w:val="00C72FDB"/>
    <w:rsid w:val="00C7759F"/>
    <w:rsid w:val="00C77E06"/>
    <w:rsid w:val="00C803B5"/>
    <w:rsid w:val="00C80457"/>
    <w:rsid w:val="00C80A89"/>
    <w:rsid w:val="00C80DBA"/>
    <w:rsid w:val="00C80F12"/>
    <w:rsid w:val="00C81B18"/>
    <w:rsid w:val="00C84674"/>
    <w:rsid w:val="00C846CF"/>
    <w:rsid w:val="00C85175"/>
    <w:rsid w:val="00C85A04"/>
    <w:rsid w:val="00C863F7"/>
    <w:rsid w:val="00C865A2"/>
    <w:rsid w:val="00C9003B"/>
    <w:rsid w:val="00C9155D"/>
    <w:rsid w:val="00C918FF"/>
    <w:rsid w:val="00C91CFB"/>
    <w:rsid w:val="00C92273"/>
    <w:rsid w:val="00C927E7"/>
    <w:rsid w:val="00C928D4"/>
    <w:rsid w:val="00C92AC2"/>
    <w:rsid w:val="00C94342"/>
    <w:rsid w:val="00C95364"/>
    <w:rsid w:val="00C95D0F"/>
    <w:rsid w:val="00C96041"/>
    <w:rsid w:val="00C967D5"/>
    <w:rsid w:val="00C978E4"/>
    <w:rsid w:val="00CA1333"/>
    <w:rsid w:val="00CA1DF7"/>
    <w:rsid w:val="00CA2BB6"/>
    <w:rsid w:val="00CA38A3"/>
    <w:rsid w:val="00CA4700"/>
    <w:rsid w:val="00CA6DF6"/>
    <w:rsid w:val="00CA6F7A"/>
    <w:rsid w:val="00CA75B9"/>
    <w:rsid w:val="00CB0A09"/>
    <w:rsid w:val="00CB177B"/>
    <w:rsid w:val="00CB1D06"/>
    <w:rsid w:val="00CB2335"/>
    <w:rsid w:val="00CB2BEF"/>
    <w:rsid w:val="00CB3752"/>
    <w:rsid w:val="00CB39F6"/>
    <w:rsid w:val="00CB4344"/>
    <w:rsid w:val="00CB4435"/>
    <w:rsid w:val="00CB457B"/>
    <w:rsid w:val="00CB4BAA"/>
    <w:rsid w:val="00CB53AF"/>
    <w:rsid w:val="00CB58C1"/>
    <w:rsid w:val="00CB5972"/>
    <w:rsid w:val="00CC058D"/>
    <w:rsid w:val="00CC12BF"/>
    <w:rsid w:val="00CC1F3F"/>
    <w:rsid w:val="00CC21A1"/>
    <w:rsid w:val="00CC23BB"/>
    <w:rsid w:val="00CC2856"/>
    <w:rsid w:val="00CC2CDC"/>
    <w:rsid w:val="00CC35E3"/>
    <w:rsid w:val="00CC3C53"/>
    <w:rsid w:val="00CC4078"/>
    <w:rsid w:val="00CC4187"/>
    <w:rsid w:val="00CC4659"/>
    <w:rsid w:val="00CC574A"/>
    <w:rsid w:val="00CC57E5"/>
    <w:rsid w:val="00CC58F7"/>
    <w:rsid w:val="00CC6A46"/>
    <w:rsid w:val="00CD057D"/>
    <w:rsid w:val="00CD1535"/>
    <w:rsid w:val="00CD2B23"/>
    <w:rsid w:val="00CD3206"/>
    <w:rsid w:val="00CD3414"/>
    <w:rsid w:val="00CD419D"/>
    <w:rsid w:val="00CD41A3"/>
    <w:rsid w:val="00CD435A"/>
    <w:rsid w:val="00CD4E98"/>
    <w:rsid w:val="00CD5976"/>
    <w:rsid w:val="00CD6A39"/>
    <w:rsid w:val="00CD6C2B"/>
    <w:rsid w:val="00CD6CDC"/>
    <w:rsid w:val="00CD707B"/>
    <w:rsid w:val="00CE0D05"/>
    <w:rsid w:val="00CE187D"/>
    <w:rsid w:val="00CE1E3A"/>
    <w:rsid w:val="00CE277D"/>
    <w:rsid w:val="00CE36C0"/>
    <w:rsid w:val="00CE4267"/>
    <w:rsid w:val="00CE5180"/>
    <w:rsid w:val="00CE6E4C"/>
    <w:rsid w:val="00CE7433"/>
    <w:rsid w:val="00CE7A1A"/>
    <w:rsid w:val="00CF031F"/>
    <w:rsid w:val="00CF1731"/>
    <w:rsid w:val="00CF2A15"/>
    <w:rsid w:val="00CF3C56"/>
    <w:rsid w:val="00CF44CF"/>
    <w:rsid w:val="00CF4EB9"/>
    <w:rsid w:val="00CF5821"/>
    <w:rsid w:val="00CF6485"/>
    <w:rsid w:val="00D0027E"/>
    <w:rsid w:val="00D00AE6"/>
    <w:rsid w:val="00D0101F"/>
    <w:rsid w:val="00D0203D"/>
    <w:rsid w:val="00D03413"/>
    <w:rsid w:val="00D0434D"/>
    <w:rsid w:val="00D0476A"/>
    <w:rsid w:val="00D05638"/>
    <w:rsid w:val="00D057EF"/>
    <w:rsid w:val="00D05DE6"/>
    <w:rsid w:val="00D070D3"/>
    <w:rsid w:val="00D0744A"/>
    <w:rsid w:val="00D076CD"/>
    <w:rsid w:val="00D07A06"/>
    <w:rsid w:val="00D10CE9"/>
    <w:rsid w:val="00D1144E"/>
    <w:rsid w:val="00D1215C"/>
    <w:rsid w:val="00D1424E"/>
    <w:rsid w:val="00D145FB"/>
    <w:rsid w:val="00D14D97"/>
    <w:rsid w:val="00D1567E"/>
    <w:rsid w:val="00D164DE"/>
    <w:rsid w:val="00D1663B"/>
    <w:rsid w:val="00D17EA4"/>
    <w:rsid w:val="00D20540"/>
    <w:rsid w:val="00D21A94"/>
    <w:rsid w:val="00D21DA9"/>
    <w:rsid w:val="00D22216"/>
    <w:rsid w:val="00D23002"/>
    <w:rsid w:val="00D24206"/>
    <w:rsid w:val="00D2428B"/>
    <w:rsid w:val="00D24621"/>
    <w:rsid w:val="00D25247"/>
    <w:rsid w:val="00D25698"/>
    <w:rsid w:val="00D26041"/>
    <w:rsid w:val="00D265B1"/>
    <w:rsid w:val="00D26703"/>
    <w:rsid w:val="00D267B0"/>
    <w:rsid w:val="00D26A5A"/>
    <w:rsid w:val="00D26EEA"/>
    <w:rsid w:val="00D275A0"/>
    <w:rsid w:val="00D2781C"/>
    <w:rsid w:val="00D32873"/>
    <w:rsid w:val="00D32918"/>
    <w:rsid w:val="00D32C3F"/>
    <w:rsid w:val="00D32D86"/>
    <w:rsid w:val="00D3307A"/>
    <w:rsid w:val="00D33C8B"/>
    <w:rsid w:val="00D34069"/>
    <w:rsid w:val="00D342C5"/>
    <w:rsid w:val="00D347D2"/>
    <w:rsid w:val="00D35D4D"/>
    <w:rsid w:val="00D36A54"/>
    <w:rsid w:val="00D37B17"/>
    <w:rsid w:val="00D40254"/>
    <w:rsid w:val="00D412E6"/>
    <w:rsid w:val="00D414FD"/>
    <w:rsid w:val="00D417A0"/>
    <w:rsid w:val="00D4222C"/>
    <w:rsid w:val="00D42B04"/>
    <w:rsid w:val="00D42BAE"/>
    <w:rsid w:val="00D42C03"/>
    <w:rsid w:val="00D43100"/>
    <w:rsid w:val="00D43279"/>
    <w:rsid w:val="00D433F7"/>
    <w:rsid w:val="00D4345F"/>
    <w:rsid w:val="00D43D41"/>
    <w:rsid w:val="00D43FF6"/>
    <w:rsid w:val="00D448F5"/>
    <w:rsid w:val="00D44BA3"/>
    <w:rsid w:val="00D4502D"/>
    <w:rsid w:val="00D45071"/>
    <w:rsid w:val="00D451B9"/>
    <w:rsid w:val="00D45373"/>
    <w:rsid w:val="00D4542B"/>
    <w:rsid w:val="00D4591C"/>
    <w:rsid w:val="00D47B2B"/>
    <w:rsid w:val="00D47B53"/>
    <w:rsid w:val="00D509E4"/>
    <w:rsid w:val="00D53667"/>
    <w:rsid w:val="00D538AA"/>
    <w:rsid w:val="00D5548A"/>
    <w:rsid w:val="00D55EAB"/>
    <w:rsid w:val="00D56C02"/>
    <w:rsid w:val="00D60135"/>
    <w:rsid w:val="00D61F21"/>
    <w:rsid w:val="00D63E91"/>
    <w:rsid w:val="00D65174"/>
    <w:rsid w:val="00D653F4"/>
    <w:rsid w:val="00D65524"/>
    <w:rsid w:val="00D659C3"/>
    <w:rsid w:val="00D66E98"/>
    <w:rsid w:val="00D66FD7"/>
    <w:rsid w:val="00D67021"/>
    <w:rsid w:val="00D677F2"/>
    <w:rsid w:val="00D708E6"/>
    <w:rsid w:val="00D7125C"/>
    <w:rsid w:val="00D714DC"/>
    <w:rsid w:val="00D718FB"/>
    <w:rsid w:val="00D73B5D"/>
    <w:rsid w:val="00D73C74"/>
    <w:rsid w:val="00D73E96"/>
    <w:rsid w:val="00D75681"/>
    <w:rsid w:val="00D75900"/>
    <w:rsid w:val="00D75BD6"/>
    <w:rsid w:val="00D77944"/>
    <w:rsid w:val="00D80AC8"/>
    <w:rsid w:val="00D80CFA"/>
    <w:rsid w:val="00D80DAB"/>
    <w:rsid w:val="00D8288F"/>
    <w:rsid w:val="00D8346B"/>
    <w:rsid w:val="00D84027"/>
    <w:rsid w:val="00D84549"/>
    <w:rsid w:val="00D85A0B"/>
    <w:rsid w:val="00D85D7A"/>
    <w:rsid w:val="00D85EA4"/>
    <w:rsid w:val="00D9031A"/>
    <w:rsid w:val="00D907CC"/>
    <w:rsid w:val="00D909ED"/>
    <w:rsid w:val="00D90EF2"/>
    <w:rsid w:val="00D91094"/>
    <w:rsid w:val="00D92172"/>
    <w:rsid w:val="00D92224"/>
    <w:rsid w:val="00D9360D"/>
    <w:rsid w:val="00D93748"/>
    <w:rsid w:val="00D95286"/>
    <w:rsid w:val="00D955AB"/>
    <w:rsid w:val="00D95B4B"/>
    <w:rsid w:val="00DA0413"/>
    <w:rsid w:val="00DA0447"/>
    <w:rsid w:val="00DA044F"/>
    <w:rsid w:val="00DA09B6"/>
    <w:rsid w:val="00DA0BC3"/>
    <w:rsid w:val="00DA0D0F"/>
    <w:rsid w:val="00DA1B16"/>
    <w:rsid w:val="00DA2718"/>
    <w:rsid w:val="00DA313E"/>
    <w:rsid w:val="00DA4ED0"/>
    <w:rsid w:val="00DA5197"/>
    <w:rsid w:val="00DA6935"/>
    <w:rsid w:val="00DA6E0B"/>
    <w:rsid w:val="00DB0E3F"/>
    <w:rsid w:val="00DB13AB"/>
    <w:rsid w:val="00DB1E1D"/>
    <w:rsid w:val="00DB21E9"/>
    <w:rsid w:val="00DB25D7"/>
    <w:rsid w:val="00DB2A97"/>
    <w:rsid w:val="00DB3010"/>
    <w:rsid w:val="00DB390E"/>
    <w:rsid w:val="00DB3A0B"/>
    <w:rsid w:val="00DB4012"/>
    <w:rsid w:val="00DB5108"/>
    <w:rsid w:val="00DB564B"/>
    <w:rsid w:val="00DB5879"/>
    <w:rsid w:val="00DB5AC3"/>
    <w:rsid w:val="00DB5C62"/>
    <w:rsid w:val="00DB7197"/>
    <w:rsid w:val="00DB7603"/>
    <w:rsid w:val="00DC1615"/>
    <w:rsid w:val="00DC1CE1"/>
    <w:rsid w:val="00DC22A6"/>
    <w:rsid w:val="00DC2B45"/>
    <w:rsid w:val="00DC2BBB"/>
    <w:rsid w:val="00DC3CEA"/>
    <w:rsid w:val="00DC3F7B"/>
    <w:rsid w:val="00DC42AC"/>
    <w:rsid w:val="00DC51DA"/>
    <w:rsid w:val="00DC5528"/>
    <w:rsid w:val="00DC6FD8"/>
    <w:rsid w:val="00DC7017"/>
    <w:rsid w:val="00DC7B45"/>
    <w:rsid w:val="00DC7C7A"/>
    <w:rsid w:val="00DD0535"/>
    <w:rsid w:val="00DD07A7"/>
    <w:rsid w:val="00DD1DD4"/>
    <w:rsid w:val="00DD25A9"/>
    <w:rsid w:val="00DD3347"/>
    <w:rsid w:val="00DD3D36"/>
    <w:rsid w:val="00DD3FE7"/>
    <w:rsid w:val="00DD568B"/>
    <w:rsid w:val="00DD6DA5"/>
    <w:rsid w:val="00DD74F2"/>
    <w:rsid w:val="00DD7570"/>
    <w:rsid w:val="00DD785A"/>
    <w:rsid w:val="00DD7A33"/>
    <w:rsid w:val="00DE0AE5"/>
    <w:rsid w:val="00DE1A37"/>
    <w:rsid w:val="00DE1D89"/>
    <w:rsid w:val="00DE33F8"/>
    <w:rsid w:val="00DE43A9"/>
    <w:rsid w:val="00DE5A5E"/>
    <w:rsid w:val="00DE5E47"/>
    <w:rsid w:val="00DE630E"/>
    <w:rsid w:val="00DE7406"/>
    <w:rsid w:val="00DF0137"/>
    <w:rsid w:val="00DF060A"/>
    <w:rsid w:val="00DF09D4"/>
    <w:rsid w:val="00DF12EA"/>
    <w:rsid w:val="00DF1FED"/>
    <w:rsid w:val="00DF2411"/>
    <w:rsid w:val="00DF2702"/>
    <w:rsid w:val="00DF284C"/>
    <w:rsid w:val="00DF28FA"/>
    <w:rsid w:val="00DF3105"/>
    <w:rsid w:val="00DF32EE"/>
    <w:rsid w:val="00DF399C"/>
    <w:rsid w:val="00DF3E48"/>
    <w:rsid w:val="00DF4B0B"/>
    <w:rsid w:val="00DF5948"/>
    <w:rsid w:val="00DF6845"/>
    <w:rsid w:val="00DF799F"/>
    <w:rsid w:val="00DF7D6A"/>
    <w:rsid w:val="00E00483"/>
    <w:rsid w:val="00E00F5C"/>
    <w:rsid w:val="00E02383"/>
    <w:rsid w:val="00E025E1"/>
    <w:rsid w:val="00E02C62"/>
    <w:rsid w:val="00E02F13"/>
    <w:rsid w:val="00E05574"/>
    <w:rsid w:val="00E06F05"/>
    <w:rsid w:val="00E0723B"/>
    <w:rsid w:val="00E07411"/>
    <w:rsid w:val="00E10001"/>
    <w:rsid w:val="00E1130D"/>
    <w:rsid w:val="00E123B6"/>
    <w:rsid w:val="00E126D4"/>
    <w:rsid w:val="00E12939"/>
    <w:rsid w:val="00E13FDC"/>
    <w:rsid w:val="00E1432A"/>
    <w:rsid w:val="00E149AE"/>
    <w:rsid w:val="00E1554F"/>
    <w:rsid w:val="00E16D95"/>
    <w:rsid w:val="00E17EA2"/>
    <w:rsid w:val="00E21A46"/>
    <w:rsid w:val="00E21B95"/>
    <w:rsid w:val="00E22334"/>
    <w:rsid w:val="00E22FAE"/>
    <w:rsid w:val="00E232FD"/>
    <w:rsid w:val="00E2353C"/>
    <w:rsid w:val="00E2418D"/>
    <w:rsid w:val="00E24C0D"/>
    <w:rsid w:val="00E25811"/>
    <w:rsid w:val="00E26307"/>
    <w:rsid w:val="00E26838"/>
    <w:rsid w:val="00E2683F"/>
    <w:rsid w:val="00E26945"/>
    <w:rsid w:val="00E27886"/>
    <w:rsid w:val="00E27F3D"/>
    <w:rsid w:val="00E30682"/>
    <w:rsid w:val="00E3170E"/>
    <w:rsid w:val="00E31DC3"/>
    <w:rsid w:val="00E31EE9"/>
    <w:rsid w:val="00E33408"/>
    <w:rsid w:val="00E33642"/>
    <w:rsid w:val="00E3417A"/>
    <w:rsid w:val="00E34B1C"/>
    <w:rsid w:val="00E356DB"/>
    <w:rsid w:val="00E35F5D"/>
    <w:rsid w:val="00E36A20"/>
    <w:rsid w:val="00E37AC4"/>
    <w:rsid w:val="00E4030F"/>
    <w:rsid w:val="00E40BA5"/>
    <w:rsid w:val="00E40C05"/>
    <w:rsid w:val="00E411F6"/>
    <w:rsid w:val="00E41350"/>
    <w:rsid w:val="00E413ED"/>
    <w:rsid w:val="00E41527"/>
    <w:rsid w:val="00E4185F"/>
    <w:rsid w:val="00E41FCB"/>
    <w:rsid w:val="00E4292A"/>
    <w:rsid w:val="00E443FD"/>
    <w:rsid w:val="00E444E8"/>
    <w:rsid w:val="00E445BF"/>
    <w:rsid w:val="00E44751"/>
    <w:rsid w:val="00E459C8"/>
    <w:rsid w:val="00E45BAD"/>
    <w:rsid w:val="00E46291"/>
    <w:rsid w:val="00E500A5"/>
    <w:rsid w:val="00E5052E"/>
    <w:rsid w:val="00E508E1"/>
    <w:rsid w:val="00E51DF1"/>
    <w:rsid w:val="00E52F7D"/>
    <w:rsid w:val="00E531CB"/>
    <w:rsid w:val="00E53551"/>
    <w:rsid w:val="00E550C4"/>
    <w:rsid w:val="00E552D6"/>
    <w:rsid w:val="00E554AC"/>
    <w:rsid w:val="00E559A5"/>
    <w:rsid w:val="00E55E8D"/>
    <w:rsid w:val="00E56228"/>
    <w:rsid w:val="00E56483"/>
    <w:rsid w:val="00E6159B"/>
    <w:rsid w:val="00E62C5E"/>
    <w:rsid w:val="00E62E1F"/>
    <w:rsid w:val="00E6325F"/>
    <w:rsid w:val="00E63502"/>
    <w:rsid w:val="00E650DA"/>
    <w:rsid w:val="00E654C8"/>
    <w:rsid w:val="00E66D73"/>
    <w:rsid w:val="00E6724F"/>
    <w:rsid w:val="00E6725D"/>
    <w:rsid w:val="00E67887"/>
    <w:rsid w:val="00E71535"/>
    <w:rsid w:val="00E71BCE"/>
    <w:rsid w:val="00E722D3"/>
    <w:rsid w:val="00E72DBA"/>
    <w:rsid w:val="00E73A21"/>
    <w:rsid w:val="00E74976"/>
    <w:rsid w:val="00E75C7C"/>
    <w:rsid w:val="00E75DE7"/>
    <w:rsid w:val="00E76370"/>
    <w:rsid w:val="00E763A1"/>
    <w:rsid w:val="00E772E5"/>
    <w:rsid w:val="00E77AF1"/>
    <w:rsid w:val="00E802B9"/>
    <w:rsid w:val="00E80E21"/>
    <w:rsid w:val="00E8171A"/>
    <w:rsid w:val="00E82AB4"/>
    <w:rsid w:val="00E82D20"/>
    <w:rsid w:val="00E82FE0"/>
    <w:rsid w:val="00E8323D"/>
    <w:rsid w:val="00E8353F"/>
    <w:rsid w:val="00E848E6"/>
    <w:rsid w:val="00E84C58"/>
    <w:rsid w:val="00E85C5B"/>
    <w:rsid w:val="00E8639E"/>
    <w:rsid w:val="00E868BF"/>
    <w:rsid w:val="00E87023"/>
    <w:rsid w:val="00E87C33"/>
    <w:rsid w:val="00E90792"/>
    <w:rsid w:val="00E9123A"/>
    <w:rsid w:val="00E91B06"/>
    <w:rsid w:val="00E926CF"/>
    <w:rsid w:val="00E92C77"/>
    <w:rsid w:val="00E93A09"/>
    <w:rsid w:val="00E93BAB"/>
    <w:rsid w:val="00E94716"/>
    <w:rsid w:val="00E94C69"/>
    <w:rsid w:val="00E94E3A"/>
    <w:rsid w:val="00E957FA"/>
    <w:rsid w:val="00E95B1A"/>
    <w:rsid w:val="00E96412"/>
    <w:rsid w:val="00E965CD"/>
    <w:rsid w:val="00E96C71"/>
    <w:rsid w:val="00E97E21"/>
    <w:rsid w:val="00EA0AC1"/>
    <w:rsid w:val="00EA1086"/>
    <w:rsid w:val="00EA1419"/>
    <w:rsid w:val="00EA166E"/>
    <w:rsid w:val="00EA17D5"/>
    <w:rsid w:val="00EA1960"/>
    <w:rsid w:val="00EA1B51"/>
    <w:rsid w:val="00EA20AB"/>
    <w:rsid w:val="00EA20E9"/>
    <w:rsid w:val="00EA2701"/>
    <w:rsid w:val="00EA2950"/>
    <w:rsid w:val="00EA3C11"/>
    <w:rsid w:val="00EA462F"/>
    <w:rsid w:val="00EA518B"/>
    <w:rsid w:val="00EA58ED"/>
    <w:rsid w:val="00EA626B"/>
    <w:rsid w:val="00EA666B"/>
    <w:rsid w:val="00EA6C2F"/>
    <w:rsid w:val="00EA740F"/>
    <w:rsid w:val="00EA762A"/>
    <w:rsid w:val="00EA7E14"/>
    <w:rsid w:val="00EA7FF3"/>
    <w:rsid w:val="00EB0B1C"/>
    <w:rsid w:val="00EB211B"/>
    <w:rsid w:val="00EB2E83"/>
    <w:rsid w:val="00EB316E"/>
    <w:rsid w:val="00EB358C"/>
    <w:rsid w:val="00EB3904"/>
    <w:rsid w:val="00EB4981"/>
    <w:rsid w:val="00EB4F1B"/>
    <w:rsid w:val="00EB5913"/>
    <w:rsid w:val="00EB6F84"/>
    <w:rsid w:val="00EB7DE5"/>
    <w:rsid w:val="00EC0557"/>
    <w:rsid w:val="00EC0968"/>
    <w:rsid w:val="00EC0EFC"/>
    <w:rsid w:val="00EC1036"/>
    <w:rsid w:val="00EC1FBE"/>
    <w:rsid w:val="00EC3640"/>
    <w:rsid w:val="00EC3AF0"/>
    <w:rsid w:val="00EC55BA"/>
    <w:rsid w:val="00EC5C3F"/>
    <w:rsid w:val="00EC6972"/>
    <w:rsid w:val="00ED01F9"/>
    <w:rsid w:val="00ED138F"/>
    <w:rsid w:val="00ED2550"/>
    <w:rsid w:val="00ED2769"/>
    <w:rsid w:val="00ED33C4"/>
    <w:rsid w:val="00ED39FF"/>
    <w:rsid w:val="00ED54B4"/>
    <w:rsid w:val="00ED5589"/>
    <w:rsid w:val="00ED6555"/>
    <w:rsid w:val="00EE098B"/>
    <w:rsid w:val="00EE09E8"/>
    <w:rsid w:val="00EE0BB0"/>
    <w:rsid w:val="00EE16B1"/>
    <w:rsid w:val="00EE1DFB"/>
    <w:rsid w:val="00EE24D2"/>
    <w:rsid w:val="00EE2E76"/>
    <w:rsid w:val="00EE39E3"/>
    <w:rsid w:val="00EE42FC"/>
    <w:rsid w:val="00EE4C10"/>
    <w:rsid w:val="00EE7B55"/>
    <w:rsid w:val="00EE7D8B"/>
    <w:rsid w:val="00EF04AB"/>
    <w:rsid w:val="00EF095A"/>
    <w:rsid w:val="00EF144B"/>
    <w:rsid w:val="00EF1668"/>
    <w:rsid w:val="00EF1DA9"/>
    <w:rsid w:val="00EF356A"/>
    <w:rsid w:val="00EF3E6B"/>
    <w:rsid w:val="00EF46A1"/>
    <w:rsid w:val="00EF6115"/>
    <w:rsid w:val="00EF66BB"/>
    <w:rsid w:val="00EF6B36"/>
    <w:rsid w:val="00F00471"/>
    <w:rsid w:val="00F00842"/>
    <w:rsid w:val="00F00EC4"/>
    <w:rsid w:val="00F01275"/>
    <w:rsid w:val="00F012C0"/>
    <w:rsid w:val="00F01B89"/>
    <w:rsid w:val="00F01CC2"/>
    <w:rsid w:val="00F0268F"/>
    <w:rsid w:val="00F032EC"/>
    <w:rsid w:val="00F040B4"/>
    <w:rsid w:val="00F04A32"/>
    <w:rsid w:val="00F04D85"/>
    <w:rsid w:val="00F056D4"/>
    <w:rsid w:val="00F06141"/>
    <w:rsid w:val="00F061CE"/>
    <w:rsid w:val="00F0633B"/>
    <w:rsid w:val="00F104DE"/>
    <w:rsid w:val="00F1074B"/>
    <w:rsid w:val="00F112F7"/>
    <w:rsid w:val="00F11E53"/>
    <w:rsid w:val="00F11FDC"/>
    <w:rsid w:val="00F12374"/>
    <w:rsid w:val="00F12726"/>
    <w:rsid w:val="00F13847"/>
    <w:rsid w:val="00F14730"/>
    <w:rsid w:val="00F14E90"/>
    <w:rsid w:val="00F158CB"/>
    <w:rsid w:val="00F160D8"/>
    <w:rsid w:val="00F166F6"/>
    <w:rsid w:val="00F16E1C"/>
    <w:rsid w:val="00F22F2D"/>
    <w:rsid w:val="00F2330A"/>
    <w:rsid w:val="00F23D7A"/>
    <w:rsid w:val="00F259EA"/>
    <w:rsid w:val="00F25A7D"/>
    <w:rsid w:val="00F25E19"/>
    <w:rsid w:val="00F26566"/>
    <w:rsid w:val="00F26915"/>
    <w:rsid w:val="00F27ABA"/>
    <w:rsid w:val="00F308B7"/>
    <w:rsid w:val="00F31B7D"/>
    <w:rsid w:val="00F32B07"/>
    <w:rsid w:val="00F32B6B"/>
    <w:rsid w:val="00F32C00"/>
    <w:rsid w:val="00F332B5"/>
    <w:rsid w:val="00F33530"/>
    <w:rsid w:val="00F33B43"/>
    <w:rsid w:val="00F343C1"/>
    <w:rsid w:val="00F34705"/>
    <w:rsid w:val="00F36088"/>
    <w:rsid w:val="00F36A8C"/>
    <w:rsid w:val="00F4114E"/>
    <w:rsid w:val="00F413DF"/>
    <w:rsid w:val="00F4186E"/>
    <w:rsid w:val="00F42BFC"/>
    <w:rsid w:val="00F4455A"/>
    <w:rsid w:val="00F4586B"/>
    <w:rsid w:val="00F47027"/>
    <w:rsid w:val="00F47BD9"/>
    <w:rsid w:val="00F47F7F"/>
    <w:rsid w:val="00F50752"/>
    <w:rsid w:val="00F51193"/>
    <w:rsid w:val="00F51F3F"/>
    <w:rsid w:val="00F52041"/>
    <w:rsid w:val="00F52958"/>
    <w:rsid w:val="00F5312B"/>
    <w:rsid w:val="00F5489F"/>
    <w:rsid w:val="00F55344"/>
    <w:rsid w:val="00F554F5"/>
    <w:rsid w:val="00F5682F"/>
    <w:rsid w:val="00F56E3A"/>
    <w:rsid w:val="00F57048"/>
    <w:rsid w:val="00F571E9"/>
    <w:rsid w:val="00F57C07"/>
    <w:rsid w:val="00F6062C"/>
    <w:rsid w:val="00F6117E"/>
    <w:rsid w:val="00F61218"/>
    <w:rsid w:val="00F62BB2"/>
    <w:rsid w:val="00F62BC8"/>
    <w:rsid w:val="00F62F7F"/>
    <w:rsid w:val="00F6305B"/>
    <w:rsid w:val="00F630E4"/>
    <w:rsid w:val="00F6391B"/>
    <w:rsid w:val="00F64F2D"/>
    <w:rsid w:val="00F6658B"/>
    <w:rsid w:val="00F66D25"/>
    <w:rsid w:val="00F67000"/>
    <w:rsid w:val="00F67A2F"/>
    <w:rsid w:val="00F7045A"/>
    <w:rsid w:val="00F705AB"/>
    <w:rsid w:val="00F71529"/>
    <w:rsid w:val="00F725DE"/>
    <w:rsid w:val="00F738ED"/>
    <w:rsid w:val="00F74538"/>
    <w:rsid w:val="00F74615"/>
    <w:rsid w:val="00F74A25"/>
    <w:rsid w:val="00F75101"/>
    <w:rsid w:val="00F75683"/>
    <w:rsid w:val="00F756AB"/>
    <w:rsid w:val="00F758D4"/>
    <w:rsid w:val="00F76901"/>
    <w:rsid w:val="00F778F6"/>
    <w:rsid w:val="00F805E7"/>
    <w:rsid w:val="00F80917"/>
    <w:rsid w:val="00F81EB4"/>
    <w:rsid w:val="00F82B67"/>
    <w:rsid w:val="00F82DF1"/>
    <w:rsid w:val="00F82E9F"/>
    <w:rsid w:val="00F8381A"/>
    <w:rsid w:val="00F84080"/>
    <w:rsid w:val="00F84B48"/>
    <w:rsid w:val="00F855A2"/>
    <w:rsid w:val="00F86409"/>
    <w:rsid w:val="00F86551"/>
    <w:rsid w:val="00F86829"/>
    <w:rsid w:val="00F86C40"/>
    <w:rsid w:val="00F86EAD"/>
    <w:rsid w:val="00F87A88"/>
    <w:rsid w:val="00F901E8"/>
    <w:rsid w:val="00F90847"/>
    <w:rsid w:val="00F908C4"/>
    <w:rsid w:val="00F92013"/>
    <w:rsid w:val="00F93961"/>
    <w:rsid w:val="00F93A17"/>
    <w:rsid w:val="00F948EC"/>
    <w:rsid w:val="00F9588B"/>
    <w:rsid w:val="00F95AF4"/>
    <w:rsid w:val="00F97A68"/>
    <w:rsid w:val="00FA14FA"/>
    <w:rsid w:val="00FA2135"/>
    <w:rsid w:val="00FA32F9"/>
    <w:rsid w:val="00FA33C1"/>
    <w:rsid w:val="00FA3ADA"/>
    <w:rsid w:val="00FA3B23"/>
    <w:rsid w:val="00FA4405"/>
    <w:rsid w:val="00FA546D"/>
    <w:rsid w:val="00FA5A2B"/>
    <w:rsid w:val="00FA5EAA"/>
    <w:rsid w:val="00FA6484"/>
    <w:rsid w:val="00FA771D"/>
    <w:rsid w:val="00FA797B"/>
    <w:rsid w:val="00FB0BEE"/>
    <w:rsid w:val="00FB26EF"/>
    <w:rsid w:val="00FB29FD"/>
    <w:rsid w:val="00FB34D5"/>
    <w:rsid w:val="00FB371D"/>
    <w:rsid w:val="00FB39EB"/>
    <w:rsid w:val="00FB48B7"/>
    <w:rsid w:val="00FB5D12"/>
    <w:rsid w:val="00FB5D46"/>
    <w:rsid w:val="00FB793F"/>
    <w:rsid w:val="00FC0523"/>
    <w:rsid w:val="00FC1C26"/>
    <w:rsid w:val="00FC2B9F"/>
    <w:rsid w:val="00FC45FC"/>
    <w:rsid w:val="00FC5351"/>
    <w:rsid w:val="00FC570F"/>
    <w:rsid w:val="00FC6A7B"/>
    <w:rsid w:val="00FC6BAE"/>
    <w:rsid w:val="00FC7175"/>
    <w:rsid w:val="00FD026C"/>
    <w:rsid w:val="00FD0C1B"/>
    <w:rsid w:val="00FD0C21"/>
    <w:rsid w:val="00FD153A"/>
    <w:rsid w:val="00FD1642"/>
    <w:rsid w:val="00FD1F78"/>
    <w:rsid w:val="00FD2841"/>
    <w:rsid w:val="00FD3162"/>
    <w:rsid w:val="00FD4279"/>
    <w:rsid w:val="00FD42EA"/>
    <w:rsid w:val="00FD489F"/>
    <w:rsid w:val="00FD4B7E"/>
    <w:rsid w:val="00FD4F95"/>
    <w:rsid w:val="00FD5C21"/>
    <w:rsid w:val="00FD7122"/>
    <w:rsid w:val="00FD7806"/>
    <w:rsid w:val="00FD799B"/>
    <w:rsid w:val="00FE00FB"/>
    <w:rsid w:val="00FE0D0D"/>
    <w:rsid w:val="00FE2DD4"/>
    <w:rsid w:val="00FE3856"/>
    <w:rsid w:val="00FE414D"/>
    <w:rsid w:val="00FE43E1"/>
    <w:rsid w:val="00FE4854"/>
    <w:rsid w:val="00FE56C7"/>
    <w:rsid w:val="00FE57A4"/>
    <w:rsid w:val="00FE60F2"/>
    <w:rsid w:val="00FE61D6"/>
    <w:rsid w:val="00FE680F"/>
    <w:rsid w:val="00FE6AED"/>
    <w:rsid w:val="00FE7116"/>
    <w:rsid w:val="00FE7FB6"/>
    <w:rsid w:val="00FF02DD"/>
    <w:rsid w:val="00FF0425"/>
    <w:rsid w:val="00FF1358"/>
    <w:rsid w:val="00FF144B"/>
    <w:rsid w:val="00FF2B4B"/>
    <w:rsid w:val="00FF3540"/>
    <w:rsid w:val="00FF572B"/>
    <w:rsid w:val="00FF631F"/>
    <w:rsid w:val="00FF75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v:textbox style="mso-fit-shape-to-text:t" inset="0,0,0,0"/>
    </o:shapedefaults>
    <o:shapelayout v:ext="edit">
      <o:idmap v:ext="edit" data="2"/>
    </o:shapelayout>
  </w:shapeDefaults>
  <w:decimalSymbol w:val="."/>
  <w:listSeparator w:val=","/>
  <w14:docId w14:val="2E8AE233"/>
  <w15:docId w15:val="{7EB3BE75-90C0-4D4D-B97D-3B11E984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8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2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1B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278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2725"/>
    <w:pPr>
      <w:ind w:left="720"/>
      <w:contextualSpacing/>
    </w:pPr>
  </w:style>
  <w:style w:type="character" w:customStyle="1" w:styleId="hgkelc">
    <w:name w:val="hgkelc"/>
    <w:basedOn w:val="DefaultParagraphFont"/>
    <w:rsid w:val="001D4BF9"/>
  </w:style>
  <w:style w:type="character" w:customStyle="1" w:styleId="Heading1Char">
    <w:name w:val="Heading 1 Char"/>
    <w:basedOn w:val="DefaultParagraphFont"/>
    <w:link w:val="Heading1"/>
    <w:uiPriority w:val="9"/>
    <w:rsid w:val="0062785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2785F"/>
    <w:pPr>
      <w:outlineLvl w:val="9"/>
    </w:pPr>
  </w:style>
  <w:style w:type="paragraph" w:styleId="Header">
    <w:name w:val="header"/>
    <w:basedOn w:val="Normal"/>
    <w:link w:val="HeaderChar"/>
    <w:uiPriority w:val="99"/>
    <w:unhideWhenUsed/>
    <w:rsid w:val="006278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85F"/>
  </w:style>
  <w:style w:type="paragraph" w:styleId="Footer">
    <w:name w:val="footer"/>
    <w:basedOn w:val="Normal"/>
    <w:link w:val="FooterChar"/>
    <w:uiPriority w:val="99"/>
    <w:unhideWhenUsed/>
    <w:rsid w:val="006278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85F"/>
  </w:style>
  <w:style w:type="character" w:styleId="CommentReference">
    <w:name w:val="annotation reference"/>
    <w:basedOn w:val="DefaultParagraphFont"/>
    <w:uiPriority w:val="99"/>
    <w:semiHidden/>
    <w:unhideWhenUsed/>
    <w:rsid w:val="00103A0D"/>
    <w:rPr>
      <w:sz w:val="16"/>
      <w:szCs w:val="16"/>
    </w:rPr>
  </w:style>
  <w:style w:type="paragraph" w:styleId="CommentText">
    <w:name w:val="annotation text"/>
    <w:basedOn w:val="Normal"/>
    <w:link w:val="CommentTextChar"/>
    <w:uiPriority w:val="99"/>
    <w:unhideWhenUsed/>
    <w:rsid w:val="00103A0D"/>
    <w:pPr>
      <w:spacing w:line="240" w:lineRule="auto"/>
    </w:pPr>
    <w:rPr>
      <w:sz w:val="20"/>
      <w:szCs w:val="20"/>
    </w:rPr>
  </w:style>
  <w:style w:type="character" w:customStyle="1" w:styleId="CommentTextChar">
    <w:name w:val="Comment Text Char"/>
    <w:basedOn w:val="DefaultParagraphFont"/>
    <w:link w:val="CommentText"/>
    <w:uiPriority w:val="99"/>
    <w:rsid w:val="00103A0D"/>
    <w:rPr>
      <w:sz w:val="20"/>
      <w:szCs w:val="20"/>
    </w:rPr>
  </w:style>
  <w:style w:type="paragraph" w:styleId="CommentSubject">
    <w:name w:val="annotation subject"/>
    <w:basedOn w:val="CommentText"/>
    <w:next w:val="CommentText"/>
    <w:link w:val="CommentSubjectChar"/>
    <w:uiPriority w:val="99"/>
    <w:semiHidden/>
    <w:unhideWhenUsed/>
    <w:rsid w:val="00103A0D"/>
    <w:rPr>
      <w:b/>
      <w:bCs/>
    </w:rPr>
  </w:style>
  <w:style w:type="character" w:customStyle="1" w:styleId="CommentSubjectChar">
    <w:name w:val="Comment Subject Char"/>
    <w:basedOn w:val="CommentTextChar"/>
    <w:link w:val="CommentSubject"/>
    <w:uiPriority w:val="99"/>
    <w:semiHidden/>
    <w:rsid w:val="00103A0D"/>
    <w:rPr>
      <w:b/>
      <w:bCs/>
      <w:sz w:val="20"/>
      <w:szCs w:val="20"/>
    </w:rPr>
  </w:style>
  <w:style w:type="character" w:styleId="Hyperlink">
    <w:name w:val="Hyperlink"/>
    <w:basedOn w:val="DefaultParagraphFont"/>
    <w:uiPriority w:val="99"/>
    <w:unhideWhenUsed/>
    <w:rsid w:val="00477BC7"/>
    <w:rPr>
      <w:color w:val="0563C1" w:themeColor="hyperlink"/>
      <w:u w:val="single"/>
    </w:rPr>
  </w:style>
  <w:style w:type="character" w:styleId="UnresolvedMention">
    <w:name w:val="Unresolved Mention"/>
    <w:basedOn w:val="DefaultParagraphFont"/>
    <w:uiPriority w:val="99"/>
    <w:semiHidden/>
    <w:unhideWhenUsed/>
    <w:rsid w:val="00477BC7"/>
    <w:rPr>
      <w:color w:val="605E5C"/>
      <w:shd w:val="clear" w:color="auto" w:fill="E1DFDD"/>
    </w:rPr>
  </w:style>
  <w:style w:type="paragraph" w:styleId="Revision">
    <w:name w:val="Revision"/>
    <w:hidden/>
    <w:uiPriority w:val="99"/>
    <w:semiHidden/>
    <w:rsid w:val="00904A35"/>
    <w:pPr>
      <w:spacing w:after="0" w:line="240" w:lineRule="auto"/>
    </w:pPr>
  </w:style>
  <w:style w:type="paragraph" w:styleId="Bibliography">
    <w:name w:val="Bibliography"/>
    <w:basedOn w:val="Normal"/>
    <w:next w:val="Normal"/>
    <w:uiPriority w:val="37"/>
    <w:unhideWhenUsed/>
    <w:rsid w:val="006C6CBD"/>
    <w:pPr>
      <w:spacing w:after="0" w:line="480" w:lineRule="auto"/>
      <w:ind w:left="720" w:hanging="720"/>
    </w:pPr>
  </w:style>
  <w:style w:type="character" w:styleId="IntenseEmphasis">
    <w:name w:val="Intense Emphasis"/>
    <w:basedOn w:val="DefaultParagraphFont"/>
    <w:uiPriority w:val="21"/>
    <w:qFormat/>
    <w:rsid w:val="00CE277D"/>
    <w:rPr>
      <w:i/>
      <w:iCs/>
      <w:color w:val="4472C4" w:themeColor="accent1"/>
    </w:rPr>
  </w:style>
  <w:style w:type="character" w:customStyle="1" w:styleId="Heading2Char">
    <w:name w:val="Heading 2 Char"/>
    <w:basedOn w:val="DefaultParagraphFont"/>
    <w:link w:val="Heading2"/>
    <w:uiPriority w:val="9"/>
    <w:rsid w:val="00CE277D"/>
    <w:rPr>
      <w:rFonts w:asciiTheme="majorHAnsi" w:eastAsiaTheme="majorEastAsia" w:hAnsiTheme="majorHAnsi" w:cstheme="majorBidi"/>
      <w:color w:val="2F5496" w:themeColor="accent1" w:themeShade="BF"/>
      <w:sz w:val="26"/>
      <w:szCs w:val="26"/>
    </w:rPr>
  </w:style>
  <w:style w:type="paragraph" w:styleId="TOC1">
    <w:name w:val="toc 1"/>
    <w:basedOn w:val="Heading1"/>
    <w:next w:val="Heading1"/>
    <w:autoRedefine/>
    <w:uiPriority w:val="39"/>
    <w:unhideWhenUsed/>
    <w:rsid w:val="00056128"/>
    <w:pPr>
      <w:numPr>
        <w:numId w:val="33"/>
      </w:numPr>
      <w:spacing w:before="120"/>
    </w:pPr>
    <w:rPr>
      <w:rFonts w:cstheme="minorHAnsi"/>
      <w:b/>
      <w:bCs/>
      <w:i/>
      <w:iCs/>
      <w:sz w:val="24"/>
      <w:szCs w:val="24"/>
    </w:rPr>
  </w:style>
  <w:style w:type="paragraph" w:styleId="TOC2">
    <w:name w:val="toc 2"/>
    <w:basedOn w:val="Heading2"/>
    <w:next w:val="Heading2"/>
    <w:autoRedefine/>
    <w:uiPriority w:val="39"/>
    <w:unhideWhenUsed/>
    <w:rsid w:val="009966A0"/>
    <w:pPr>
      <w:numPr>
        <w:ilvl w:val="1"/>
        <w:numId w:val="33"/>
      </w:numPr>
      <w:spacing w:before="120"/>
    </w:pPr>
    <w:rPr>
      <w:rFonts w:cstheme="minorHAnsi"/>
      <w:b/>
      <w:bCs/>
      <w:sz w:val="24"/>
    </w:rPr>
  </w:style>
  <w:style w:type="character" w:styleId="PlaceholderText">
    <w:name w:val="Placeholder Text"/>
    <w:basedOn w:val="DefaultParagraphFont"/>
    <w:uiPriority w:val="99"/>
    <w:semiHidden/>
    <w:rsid w:val="007D7371"/>
    <w:rPr>
      <w:color w:val="808080"/>
    </w:rPr>
  </w:style>
  <w:style w:type="character" w:styleId="Strong">
    <w:name w:val="Strong"/>
    <w:basedOn w:val="DefaultParagraphFont"/>
    <w:uiPriority w:val="22"/>
    <w:qFormat/>
    <w:rsid w:val="00A93417"/>
    <w:rPr>
      <w:b/>
      <w:bCs/>
    </w:rPr>
  </w:style>
  <w:style w:type="character" w:styleId="Emphasis">
    <w:name w:val="Emphasis"/>
    <w:basedOn w:val="DefaultParagraphFont"/>
    <w:uiPriority w:val="20"/>
    <w:qFormat/>
    <w:rsid w:val="000A178B"/>
    <w:rPr>
      <w:i/>
      <w:iCs/>
    </w:rPr>
  </w:style>
  <w:style w:type="paragraph" w:styleId="NormalWeb">
    <w:name w:val="Normal (Web)"/>
    <w:basedOn w:val="Normal"/>
    <w:uiPriority w:val="99"/>
    <w:unhideWhenUsed/>
    <w:rsid w:val="005062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41B67"/>
    <w:rPr>
      <w:rFonts w:asciiTheme="majorHAnsi" w:eastAsiaTheme="majorEastAsia" w:hAnsiTheme="majorHAnsi" w:cstheme="majorBidi"/>
      <w:color w:val="1F3763" w:themeColor="accent1" w:themeShade="7F"/>
      <w:sz w:val="24"/>
      <w:szCs w:val="24"/>
    </w:rPr>
  </w:style>
  <w:style w:type="paragraph" w:styleId="TOC3">
    <w:name w:val="toc 3"/>
    <w:basedOn w:val="Heading3"/>
    <w:next w:val="Heading3"/>
    <w:autoRedefine/>
    <w:uiPriority w:val="39"/>
    <w:unhideWhenUsed/>
    <w:rsid w:val="008B1584"/>
    <w:pPr>
      <w:numPr>
        <w:ilvl w:val="2"/>
        <w:numId w:val="33"/>
      </w:numPr>
    </w:pPr>
    <w:rPr>
      <w:rFonts w:cstheme="minorHAnsi"/>
      <w:sz w:val="16"/>
      <w:szCs w:val="20"/>
    </w:rPr>
  </w:style>
  <w:style w:type="character" w:customStyle="1" w:styleId="Heading4Char">
    <w:name w:val="Heading 4 Char"/>
    <w:basedOn w:val="DefaultParagraphFont"/>
    <w:link w:val="Heading4"/>
    <w:uiPriority w:val="9"/>
    <w:rsid w:val="00D2781C"/>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994C35"/>
  </w:style>
  <w:style w:type="character" w:customStyle="1" w:styleId="mord">
    <w:name w:val="mord"/>
    <w:basedOn w:val="DefaultParagraphFont"/>
    <w:rsid w:val="00994C35"/>
  </w:style>
  <w:style w:type="paragraph" w:styleId="Caption">
    <w:name w:val="caption"/>
    <w:basedOn w:val="Normal"/>
    <w:next w:val="Normal"/>
    <w:uiPriority w:val="35"/>
    <w:unhideWhenUsed/>
    <w:qFormat/>
    <w:rsid w:val="00A13938"/>
    <w:pPr>
      <w:spacing w:after="200" w:line="240" w:lineRule="auto"/>
    </w:pPr>
    <w:rPr>
      <w:i/>
      <w:iCs/>
      <w:color w:val="44546A" w:themeColor="text2"/>
      <w:sz w:val="18"/>
      <w:szCs w:val="18"/>
    </w:rPr>
  </w:style>
  <w:style w:type="character" w:customStyle="1" w:styleId="mrel">
    <w:name w:val="mrel"/>
    <w:basedOn w:val="DefaultParagraphFont"/>
    <w:rsid w:val="008E41EA"/>
  </w:style>
  <w:style w:type="character" w:customStyle="1" w:styleId="mbin">
    <w:name w:val="mbin"/>
    <w:basedOn w:val="DefaultParagraphFont"/>
    <w:rsid w:val="008E41EA"/>
  </w:style>
  <w:style w:type="character" w:customStyle="1" w:styleId="mopen">
    <w:name w:val="mopen"/>
    <w:basedOn w:val="DefaultParagraphFont"/>
    <w:rsid w:val="008E41EA"/>
  </w:style>
  <w:style w:type="character" w:customStyle="1" w:styleId="mclose">
    <w:name w:val="mclose"/>
    <w:basedOn w:val="DefaultParagraphFont"/>
    <w:rsid w:val="008E41EA"/>
  </w:style>
  <w:style w:type="character" w:customStyle="1" w:styleId="delimsizing">
    <w:name w:val="delimsizing"/>
    <w:basedOn w:val="DefaultParagraphFont"/>
    <w:rsid w:val="008E41EA"/>
  </w:style>
  <w:style w:type="character" w:customStyle="1" w:styleId="vlist-s">
    <w:name w:val="vlist-s"/>
    <w:basedOn w:val="DefaultParagraphFont"/>
    <w:rsid w:val="008E41EA"/>
  </w:style>
  <w:style w:type="character" w:customStyle="1" w:styleId="mpunct">
    <w:name w:val="mpunct"/>
    <w:basedOn w:val="DefaultParagraphFont"/>
    <w:rsid w:val="00FE60F2"/>
  </w:style>
  <w:style w:type="paragraph" w:styleId="TableofFigures">
    <w:name w:val="table of figures"/>
    <w:basedOn w:val="Normal"/>
    <w:next w:val="Normal"/>
    <w:uiPriority w:val="99"/>
    <w:unhideWhenUsed/>
    <w:rsid w:val="00825EDC"/>
    <w:pPr>
      <w:spacing w:after="0"/>
      <w:ind w:left="440" w:hanging="440"/>
    </w:pPr>
    <w:rPr>
      <w:rFonts w:cstheme="minorHAnsi"/>
      <w:smallCaps/>
      <w:sz w:val="20"/>
      <w:szCs w:val="20"/>
    </w:rPr>
  </w:style>
  <w:style w:type="table" w:customStyle="1" w:styleId="Table">
    <w:name w:val="Table"/>
    <w:semiHidden/>
    <w:unhideWhenUsed/>
    <w:qFormat/>
    <w:rsid w:val="00336C55"/>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HTMLPreformatted">
    <w:name w:val="HTML Preformatted"/>
    <w:basedOn w:val="Normal"/>
    <w:link w:val="HTMLPreformattedChar"/>
    <w:uiPriority w:val="99"/>
    <w:semiHidden/>
    <w:unhideWhenUsed/>
    <w:rsid w:val="006C26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26AF"/>
    <w:rPr>
      <w:rFonts w:ascii="Consolas" w:hAnsi="Consolas"/>
      <w:sz w:val="20"/>
      <w:szCs w:val="20"/>
    </w:rPr>
  </w:style>
  <w:style w:type="paragraph" w:customStyle="1" w:styleId="whitespace-pre-wrap">
    <w:name w:val="whitespace-pre-wrap"/>
    <w:basedOn w:val="Normal"/>
    <w:rsid w:val="009C5E03"/>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056128"/>
    <w:pPr>
      <w:numPr>
        <w:numId w:val="28"/>
      </w:numPr>
    </w:pPr>
  </w:style>
  <w:style w:type="numbering" w:customStyle="1" w:styleId="CurrentList2">
    <w:name w:val="Current List2"/>
    <w:uiPriority w:val="99"/>
    <w:rsid w:val="00056128"/>
    <w:pPr>
      <w:numPr>
        <w:numId w:val="29"/>
      </w:numPr>
    </w:pPr>
  </w:style>
  <w:style w:type="paragraph" w:styleId="TOC4">
    <w:name w:val="toc 4"/>
    <w:basedOn w:val="Normal"/>
    <w:next w:val="Normal"/>
    <w:autoRedefine/>
    <w:uiPriority w:val="39"/>
    <w:unhideWhenUsed/>
    <w:rsid w:val="00056128"/>
    <w:pPr>
      <w:spacing w:after="0"/>
      <w:ind w:left="660"/>
    </w:pPr>
    <w:rPr>
      <w:rFonts w:cstheme="minorHAnsi"/>
      <w:sz w:val="20"/>
      <w:szCs w:val="20"/>
    </w:rPr>
  </w:style>
  <w:style w:type="paragraph" w:styleId="TOC5">
    <w:name w:val="toc 5"/>
    <w:basedOn w:val="Normal"/>
    <w:next w:val="Normal"/>
    <w:autoRedefine/>
    <w:uiPriority w:val="39"/>
    <w:unhideWhenUsed/>
    <w:rsid w:val="00056128"/>
    <w:pPr>
      <w:spacing w:after="0"/>
      <w:ind w:left="880"/>
    </w:pPr>
    <w:rPr>
      <w:rFonts w:cstheme="minorHAnsi"/>
      <w:sz w:val="20"/>
      <w:szCs w:val="20"/>
    </w:rPr>
  </w:style>
  <w:style w:type="paragraph" w:styleId="TOC6">
    <w:name w:val="toc 6"/>
    <w:basedOn w:val="Normal"/>
    <w:next w:val="Normal"/>
    <w:autoRedefine/>
    <w:uiPriority w:val="39"/>
    <w:unhideWhenUsed/>
    <w:rsid w:val="00056128"/>
    <w:pPr>
      <w:spacing w:after="0"/>
      <w:ind w:left="1100"/>
    </w:pPr>
    <w:rPr>
      <w:rFonts w:cstheme="minorHAnsi"/>
      <w:sz w:val="20"/>
      <w:szCs w:val="20"/>
    </w:rPr>
  </w:style>
  <w:style w:type="paragraph" w:styleId="TOC7">
    <w:name w:val="toc 7"/>
    <w:basedOn w:val="Normal"/>
    <w:next w:val="Normal"/>
    <w:autoRedefine/>
    <w:uiPriority w:val="39"/>
    <w:unhideWhenUsed/>
    <w:rsid w:val="00056128"/>
    <w:pPr>
      <w:spacing w:after="0"/>
      <w:ind w:left="1320"/>
    </w:pPr>
    <w:rPr>
      <w:rFonts w:cstheme="minorHAnsi"/>
      <w:sz w:val="20"/>
      <w:szCs w:val="20"/>
    </w:rPr>
  </w:style>
  <w:style w:type="paragraph" w:styleId="TOC8">
    <w:name w:val="toc 8"/>
    <w:basedOn w:val="Normal"/>
    <w:next w:val="Normal"/>
    <w:autoRedefine/>
    <w:uiPriority w:val="39"/>
    <w:unhideWhenUsed/>
    <w:rsid w:val="00056128"/>
    <w:pPr>
      <w:spacing w:after="0"/>
      <w:ind w:left="1540"/>
    </w:pPr>
    <w:rPr>
      <w:rFonts w:cstheme="minorHAnsi"/>
      <w:sz w:val="20"/>
      <w:szCs w:val="20"/>
    </w:rPr>
  </w:style>
  <w:style w:type="paragraph" w:styleId="TOC9">
    <w:name w:val="toc 9"/>
    <w:basedOn w:val="Normal"/>
    <w:next w:val="Normal"/>
    <w:autoRedefine/>
    <w:uiPriority w:val="39"/>
    <w:unhideWhenUsed/>
    <w:rsid w:val="00056128"/>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05738">
      <w:bodyDiv w:val="1"/>
      <w:marLeft w:val="0"/>
      <w:marRight w:val="0"/>
      <w:marTop w:val="0"/>
      <w:marBottom w:val="0"/>
      <w:divBdr>
        <w:top w:val="none" w:sz="0" w:space="0" w:color="auto"/>
        <w:left w:val="none" w:sz="0" w:space="0" w:color="auto"/>
        <w:bottom w:val="none" w:sz="0" w:space="0" w:color="auto"/>
        <w:right w:val="none" w:sz="0" w:space="0" w:color="auto"/>
      </w:divBdr>
    </w:div>
    <w:div w:id="65495813">
      <w:bodyDiv w:val="1"/>
      <w:marLeft w:val="0"/>
      <w:marRight w:val="0"/>
      <w:marTop w:val="0"/>
      <w:marBottom w:val="0"/>
      <w:divBdr>
        <w:top w:val="none" w:sz="0" w:space="0" w:color="auto"/>
        <w:left w:val="none" w:sz="0" w:space="0" w:color="auto"/>
        <w:bottom w:val="none" w:sz="0" w:space="0" w:color="auto"/>
        <w:right w:val="none" w:sz="0" w:space="0" w:color="auto"/>
      </w:divBdr>
    </w:div>
    <w:div w:id="89203771">
      <w:bodyDiv w:val="1"/>
      <w:marLeft w:val="0"/>
      <w:marRight w:val="0"/>
      <w:marTop w:val="0"/>
      <w:marBottom w:val="0"/>
      <w:divBdr>
        <w:top w:val="none" w:sz="0" w:space="0" w:color="auto"/>
        <w:left w:val="none" w:sz="0" w:space="0" w:color="auto"/>
        <w:bottom w:val="none" w:sz="0" w:space="0" w:color="auto"/>
        <w:right w:val="none" w:sz="0" w:space="0" w:color="auto"/>
      </w:divBdr>
    </w:div>
    <w:div w:id="103963483">
      <w:bodyDiv w:val="1"/>
      <w:marLeft w:val="0"/>
      <w:marRight w:val="0"/>
      <w:marTop w:val="0"/>
      <w:marBottom w:val="0"/>
      <w:divBdr>
        <w:top w:val="none" w:sz="0" w:space="0" w:color="auto"/>
        <w:left w:val="none" w:sz="0" w:space="0" w:color="auto"/>
        <w:bottom w:val="none" w:sz="0" w:space="0" w:color="auto"/>
        <w:right w:val="none" w:sz="0" w:space="0" w:color="auto"/>
      </w:divBdr>
    </w:div>
    <w:div w:id="178467157">
      <w:bodyDiv w:val="1"/>
      <w:marLeft w:val="0"/>
      <w:marRight w:val="0"/>
      <w:marTop w:val="0"/>
      <w:marBottom w:val="0"/>
      <w:divBdr>
        <w:top w:val="none" w:sz="0" w:space="0" w:color="auto"/>
        <w:left w:val="none" w:sz="0" w:space="0" w:color="auto"/>
        <w:bottom w:val="none" w:sz="0" w:space="0" w:color="auto"/>
        <w:right w:val="none" w:sz="0" w:space="0" w:color="auto"/>
      </w:divBdr>
    </w:div>
    <w:div w:id="185869847">
      <w:bodyDiv w:val="1"/>
      <w:marLeft w:val="0"/>
      <w:marRight w:val="0"/>
      <w:marTop w:val="0"/>
      <w:marBottom w:val="0"/>
      <w:divBdr>
        <w:top w:val="none" w:sz="0" w:space="0" w:color="auto"/>
        <w:left w:val="none" w:sz="0" w:space="0" w:color="auto"/>
        <w:bottom w:val="none" w:sz="0" w:space="0" w:color="auto"/>
        <w:right w:val="none" w:sz="0" w:space="0" w:color="auto"/>
      </w:divBdr>
    </w:div>
    <w:div w:id="197592830">
      <w:bodyDiv w:val="1"/>
      <w:marLeft w:val="0"/>
      <w:marRight w:val="0"/>
      <w:marTop w:val="0"/>
      <w:marBottom w:val="0"/>
      <w:divBdr>
        <w:top w:val="none" w:sz="0" w:space="0" w:color="auto"/>
        <w:left w:val="none" w:sz="0" w:space="0" w:color="auto"/>
        <w:bottom w:val="none" w:sz="0" w:space="0" w:color="auto"/>
        <w:right w:val="none" w:sz="0" w:space="0" w:color="auto"/>
      </w:divBdr>
    </w:div>
    <w:div w:id="228880274">
      <w:bodyDiv w:val="1"/>
      <w:marLeft w:val="0"/>
      <w:marRight w:val="0"/>
      <w:marTop w:val="0"/>
      <w:marBottom w:val="0"/>
      <w:divBdr>
        <w:top w:val="none" w:sz="0" w:space="0" w:color="auto"/>
        <w:left w:val="none" w:sz="0" w:space="0" w:color="auto"/>
        <w:bottom w:val="none" w:sz="0" w:space="0" w:color="auto"/>
        <w:right w:val="none" w:sz="0" w:space="0" w:color="auto"/>
      </w:divBdr>
    </w:div>
    <w:div w:id="247928370">
      <w:bodyDiv w:val="1"/>
      <w:marLeft w:val="0"/>
      <w:marRight w:val="0"/>
      <w:marTop w:val="0"/>
      <w:marBottom w:val="0"/>
      <w:divBdr>
        <w:top w:val="none" w:sz="0" w:space="0" w:color="auto"/>
        <w:left w:val="none" w:sz="0" w:space="0" w:color="auto"/>
        <w:bottom w:val="none" w:sz="0" w:space="0" w:color="auto"/>
        <w:right w:val="none" w:sz="0" w:space="0" w:color="auto"/>
      </w:divBdr>
    </w:div>
    <w:div w:id="304898097">
      <w:bodyDiv w:val="1"/>
      <w:marLeft w:val="0"/>
      <w:marRight w:val="0"/>
      <w:marTop w:val="0"/>
      <w:marBottom w:val="0"/>
      <w:divBdr>
        <w:top w:val="none" w:sz="0" w:space="0" w:color="auto"/>
        <w:left w:val="none" w:sz="0" w:space="0" w:color="auto"/>
        <w:bottom w:val="none" w:sz="0" w:space="0" w:color="auto"/>
        <w:right w:val="none" w:sz="0" w:space="0" w:color="auto"/>
      </w:divBdr>
    </w:div>
    <w:div w:id="312028723">
      <w:bodyDiv w:val="1"/>
      <w:marLeft w:val="0"/>
      <w:marRight w:val="0"/>
      <w:marTop w:val="0"/>
      <w:marBottom w:val="0"/>
      <w:divBdr>
        <w:top w:val="none" w:sz="0" w:space="0" w:color="auto"/>
        <w:left w:val="none" w:sz="0" w:space="0" w:color="auto"/>
        <w:bottom w:val="none" w:sz="0" w:space="0" w:color="auto"/>
        <w:right w:val="none" w:sz="0" w:space="0" w:color="auto"/>
      </w:divBdr>
    </w:div>
    <w:div w:id="351035836">
      <w:bodyDiv w:val="1"/>
      <w:marLeft w:val="0"/>
      <w:marRight w:val="0"/>
      <w:marTop w:val="0"/>
      <w:marBottom w:val="0"/>
      <w:divBdr>
        <w:top w:val="none" w:sz="0" w:space="0" w:color="auto"/>
        <w:left w:val="none" w:sz="0" w:space="0" w:color="auto"/>
        <w:bottom w:val="none" w:sz="0" w:space="0" w:color="auto"/>
        <w:right w:val="none" w:sz="0" w:space="0" w:color="auto"/>
      </w:divBdr>
    </w:div>
    <w:div w:id="353961610">
      <w:bodyDiv w:val="1"/>
      <w:marLeft w:val="0"/>
      <w:marRight w:val="0"/>
      <w:marTop w:val="0"/>
      <w:marBottom w:val="0"/>
      <w:divBdr>
        <w:top w:val="none" w:sz="0" w:space="0" w:color="auto"/>
        <w:left w:val="none" w:sz="0" w:space="0" w:color="auto"/>
        <w:bottom w:val="none" w:sz="0" w:space="0" w:color="auto"/>
        <w:right w:val="none" w:sz="0" w:space="0" w:color="auto"/>
      </w:divBdr>
      <w:divsChild>
        <w:div w:id="24137147">
          <w:marLeft w:val="0"/>
          <w:marRight w:val="0"/>
          <w:marTop w:val="0"/>
          <w:marBottom w:val="0"/>
          <w:divBdr>
            <w:top w:val="none" w:sz="0" w:space="0" w:color="auto"/>
            <w:left w:val="none" w:sz="0" w:space="0" w:color="auto"/>
            <w:bottom w:val="none" w:sz="0" w:space="0" w:color="auto"/>
            <w:right w:val="none" w:sz="0" w:space="0" w:color="auto"/>
          </w:divBdr>
          <w:divsChild>
            <w:div w:id="1877304871">
              <w:marLeft w:val="0"/>
              <w:marRight w:val="0"/>
              <w:marTop w:val="0"/>
              <w:marBottom w:val="0"/>
              <w:divBdr>
                <w:top w:val="none" w:sz="0" w:space="0" w:color="auto"/>
                <w:left w:val="none" w:sz="0" w:space="0" w:color="auto"/>
                <w:bottom w:val="none" w:sz="0" w:space="0" w:color="auto"/>
                <w:right w:val="none" w:sz="0" w:space="0" w:color="auto"/>
              </w:divBdr>
              <w:divsChild>
                <w:div w:id="20432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87610">
      <w:bodyDiv w:val="1"/>
      <w:marLeft w:val="0"/>
      <w:marRight w:val="0"/>
      <w:marTop w:val="0"/>
      <w:marBottom w:val="0"/>
      <w:divBdr>
        <w:top w:val="none" w:sz="0" w:space="0" w:color="auto"/>
        <w:left w:val="none" w:sz="0" w:space="0" w:color="auto"/>
        <w:bottom w:val="none" w:sz="0" w:space="0" w:color="auto"/>
        <w:right w:val="none" w:sz="0" w:space="0" w:color="auto"/>
      </w:divBdr>
    </w:div>
    <w:div w:id="378166663">
      <w:bodyDiv w:val="1"/>
      <w:marLeft w:val="0"/>
      <w:marRight w:val="0"/>
      <w:marTop w:val="0"/>
      <w:marBottom w:val="0"/>
      <w:divBdr>
        <w:top w:val="none" w:sz="0" w:space="0" w:color="auto"/>
        <w:left w:val="none" w:sz="0" w:space="0" w:color="auto"/>
        <w:bottom w:val="none" w:sz="0" w:space="0" w:color="auto"/>
        <w:right w:val="none" w:sz="0" w:space="0" w:color="auto"/>
      </w:divBdr>
    </w:div>
    <w:div w:id="393551005">
      <w:bodyDiv w:val="1"/>
      <w:marLeft w:val="0"/>
      <w:marRight w:val="0"/>
      <w:marTop w:val="0"/>
      <w:marBottom w:val="0"/>
      <w:divBdr>
        <w:top w:val="none" w:sz="0" w:space="0" w:color="auto"/>
        <w:left w:val="none" w:sz="0" w:space="0" w:color="auto"/>
        <w:bottom w:val="none" w:sz="0" w:space="0" w:color="auto"/>
        <w:right w:val="none" w:sz="0" w:space="0" w:color="auto"/>
      </w:divBdr>
      <w:divsChild>
        <w:div w:id="463278055">
          <w:marLeft w:val="0"/>
          <w:marRight w:val="0"/>
          <w:marTop w:val="0"/>
          <w:marBottom w:val="0"/>
          <w:divBdr>
            <w:top w:val="none" w:sz="0" w:space="0" w:color="auto"/>
            <w:left w:val="none" w:sz="0" w:space="0" w:color="auto"/>
            <w:bottom w:val="none" w:sz="0" w:space="0" w:color="auto"/>
            <w:right w:val="none" w:sz="0" w:space="0" w:color="auto"/>
          </w:divBdr>
          <w:divsChild>
            <w:div w:id="2016569839">
              <w:marLeft w:val="0"/>
              <w:marRight w:val="0"/>
              <w:marTop w:val="0"/>
              <w:marBottom w:val="0"/>
              <w:divBdr>
                <w:top w:val="none" w:sz="0" w:space="0" w:color="auto"/>
                <w:left w:val="none" w:sz="0" w:space="0" w:color="auto"/>
                <w:bottom w:val="none" w:sz="0" w:space="0" w:color="auto"/>
                <w:right w:val="none" w:sz="0" w:space="0" w:color="auto"/>
              </w:divBdr>
              <w:divsChild>
                <w:div w:id="1335837507">
                  <w:marLeft w:val="0"/>
                  <w:marRight w:val="0"/>
                  <w:marTop w:val="0"/>
                  <w:marBottom w:val="0"/>
                  <w:divBdr>
                    <w:top w:val="none" w:sz="0" w:space="0" w:color="auto"/>
                    <w:left w:val="none" w:sz="0" w:space="0" w:color="auto"/>
                    <w:bottom w:val="none" w:sz="0" w:space="0" w:color="auto"/>
                    <w:right w:val="none" w:sz="0" w:space="0" w:color="auto"/>
                  </w:divBdr>
                  <w:divsChild>
                    <w:div w:id="5175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90601">
      <w:bodyDiv w:val="1"/>
      <w:marLeft w:val="0"/>
      <w:marRight w:val="0"/>
      <w:marTop w:val="0"/>
      <w:marBottom w:val="0"/>
      <w:divBdr>
        <w:top w:val="none" w:sz="0" w:space="0" w:color="auto"/>
        <w:left w:val="none" w:sz="0" w:space="0" w:color="auto"/>
        <w:bottom w:val="none" w:sz="0" w:space="0" w:color="auto"/>
        <w:right w:val="none" w:sz="0" w:space="0" w:color="auto"/>
      </w:divBdr>
    </w:div>
    <w:div w:id="551969176">
      <w:bodyDiv w:val="1"/>
      <w:marLeft w:val="0"/>
      <w:marRight w:val="0"/>
      <w:marTop w:val="0"/>
      <w:marBottom w:val="0"/>
      <w:divBdr>
        <w:top w:val="none" w:sz="0" w:space="0" w:color="auto"/>
        <w:left w:val="none" w:sz="0" w:space="0" w:color="auto"/>
        <w:bottom w:val="none" w:sz="0" w:space="0" w:color="auto"/>
        <w:right w:val="none" w:sz="0" w:space="0" w:color="auto"/>
      </w:divBdr>
    </w:div>
    <w:div w:id="565996978">
      <w:bodyDiv w:val="1"/>
      <w:marLeft w:val="0"/>
      <w:marRight w:val="0"/>
      <w:marTop w:val="0"/>
      <w:marBottom w:val="0"/>
      <w:divBdr>
        <w:top w:val="none" w:sz="0" w:space="0" w:color="auto"/>
        <w:left w:val="none" w:sz="0" w:space="0" w:color="auto"/>
        <w:bottom w:val="none" w:sz="0" w:space="0" w:color="auto"/>
        <w:right w:val="none" w:sz="0" w:space="0" w:color="auto"/>
      </w:divBdr>
    </w:div>
    <w:div w:id="574440943">
      <w:bodyDiv w:val="1"/>
      <w:marLeft w:val="0"/>
      <w:marRight w:val="0"/>
      <w:marTop w:val="0"/>
      <w:marBottom w:val="0"/>
      <w:divBdr>
        <w:top w:val="none" w:sz="0" w:space="0" w:color="auto"/>
        <w:left w:val="none" w:sz="0" w:space="0" w:color="auto"/>
        <w:bottom w:val="none" w:sz="0" w:space="0" w:color="auto"/>
        <w:right w:val="none" w:sz="0" w:space="0" w:color="auto"/>
      </w:divBdr>
    </w:div>
    <w:div w:id="580870071">
      <w:bodyDiv w:val="1"/>
      <w:marLeft w:val="0"/>
      <w:marRight w:val="0"/>
      <w:marTop w:val="0"/>
      <w:marBottom w:val="0"/>
      <w:divBdr>
        <w:top w:val="none" w:sz="0" w:space="0" w:color="auto"/>
        <w:left w:val="none" w:sz="0" w:space="0" w:color="auto"/>
        <w:bottom w:val="none" w:sz="0" w:space="0" w:color="auto"/>
        <w:right w:val="none" w:sz="0" w:space="0" w:color="auto"/>
      </w:divBdr>
    </w:div>
    <w:div w:id="585263958">
      <w:bodyDiv w:val="1"/>
      <w:marLeft w:val="0"/>
      <w:marRight w:val="0"/>
      <w:marTop w:val="0"/>
      <w:marBottom w:val="0"/>
      <w:divBdr>
        <w:top w:val="none" w:sz="0" w:space="0" w:color="auto"/>
        <w:left w:val="none" w:sz="0" w:space="0" w:color="auto"/>
        <w:bottom w:val="none" w:sz="0" w:space="0" w:color="auto"/>
        <w:right w:val="none" w:sz="0" w:space="0" w:color="auto"/>
      </w:divBdr>
    </w:div>
    <w:div w:id="607396785">
      <w:bodyDiv w:val="1"/>
      <w:marLeft w:val="0"/>
      <w:marRight w:val="0"/>
      <w:marTop w:val="0"/>
      <w:marBottom w:val="0"/>
      <w:divBdr>
        <w:top w:val="none" w:sz="0" w:space="0" w:color="auto"/>
        <w:left w:val="none" w:sz="0" w:space="0" w:color="auto"/>
        <w:bottom w:val="none" w:sz="0" w:space="0" w:color="auto"/>
        <w:right w:val="none" w:sz="0" w:space="0" w:color="auto"/>
      </w:divBdr>
    </w:div>
    <w:div w:id="625082825">
      <w:bodyDiv w:val="1"/>
      <w:marLeft w:val="0"/>
      <w:marRight w:val="0"/>
      <w:marTop w:val="0"/>
      <w:marBottom w:val="0"/>
      <w:divBdr>
        <w:top w:val="none" w:sz="0" w:space="0" w:color="auto"/>
        <w:left w:val="none" w:sz="0" w:space="0" w:color="auto"/>
        <w:bottom w:val="none" w:sz="0" w:space="0" w:color="auto"/>
        <w:right w:val="none" w:sz="0" w:space="0" w:color="auto"/>
      </w:divBdr>
    </w:div>
    <w:div w:id="627125377">
      <w:bodyDiv w:val="1"/>
      <w:marLeft w:val="0"/>
      <w:marRight w:val="0"/>
      <w:marTop w:val="0"/>
      <w:marBottom w:val="0"/>
      <w:divBdr>
        <w:top w:val="none" w:sz="0" w:space="0" w:color="auto"/>
        <w:left w:val="none" w:sz="0" w:space="0" w:color="auto"/>
        <w:bottom w:val="none" w:sz="0" w:space="0" w:color="auto"/>
        <w:right w:val="none" w:sz="0" w:space="0" w:color="auto"/>
      </w:divBdr>
    </w:div>
    <w:div w:id="636227193">
      <w:bodyDiv w:val="1"/>
      <w:marLeft w:val="0"/>
      <w:marRight w:val="0"/>
      <w:marTop w:val="0"/>
      <w:marBottom w:val="0"/>
      <w:divBdr>
        <w:top w:val="none" w:sz="0" w:space="0" w:color="auto"/>
        <w:left w:val="none" w:sz="0" w:space="0" w:color="auto"/>
        <w:bottom w:val="none" w:sz="0" w:space="0" w:color="auto"/>
        <w:right w:val="none" w:sz="0" w:space="0" w:color="auto"/>
      </w:divBdr>
    </w:div>
    <w:div w:id="641620015">
      <w:bodyDiv w:val="1"/>
      <w:marLeft w:val="0"/>
      <w:marRight w:val="0"/>
      <w:marTop w:val="0"/>
      <w:marBottom w:val="0"/>
      <w:divBdr>
        <w:top w:val="none" w:sz="0" w:space="0" w:color="auto"/>
        <w:left w:val="none" w:sz="0" w:space="0" w:color="auto"/>
        <w:bottom w:val="none" w:sz="0" w:space="0" w:color="auto"/>
        <w:right w:val="none" w:sz="0" w:space="0" w:color="auto"/>
      </w:divBdr>
    </w:div>
    <w:div w:id="652880476">
      <w:bodyDiv w:val="1"/>
      <w:marLeft w:val="0"/>
      <w:marRight w:val="0"/>
      <w:marTop w:val="0"/>
      <w:marBottom w:val="0"/>
      <w:divBdr>
        <w:top w:val="none" w:sz="0" w:space="0" w:color="auto"/>
        <w:left w:val="none" w:sz="0" w:space="0" w:color="auto"/>
        <w:bottom w:val="none" w:sz="0" w:space="0" w:color="auto"/>
        <w:right w:val="none" w:sz="0" w:space="0" w:color="auto"/>
      </w:divBdr>
    </w:div>
    <w:div w:id="653681970">
      <w:bodyDiv w:val="1"/>
      <w:marLeft w:val="0"/>
      <w:marRight w:val="0"/>
      <w:marTop w:val="0"/>
      <w:marBottom w:val="0"/>
      <w:divBdr>
        <w:top w:val="none" w:sz="0" w:space="0" w:color="auto"/>
        <w:left w:val="none" w:sz="0" w:space="0" w:color="auto"/>
        <w:bottom w:val="none" w:sz="0" w:space="0" w:color="auto"/>
        <w:right w:val="none" w:sz="0" w:space="0" w:color="auto"/>
      </w:divBdr>
    </w:div>
    <w:div w:id="695539051">
      <w:bodyDiv w:val="1"/>
      <w:marLeft w:val="0"/>
      <w:marRight w:val="0"/>
      <w:marTop w:val="0"/>
      <w:marBottom w:val="0"/>
      <w:divBdr>
        <w:top w:val="none" w:sz="0" w:space="0" w:color="auto"/>
        <w:left w:val="none" w:sz="0" w:space="0" w:color="auto"/>
        <w:bottom w:val="none" w:sz="0" w:space="0" w:color="auto"/>
        <w:right w:val="none" w:sz="0" w:space="0" w:color="auto"/>
      </w:divBdr>
    </w:div>
    <w:div w:id="695664798">
      <w:bodyDiv w:val="1"/>
      <w:marLeft w:val="0"/>
      <w:marRight w:val="0"/>
      <w:marTop w:val="0"/>
      <w:marBottom w:val="0"/>
      <w:divBdr>
        <w:top w:val="none" w:sz="0" w:space="0" w:color="auto"/>
        <w:left w:val="none" w:sz="0" w:space="0" w:color="auto"/>
        <w:bottom w:val="none" w:sz="0" w:space="0" w:color="auto"/>
        <w:right w:val="none" w:sz="0" w:space="0" w:color="auto"/>
      </w:divBdr>
    </w:div>
    <w:div w:id="756709988">
      <w:bodyDiv w:val="1"/>
      <w:marLeft w:val="0"/>
      <w:marRight w:val="0"/>
      <w:marTop w:val="0"/>
      <w:marBottom w:val="0"/>
      <w:divBdr>
        <w:top w:val="none" w:sz="0" w:space="0" w:color="auto"/>
        <w:left w:val="none" w:sz="0" w:space="0" w:color="auto"/>
        <w:bottom w:val="none" w:sz="0" w:space="0" w:color="auto"/>
        <w:right w:val="none" w:sz="0" w:space="0" w:color="auto"/>
      </w:divBdr>
    </w:div>
    <w:div w:id="758218239">
      <w:bodyDiv w:val="1"/>
      <w:marLeft w:val="0"/>
      <w:marRight w:val="0"/>
      <w:marTop w:val="0"/>
      <w:marBottom w:val="0"/>
      <w:divBdr>
        <w:top w:val="none" w:sz="0" w:space="0" w:color="auto"/>
        <w:left w:val="none" w:sz="0" w:space="0" w:color="auto"/>
        <w:bottom w:val="none" w:sz="0" w:space="0" w:color="auto"/>
        <w:right w:val="none" w:sz="0" w:space="0" w:color="auto"/>
      </w:divBdr>
    </w:div>
    <w:div w:id="783689159">
      <w:bodyDiv w:val="1"/>
      <w:marLeft w:val="0"/>
      <w:marRight w:val="0"/>
      <w:marTop w:val="0"/>
      <w:marBottom w:val="0"/>
      <w:divBdr>
        <w:top w:val="none" w:sz="0" w:space="0" w:color="auto"/>
        <w:left w:val="none" w:sz="0" w:space="0" w:color="auto"/>
        <w:bottom w:val="none" w:sz="0" w:space="0" w:color="auto"/>
        <w:right w:val="none" w:sz="0" w:space="0" w:color="auto"/>
      </w:divBdr>
    </w:div>
    <w:div w:id="839195849">
      <w:bodyDiv w:val="1"/>
      <w:marLeft w:val="0"/>
      <w:marRight w:val="0"/>
      <w:marTop w:val="0"/>
      <w:marBottom w:val="0"/>
      <w:divBdr>
        <w:top w:val="none" w:sz="0" w:space="0" w:color="auto"/>
        <w:left w:val="none" w:sz="0" w:space="0" w:color="auto"/>
        <w:bottom w:val="none" w:sz="0" w:space="0" w:color="auto"/>
        <w:right w:val="none" w:sz="0" w:space="0" w:color="auto"/>
      </w:divBdr>
    </w:div>
    <w:div w:id="850142101">
      <w:bodyDiv w:val="1"/>
      <w:marLeft w:val="0"/>
      <w:marRight w:val="0"/>
      <w:marTop w:val="0"/>
      <w:marBottom w:val="0"/>
      <w:divBdr>
        <w:top w:val="none" w:sz="0" w:space="0" w:color="auto"/>
        <w:left w:val="none" w:sz="0" w:space="0" w:color="auto"/>
        <w:bottom w:val="none" w:sz="0" w:space="0" w:color="auto"/>
        <w:right w:val="none" w:sz="0" w:space="0" w:color="auto"/>
      </w:divBdr>
      <w:divsChild>
        <w:div w:id="438717330">
          <w:marLeft w:val="0"/>
          <w:marRight w:val="0"/>
          <w:marTop w:val="0"/>
          <w:marBottom w:val="0"/>
          <w:divBdr>
            <w:top w:val="none" w:sz="0" w:space="0" w:color="auto"/>
            <w:left w:val="none" w:sz="0" w:space="0" w:color="auto"/>
            <w:bottom w:val="none" w:sz="0" w:space="0" w:color="auto"/>
            <w:right w:val="none" w:sz="0" w:space="0" w:color="auto"/>
          </w:divBdr>
        </w:div>
      </w:divsChild>
    </w:div>
    <w:div w:id="863902336">
      <w:bodyDiv w:val="1"/>
      <w:marLeft w:val="0"/>
      <w:marRight w:val="0"/>
      <w:marTop w:val="0"/>
      <w:marBottom w:val="0"/>
      <w:divBdr>
        <w:top w:val="none" w:sz="0" w:space="0" w:color="auto"/>
        <w:left w:val="none" w:sz="0" w:space="0" w:color="auto"/>
        <w:bottom w:val="none" w:sz="0" w:space="0" w:color="auto"/>
        <w:right w:val="none" w:sz="0" w:space="0" w:color="auto"/>
      </w:divBdr>
    </w:div>
    <w:div w:id="866455644">
      <w:bodyDiv w:val="1"/>
      <w:marLeft w:val="0"/>
      <w:marRight w:val="0"/>
      <w:marTop w:val="0"/>
      <w:marBottom w:val="0"/>
      <w:divBdr>
        <w:top w:val="none" w:sz="0" w:space="0" w:color="auto"/>
        <w:left w:val="none" w:sz="0" w:space="0" w:color="auto"/>
        <w:bottom w:val="none" w:sz="0" w:space="0" w:color="auto"/>
        <w:right w:val="none" w:sz="0" w:space="0" w:color="auto"/>
      </w:divBdr>
    </w:div>
    <w:div w:id="871193199">
      <w:bodyDiv w:val="1"/>
      <w:marLeft w:val="0"/>
      <w:marRight w:val="0"/>
      <w:marTop w:val="0"/>
      <w:marBottom w:val="0"/>
      <w:divBdr>
        <w:top w:val="none" w:sz="0" w:space="0" w:color="auto"/>
        <w:left w:val="none" w:sz="0" w:space="0" w:color="auto"/>
        <w:bottom w:val="none" w:sz="0" w:space="0" w:color="auto"/>
        <w:right w:val="none" w:sz="0" w:space="0" w:color="auto"/>
      </w:divBdr>
    </w:div>
    <w:div w:id="917327377">
      <w:bodyDiv w:val="1"/>
      <w:marLeft w:val="0"/>
      <w:marRight w:val="0"/>
      <w:marTop w:val="0"/>
      <w:marBottom w:val="0"/>
      <w:divBdr>
        <w:top w:val="none" w:sz="0" w:space="0" w:color="auto"/>
        <w:left w:val="none" w:sz="0" w:space="0" w:color="auto"/>
        <w:bottom w:val="none" w:sz="0" w:space="0" w:color="auto"/>
        <w:right w:val="none" w:sz="0" w:space="0" w:color="auto"/>
      </w:divBdr>
    </w:div>
    <w:div w:id="934284343">
      <w:bodyDiv w:val="1"/>
      <w:marLeft w:val="0"/>
      <w:marRight w:val="0"/>
      <w:marTop w:val="0"/>
      <w:marBottom w:val="0"/>
      <w:divBdr>
        <w:top w:val="none" w:sz="0" w:space="0" w:color="auto"/>
        <w:left w:val="none" w:sz="0" w:space="0" w:color="auto"/>
        <w:bottom w:val="none" w:sz="0" w:space="0" w:color="auto"/>
        <w:right w:val="none" w:sz="0" w:space="0" w:color="auto"/>
      </w:divBdr>
    </w:div>
    <w:div w:id="998074409">
      <w:bodyDiv w:val="1"/>
      <w:marLeft w:val="0"/>
      <w:marRight w:val="0"/>
      <w:marTop w:val="0"/>
      <w:marBottom w:val="0"/>
      <w:divBdr>
        <w:top w:val="none" w:sz="0" w:space="0" w:color="auto"/>
        <w:left w:val="none" w:sz="0" w:space="0" w:color="auto"/>
        <w:bottom w:val="none" w:sz="0" w:space="0" w:color="auto"/>
        <w:right w:val="none" w:sz="0" w:space="0" w:color="auto"/>
      </w:divBdr>
      <w:divsChild>
        <w:div w:id="283005912">
          <w:marLeft w:val="0"/>
          <w:marRight w:val="0"/>
          <w:marTop w:val="0"/>
          <w:marBottom w:val="0"/>
          <w:divBdr>
            <w:top w:val="none" w:sz="0" w:space="0" w:color="auto"/>
            <w:left w:val="none" w:sz="0" w:space="0" w:color="auto"/>
            <w:bottom w:val="none" w:sz="0" w:space="0" w:color="auto"/>
            <w:right w:val="none" w:sz="0" w:space="0" w:color="auto"/>
          </w:divBdr>
          <w:divsChild>
            <w:div w:id="530071984">
              <w:marLeft w:val="0"/>
              <w:marRight w:val="0"/>
              <w:marTop w:val="0"/>
              <w:marBottom w:val="0"/>
              <w:divBdr>
                <w:top w:val="none" w:sz="0" w:space="0" w:color="auto"/>
                <w:left w:val="none" w:sz="0" w:space="0" w:color="auto"/>
                <w:bottom w:val="none" w:sz="0" w:space="0" w:color="auto"/>
                <w:right w:val="none" w:sz="0" w:space="0" w:color="auto"/>
              </w:divBdr>
              <w:divsChild>
                <w:div w:id="1812602039">
                  <w:marLeft w:val="0"/>
                  <w:marRight w:val="0"/>
                  <w:marTop w:val="0"/>
                  <w:marBottom w:val="0"/>
                  <w:divBdr>
                    <w:top w:val="none" w:sz="0" w:space="0" w:color="auto"/>
                    <w:left w:val="none" w:sz="0" w:space="0" w:color="auto"/>
                    <w:bottom w:val="none" w:sz="0" w:space="0" w:color="auto"/>
                    <w:right w:val="none" w:sz="0" w:space="0" w:color="auto"/>
                  </w:divBdr>
                  <w:divsChild>
                    <w:div w:id="965426483">
                      <w:marLeft w:val="0"/>
                      <w:marRight w:val="0"/>
                      <w:marTop w:val="0"/>
                      <w:marBottom w:val="0"/>
                      <w:divBdr>
                        <w:top w:val="none" w:sz="0" w:space="0" w:color="auto"/>
                        <w:left w:val="none" w:sz="0" w:space="0" w:color="auto"/>
                        <w:bottom w:val="none" w:sz="0" w:space="0" w:color="auto"/>
                        <w:right w:val="none" w:sz="0" w:space="0" w:color="auto"/>
                      </w:divBdr>
                      <w:divsChild>
                        <w:div w:id="456534070">
                          <w:marLeft w:val="0"/>
                          <w:marRight w:val="0"/>
                          <w:marTop w:val="0"/>
                          <w:marBottom w:val="0"/>
                          <w:divBdr>
                            <w:top w:val="none" w:sz="0" w:space="0" w:color="auto"/>
                            <w:left w:val="none" w:sz="0" w:space="0" w:color="auto"/>
                            <w:bottom w:val="none" w:sz="0" w:space="0" w:color="auto"/>
                            <w:right w:val="none" w:sz="0" w:space="0" w:color="auto"/>
                          </w:divBdr>
                          <w:divsChild>
                            <w:div w:id="9352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855067">
          <w:marLeft w:val="0"/>
          <w:marRight w:val="0"/>
          <w:marTop w:val="0"/>
          <w:marBottom w:val="0"/>
          <w:divBdr>
            <w:top w:val="none" w:sz="0" w:space="0" w:color="auto"/>
            <w:left w:val="none" w:sz="0" w:space="0" w:color="auto"/>
            <w:bottom w:val="none" w:sz="0" w:space="0" w:color="auto"/>
            <w:right w:val="none" w:sz="0" w:space="0" w:color="auto"/>
          </w:divBdr>
          <w:divsChild>
            <w:div w:id="148864818">
              <w:marLeft w:val="0"/>
              <w:marRight w:val="0"/>
              <w:marTop w:val="0"/>
              <w:marBottom w:val="0"/>
              <w:divBdr>
                <w:top w:val="none" w:sz="0" w:space="0" w:color="auto"/>
                <w:left w:val="none" w:sz="0" w:space="0" w:color="auto"/>
                <w:bottom w:val="none" w:sz="0" w:space="0" w:color="auto"/>
                <w:right w:val="none" w:sz="0" w:space="0" w:color="auto"/>
              </w:divBdr>
              <w:divsChild>
                <w:div w:id="6911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99207">
      <w:bodyDiv w:val="1"/>
      <w:marLeft w:val="0"/>
      <w:marRight w:val="0"/>
      <w:marTop w:val="0"/>
      <w:marBottom w:val="0"/>
      <w:divBdr>
        <w:top w:val="none" w:sz="0" w:space="0" w:color="auto"/>
        <w:left w:val="none" w:sz="0" w:space="0" w:color="auto"/>
        <w:bottom w:val="none" w:sz="0" w:space="0" w:color="auto"/>
        <w:right w:val="none" w:sz="0" w:space="0" w:color="auto"/>
      </w:divBdr>
    </w:div>
    <w:div w:id="1037465545">
      <w:bodyDiv w:val="1"/>
      <w:marLeft w:val="0"/>
      <w:marRight w:val="0"/>
      <w:marTop w:val="0"/>
      <w:marBottom w:val="0"/>
      <w:divBdr>
        <w:top w:val="none" w:sz="0" w:space="0" w:color="auto"/>
        <w:left w:val="none" w:sz="0" w:space="0" w:color="auto"/>
        <w:bottom w:val="none" w:sz="0" w:space="0" w:color="auto"/>
        <w:right w:val="none" w:sz="0" w:space="0" w:color="auto"/>
      </w:divBdr>
    </w:div>
    <w:div w:id="1089891793">
      <w:bodyDiv w:val="1"/>
      <w:marLeft w:val="0"/>
      <w:marRight w:val="0"/>
      <w:marTop w:val="0"/>
      <w:marBottom w:val="0"/>
      <w:divBdr>
        <w:top w:val="none" w:sz="0" w:space="0" w:color="auto"/>
        <w:left w:val="none" w:sz="0" w:space="0" w:color="auto"/>
        <w:bottom w:val="none" w:sz="0" w:space="0" w:color="auto"/>
        <w:right w:val="none" w:sz="0" w:space="0" w:color="auto"/>
      </w:divBdr>
    </w:div>
    <w:div w:id="1129666531">
      <w:bodyDiv w:val="1"/>
      <w:marLeft w:val="0"/>
      <w:marRight w:val="0"/>
      <w:marTop w:val="0"/>
      <w:marBottom w:val="0"/>
      <w:divBdr>
        <w:top w:val="none" w:sz="0" w:space="0" w:color="auto"/>
        <w:left w:val="none" w:sz="0" w:space="0" w:color="auto"/>
        <w:bottom w:val="none" w:sz="0" w:space="0" w:color="auto"/>
        <w:right w:val="none" w:sz="0" w:space="0" w:color="auto"/>
      </w:divBdr>
    </w:div>
    <w:div w:id="1149252788">
      <w:bodyDiv w:val="1"/>
      <w:marLeft w:val="0"/>
      <w:marRight w:val="0"/>
      <w:marTop w:val="0"/>
      <w:marBottom w:val="0"/>
      <w:divBdr>
        <w:top w:val="none" w:sz="0" w:space="0" w:color="auto"/>
        <w:left w:val="none" w:sz="0" w:space="0" w:color="auto"/>
        <w:bottom w:val="none" w:sz="0" w:space="0" w:color="auto"/>
        <w:right w:val="none" w:sz="0" w:space="0" w:color="auto"/>
      </w:divBdr>
    </w:div>
    <w:div w:id="1158695128">
      <w:bodyDiv w:val="1"/>
      <w:marLeft w:val="0"/>
      <w:marRight w:val="0"/>
      <w:marTop w:val="0"/>
      <w:marBottom w:val="0"/>
      <w:divBdr>
        <w:top w:val="none" w:sz="0" w:space="0" w:color="auto"/>
        <w:left w:val="none" w:sz="0" w:space="0" w:color="auto"/>
        <w:bottom w:val="none" w:sz="0" w:space="0" w:color="auto"/>
        <w:right w:val="none" w:sz="0" w:space="0" w:color="auto"/>
      </w:divBdr>
    </w:div>
    <w:div w:id="1172378412">
      <w:bodyDiv w:val="1"/>
      <w:marLeft w:val="0"/>
      <w:marRight w:val="0"/>
      <w:marTop w:val="0"/>
      <w:marBottom w:val="0"/>
      <w:divBdr>
        <w:top w:val="none" w:sz="0" w:space="0" w:color="auto"/>
        <w:left w:val="none" w:sz="0" w:space="0" w:color="auto"/>
        <w:bottom w:val="none" w:sz="0" w:space="0" w:color="auto"/>
        <w:right w:val="none" w:sz="0" w:space="0" w:color="auto"/>
      </w:divBdr>
    </w:div>
    <w:div w:id="1196848096">
      <w:bodyDiv w:val="1"/>
      <w:marLeft w:val="0"/>
      <w:marRight w:val="0"/>
      <w:marTop w:val="0"/>
      <w:marBottom w:val="0"/>
      <w:divBdr>
        <w:top w:val="none" w:sz="0" w:space="0" w:color="auto"/>
        <w:left w:val="none" w:sz="0" w:space="0" w:color="auto"/>
        <w:bottom w:val="none" w:sz="0" w:space="0" w:color="auto"/>
        <w:right w:val="none" w:sz="0" w:space="0" w:color="auto"/>
      </w:divBdr>
      <w:divsChild>
        <w:div w:id="488907980">
          <w:marLeft w:val="0"/>
          <w:marRight w:val="0"/>
          <w:marTop w:val="0"/>
          <w:marBottom w:val="0"/>
          <w:divBdr>
            <w:top w:val="none" w:sz="0" w:space="0" w:color="auto"/>
            <w:left w:val="none" w:sz="0" w:space="0" w:color="auto"/>
            <w:bottom w:val="none" w:sz="0" w:space="0" w:color="auto"/>
            <w:right w:val="none" w:sz="0" w:space="0" w:color="auto"/>
          </w:divBdr>
          <w:divsChild>
            <w:div w:id="1563637918">
              <w:marLeft w:val="0"/>
              <w:marRight w:val="0"/>
              <w:marTop w:val="0"/>
              <w:marBottom w:val="0"/>
              <w:divBdr>
                <w:top w:val="none" w:sz="0" w:space="0" w:color="auto"/>
                <w:left w:val="none" w:sz="0" w:space="0" w:color="auto"/>
                <w:bottom w:val="none" w:sz="0" w:space="0" w:color="auto"/>
                <w:right w:val="none" w:sz="0" w:space="0" w:color="auto"/>
              </w:divBdr>
              <w:divsChild>
                <w:div w:id="274410645">
                  <w:marLeft w:val="0"/>
                  <w:marRight w:val="0"/>
                  <w:marTop w:val="0"/>
                  <w:marBottom w:val="0"/>
                  <w:divBdr>
                    <w:top w:val="none" w:sz="0" w:space="0" w:color="auto"/>
                    <w:left w:val="none" w:sz="0" w:space="0" w:color="auto"/>
                    <w:bottom w:val="none" w:sz="0" w:space="0" w:color="auto"/>
                    <w:right w:val="none" w:sz="0" w:space="0" w:color="auto"/>
                  </w:divBdr>
                  <w:divsChild>
                    <w:div w:id="6315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11822">
      <w:bodyDiv w:val="1"/>
      <w:marLeft w:val="0"/>
      <w:marRight w:val="0"/>
      <w:marTop w:val="0"/>
      <w:marBottom w:val="0"/>
      <w:divBdr>
        <w:top w:val="none" w:sz="0" w:space="0" w:color="auto"/>
        <w:left w:val="none" w:sz="0" w:space="0" w:color="auto"/>
        <w:bottom w:val="none" w:sz="0" w:space="0" w:color="auto"/>
        <w:right w:val="none" w:sz="0" w:space="0" w:color="auto"/>
      </w:divBdr>
    </w:div>
    <w:div w:id="1218055738">
      <w:bodyDiv w:val="1"/>
      <w:marLeft w:val="0"/>
      <w:marRight w:val="0"/>
      <w:marTop w:val="0"/>
      <w:marBottom w:val="0"/>
      <w:divBdr>
        <w:top w:val="none" w:sz="0" w:space="0" w:color="auto"/>
        <w:left w:val="none" w:sz="0" w:space="0" w:color="auto"/>
        <w:bottom w:val="none" w:sz="0" w:space="0" w:color="auto"/>
        <w:right w:val="none" w:sz="0" w:space="0" w:color="auto"/>
      </w:divBdr>
    </w:div>
    <w:div w:id="1219318254">
      <w:bodyDiv w:val="1"/>
      <w:marLeft w:val="0"/>
      <w:marRight w:val="0"/>
      <w:marTop w:val="0"/>
      <w:marBottom w:val="0"/>
      <w:divBdr>
        <w:top w:val="none" w:sz="0" w:space="0" w:color="auto"/>
        <w:left w:val="none" w:sz="0" w:space="0" w:color="auto"/>
        <w:bottom w:val="none" w:sz="0" w:space="0" w:color="auto"/>
        <w:right w:val="none" w:sz="0" w:space="0" w:color="auto"/>
      </w:divBdr>
    </w:div>
    <w:div w:id="1225599438">
      <w:bodyDiv w:val="1"/>
      <w:marLeft w:val="0"/>
      <w:marRight w:val="0"/>
      <w:marTop w:val="0"/>
      <w:marBottom w:val="0"/>
      <w:divBdr>
        <w:top w:val="none" w:sz="0" w:space="0" w:color="auto"/>
        <w:left w:val="none" w:sz="0" w:space="0" w:color="auto"/>
        <w:bottom w:val="none" w:sz="0" w:space="0" w:color="auto"/>
        <w:right w:val="none" w:sz="0" w:space="0" w:color="auto"/>
      </w:divBdr>
    </w:div>
    <w:div w:id="1243642979">
      <w:bodyDiv w:val="1"/>
      <w:marLeft w:val="0"/>
      <w:marRight w:val="0"/>
      <w:marTop w:val="0"/>
      <w:marBottom w:val="0"/>
      <w:divBdr>
        <w:top w:val="none" w:sz="0" w:space="0" w:color="auto"/>
        <w:left w:val="none" w:sz="0" w:space="0" w:color="auto"/>
        <w:bottom w:val="none" w:sz="0" w:space="0" w:color="auto"/>
        <w:right w:val="none" w:sz="0" w:space="0" w:color="auto"/>
      </w:divBdr>
    </w:div>
    <w:div w:id="1263102401">
      <w:bodyDiv w:val="1"/>
      <w:marLeft w:val="0"/>
      <w:marRight w:val="0"/>
      <w:marTop w:val="0"/>
      <w:marBottom w:val="0"/>
      <w:divBdr>
        <w:top w:val="none" w:sz="0" w:space="0" w:color="auto"/>
        <w:left w:val="none" w:sz="0" w:space="0" w:color="auto"/>
        <w:bottom w:val="none" w:sz="0" w:space="0" w:color="auto"/>
        <w:right w:val="none" w:sz="0" w:space="0" w:color="auto"/>
      </w:divBdr>
    </w:div>
    <w:div w:id="1277908134">
      <w:bodyDiv w:val="1"/>
      <w:marLeft w:val="0"/>
      <w:marRight w:val="0"/>
      <w:marTop w:val="0"/>
      <w:marBottom w:val="0"/>
      <w:divBdr>
        <w:top w:val="none" w:sz="0" w:space="0" w:color="auto"/>
        <w:left w:val="none" w:sz="0" w:space="0" w:color="auto"/>
        <w:bottom w:val="none" w:sz="0" w:space="0" w:color="auto"/>
        <w:right w:val="none" w:sz="0" w:space="0" w:color="auto"/>
      </w:divBdr>
    </w:div>
    <w:div w:id="1283344541">
      <w:bodyDiv w:val="1"/>
      <w:marLeft w:val="0"/>
      <w:marRight w:val="0"/>
      <w:marTop w:val="0"/>
      <w:marBottom w:val="0"/>
      <w:divBdr>
        <w:top w:val="none" w:sz="0" w:space="0" w:color="auto"/>
        <w:left w:val="none" w:sz="0" w:space="0" w:color="auto"/>
        <w:bottom w:val="none" w:sz="0" w:space="0" w:color="auto"/>
        <w:right w:val="none" w:sz="0" w:space="0" w:color="auto"/>
      </w:divBdr>
    </w:div>
    <w:div w:id="1293516180">
      <w:bodyDiv w:val="1"/>
      <w:marLeft w:val="0"/>
      <w:marRight w:val="0"/>
      <w:marTop w:val="0"/>
      <w:marBottom w:val="0"/>
      <w:divBdr>
        <w:top w:val="none" w:sz="0" w:space="0" w:color="auto"/>
        <w:left w:val="none" w:sz="0" w:space="0" w:color="auto"/>
        <w:bottom w:val="none" w:sz="0" w:space="0" w:color="auto"/>
        <w:right w:val="none" w:sz="0" w:space="0" w:color="auto"/>
      </w:divBdr>
    </w:div>
    <w:div w:id="1297679393">
      <w:bodyDiv w:val="1"/>
      <w:marLeft w:val="0"/>
      <w:marRight w:val="0"/>
      <w:marTop w:val="0"/>
      <w:marBottom w:val="0"/>
      <w:divBdr>
        <w:top w:val="none" w:sz="0" w:space="0" w:color="auto"/>
        <w:left w:val="none" w:sz="0" w:space="0" w:color="auto"/>
        <w:bottom w:val="none" w:sz="0" w:space="0" w:color="auto"/>
        <w:right w:val="none" w:sz="0" w:space="0" w:color="auto"/>
      </w:divBdr>
    </w:div>
    <w:div w:id="1303077158">
      <w:bodyDiv w:val="1"/>
      <w:marLeft w:val="0"/>
      <w:marRight w:val="0"/>
      <w:marTop w:val="0"/>
      <w:marBottom w:val="0"/>
      <w:divBdr>
        <w:top w:val="none" w:sz="0" w:space="0" w:color="auto"/>
        <w:left w:val="none" w:sz="0" w:space="0" w:color="auto"/>
        <w:bottom w:val="none" w:sz="0" w:space="0" w:color="auto"/>
        <w:right w:val="none" w:sz="0" w:space="0" w:color="auto"/>
      </w:divBdr>
    </w:div>
    <w:div w:id="1342928662">
      <w:bodyDiv w:val="1"/>
      <w:marLeft w:val="0"/>
      <w:marRight w:val="0"/>
      <w:marTop w:val="0"/>
      <w:marBottom w:val="0"/>
      <w:divBdr>
        <w:top w:val="none" w:sz="0" w:space="0" w:color="auto"/>
        <w:left w:val="none" w:sz="0" w:space="0" w:color="auto"/>
        <w:bottom w:val="none" w:sz="0" w:space="0" w:color="auto"/>
        <w:right w:val="none" w:sz="0" w:space="0" w:color="auto"/>
      </w:divBdr>
    </w:div>
    <w:div w:id="1350520540">
      <w:bodyDiv w:val="1"/>
      <w:marLeft w:val="0"/>
      <w:marRight w:val="0"/>
      <w:marTop w:val="0"/>
      <w:marBottom w:val="0"/>
      <w:divBdr>
        <w:top w:val="none" w:sz="0" w:space="0" w:color="auto"/>
        <w:left w:val="none" w:sz="0" w:space="0" w:color="auto"/>
        <w:bottom w:val="none" w:sz="0" w:space="0" w:color="auto"/>
        <w:right w:val="none" w:sz="0" w:space="0" w:color="auto"/>
      </w:divBdr>
    </w:div>
    <w:div w:id="1365060401">
      <w:bodyDiv w:val="1"/>
      <w:marLeft w:val="0"/>
      <w:marRight w:val="0"/>
      <w:marTop w:val="0"/>
      <w:marBottom w:val="0"/>
      <w:divBdr>
        <w:top w:val="none" w:sz="0" w:space="0" w:color="auto"/>
        <w:left w:val="none" w:sz="0" w:space="0" w:color="auto"/>
        <w:bottom w:val="none" w:sz="0" w:space="0" w:color="auto"/>
        <w:right w:val="none" w:sz="0" w:space="0" w:color="auto"/>
      </w:divBdr>
    </w:div>
    <w:div w:id="1379236142">
      <w:bodyDiv w:val="1"/>
      <w:marLeft w:val="0"/>
      <w:marRight w:val="0"/>
      <w:marTop w:val="0"/>
      <w:marBottom w:val="0"/>
      <w:divBdr>
        <w:top w:val="none" w:sz="0" w:space="0" w:color="auto"/>
        <w:left w:val="none" w:sz="0" w:space="0" w:color="auto"/>
        <w:bottom w:val="none" w:sz="0" w:space="0" w:color="auto"/>
        <w:right w:val="none" w:sz="0" w:space="0" w:color="auto"/>
      </w:divBdr>
    </w:div>
    <w:div w:id="1398044281">
      <w:bodyDiv w:val="1"/>
      <w:marLeft w:val="0"/>
      <w:marRight w:val="0"/>
      <w:marTop w:val="0"/>
      <w:marBottom w:val="0"/>
      <w:divBdr>
        <w:top w:val="none" w:sz="0" w:space="0" w:color="auto"/>
        <w:left w:val="none" w:sz="0" w:space="0" w:color="auto"/>
        <w:bottom w:val="none" w:sz="0" w:space="0" w:color="auto"/>
        <w:right w:val="none" w:sz="0" w:space="0" w:color="auto"/>
      </w:divBdr>
    </w:div>
    <w:div w:id="1401753372">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15591807">
      <w:bodyDiv w:val="1"/>
      <w:marLeft w:val="0"/>
      <w:marRight w:val="0"/>
      <w:marTop w:val="0"/>
      <w:marBottom w:val="0"/>
      <w:divBdr>
        <w:top w:val="none" w:sz="0" w:space="0" w:color="auto"/>
        <w:left w:val="none" w:sz="0" w:space="0" w:color="auto"/>
        <w:bottom w:val="none" w:sz="0" w:space="0" w:color="auto"/>
        <w:right w:val="none" w:sz="0" w:space="0" w:color="auto"/>
      </w:divBdr>
    </w:div>
    <w:div w:id="1454057913">
      <w:bodyDiv w:val="1"/>
      <w:marLeft w:val="0"/>
      <w:marRight w:val="0"/>
      <w:marTop w:val="0"/>
      <w:marBottom w:val="0"/>
      <w:divBdr>
        <w:top w:val="none" w:sz="0" w:space="0" w:color="auto"/>
        <w:left w:val="none" w:sz="0" w:space="0" w:color="auto"/>
        <w:bottom w:val="none" w:sz="0" w:space="0" w:color="auto"/>
        <w:right w:val="none" w:sz="0" w:space="0" w:color="auto"/>
      </w:divBdr>
    </w:div>
    <w:div w:id="1460682324">
      <w:bodyDiv w:val="1"/>
      <w:marLeft w:val="0"/>
      <w:marRight w:val="0"/>
      <w:marTop w:val="0"/>
      <w:marBottom w:val="0"/>
      <w:divBdr>
        <w:top w:val="none" w:sz="0" w:space="0" w:color="auto"/>
        <w:left w:val="none" w:sz="0" w:space="0" w:color="auto"/>
        <w:bottom w:val="none" w:sz="0" w:space="0" w:color="auto"/>
        <w:right w:val="none" w:sz="0" w:space="0" w:color="auto"/>
      </w:divBdr>
    </w:div>
    <w:div w:id="1483548229">
      <w:bodyDiv w:val="1"/>
      <w:marLeft w:val="0"/>
      <w:marRight w:val="0"/>
      <w:marTop w:val="0"/>
      <w:marBottom w:val="0"/>
      <w:divBdr>
        <w:top w:val="none" w:sz="0" w:space="0" w:color="auto"/>
        <w:left w:val="none" w:sz="0" w:space="0" w:color="auto"/>
        <w:bottom w:val="none" w:sz="0" w:space="0" w:color="auto"/>
        <w:right w:val="none" w:sz="0" w:space="0" w:color="auto"/>
      </w:divBdr>
    </w:div>
    <w:div w:id="1526869802">
      <w:bodyDiv w:val="1"/>
      <w:marLeft w:val="0"/>
      <w:marRight w:val="0"/>
      <w:marTop w:val="0"/>
      <w:marBottom w:val="0"/>
      <w:divBdr>
        <w:top w:val="none" w:sz="0" w:space="0" w:color="auto"/>
        <w:left w:val="none" w:sz="0" w:space="0" w:color="auto"/>
        <w:bottom w:val="none" w:sz="0" w:space="0" w:color="auto"/>
        <w:right w:val="none" w:sz="0" w:space="0" w:color="auto"/>
      </w:divBdr>
    </w:div>
    <w:div w:id="1539968254">
      <w:bodyDiv w:val="1"/>
      <w:marLeft w:val="0"/>
      <w:marRight w:val="0"/>
      <w:marTop w:val="0"/>
      <w:marBottom w:val="0"/>
      <w:divBdr>
        <w:top w:val="none" w:sz="0" w:space="0" w:color="auto"/>
        <w:left w:val="none" w:sz="0" w:space="0" w:color="auto"/>
        <w:bottom w:val="none" w:sz="0" w:space="0" w:color="auto"/>
        <w:right w:val="none" w:sz="0" w:space="0" w:color="auto"/>
      </w:divBdr>
    </w:div>
    <w:div w:id="1542747884">
      <w:bodyDiv w:val="1"/>
      <w:marLeft w:val="0"/>
      <w:marRight w:val="0"/>
      <w:marTop w:val="0"/>
      <w:marBottom w:val="0"/>
      <w:divBdr>
        <w:top w:val="none" w:sz="0" w:space="0" w:color="auto"/>
        <w:left w:val="none" w:sz="0" w:space="0" w:color="auto"/>
        <w:bottom w:val="none" w:sz="0" w:space="0" w:color="auto"/>
        <w:right w:val="none" w:sz="0" w:space="0" w:color="auto"/>
      </w:divBdr>
    </w:div>
    <w:div w:id="1543977068">
      <w:bodyDiv w:val="1"/>
      <w:marLeft w:val="0"/>
      <w:marRight w:val="0"/>
      <w:marTop w:val="0"/>
      <w:marBottom w:val="0"/>
      <w:divBdr>
        <w:top w:val="none" w:sz="0" w:space="0" w:color="auto"/>
        <w:left w:val="none" w:sz="0" w:space="0" w:color="auto"/>
        <w:bottom w:val="none" w:sz="0" w:space="0" w:color="auto"/>
        <w:right w:val="none" w:sz="0" w:space="0" w:color="auto"/>
      </w:divBdr>
    </w:div>
    <w:div w:id="1556283427">
      <w:bodyDiv w:val="1"/>
      <w:marLeft w:val="0"/>
      <w:marRight w:val="0"/>
      <w:marTop w:val="0"/>
      <w:marBottom w:val="0"/>
      <w:divBdr>
        <w:top w:val="none" w:sz="0" w:space="0" w:color="auto"/>
        <w:left w:val="none" w:sz="0" w:space="0" w:color="auto"/>
        <w:bottom w:val="none" w:sz="0" w:space="0" w:color="auto"/>
        <w:right w:val="none" w:sz="0" w:space="0" w:color="auto"/>
      </w:divBdr>
    </w:div>
    <w:div w:id="1580138984">
      <w:bodyDiv w:val="1"/>
      <w:marLeft w:val="0"/>
      <w:marRight w:val="0"/>
      <w:marTop w:val="0"/>
      <w:marBottom w:val="0"/>
      <w:divBdr>
        <w:top w:val="none" w:sz="0" w:space="0" w:color="auto"/>
        <w:left w:val="none" w:sz="0" w:space="0" w:color="auto"/>
        <w:bottom w:val="none" w:sz="0" w:space="0" w:color="auto"/>
        <w:right w:val="none" w:sz="0" w:space="0" w:color="auto"/>
      </w:divBdr>
    </w:div>
    <w:div w:id="1611938357">
      <w:bodyDiv w:val="1"/>
      <w:marLeft w:val="0"/>
      <w:marRight w:val="0"/>
      <w:marTop w:val="0"/>
      <w:marBottom w:val="0"/>
      <w:divBdr>
        <w:top w:val="none" w:sz="0" w:space="0" w:color="auto"/>
        <w:left w:val="none" w:sz="0" w:space="0" w:color="auto"/>
        <w:bottom w:val="none" w:sz="0" w:space="0" w:color="auto"/>
        <w:right w:val="none" w:sz="0" w:space="0" w:color="auto"/>
      </w:divBdr>
    </w:div>
    <w:div w:id="1614286752">
      <w:bodyDiv w:val="1"/>
      <w:marLeft w:val="0"/>
      <w:marRight w:val="0"/>
      <w:marTop w:val="0"/>
      <w:marBottom w:val="0"/>
      <w:divBdr>
        <w:top w:val="none" w:sz="0" w:space="0" w:color="auto"/>
        <w:left w:val="none" w:sz="0" w:space="0" w:color="auto"/>
        <w:bottom w:val="none" w:sz="0" w:space="0" w:color="auto"/>
        <w:right w:val="none" w:sz="0" w:space="0" w:color="auto"/>
      </w:divBdr>
    </w:div>
    <w:div w:id="1639217517">
      <w:bodyDiv w:val="1"/>
      <w:marLeft w:val="0"/>
      <w:marRight w:val="0"/>
      <w:marTop w:val="0"/>
      <w:marBottom w:val="0"/>
      <w:divBdr>
        <w:top w:val="none" w:sz="0" w:space="0" w:color="auto"/>
        <w:left w:val="none" w:sz="0" w:space="0" w:color="auto"/>
        <w:bottom w:val="none" w:sz="0" w:space="0" w:color="auto"/>
        <w:right w:val="none" w:sz="0" w:space="0" w:color="auto"/>
      </w:divBdr>
    </w:div>
    <w:div w:id="1646278999">
      <w:bodyDiv w:val="1"/>
      <w:marLeft w:val="0"/>
      <w:marRight w:val="0"/>
      <w:marTop w:val="0"/>
      <w:marBottom w:val="0"/>
      <w:divBdr>
        <w:top w:val="none" w:sz="0" w:space="0" w:color="auto"/>
        <w:left w:val="none" w:sz="0" w:space="0" w:color="auto"/>
        <w:bottom w:val="none" w:sz="0" w:space="0" w:color="auto"/>
        <w:right w:val="none" w:sz="0" w:space="0" w:color="auto"/>
      </w:divBdr>
    </w:div>
    <w:div w:id="1649821965">
      <w:bodyDiv w:val="1"/>
      <w:marLeft w:val="0"/>
      <w:marRight w:val="0"/>
      <w:marTop w:val="0"/>
      <w:marBottom w:val="0"/>
      <w:divBdr>
        <w:top w:val="none" w:sz="0" w:space="0" w:color="auto"/>
        <w:left w:val="none" w:sz="0" w:space="0" w:color="auto"/>
        <w:bottom w:val="none" w:sz="0" w:space="0" w:color="auto"/>
        <w:right w:val="none" w:sz="0" w:space="0" w:color="auto"/>
      </w:divBdr>
    </w:div>
    <w:div w:id="1684549431">
      <w:bodyDiv w:val="1"/>
      <w:marLeft w:val="0"/>
      <w:marRight w:val="0"/>
      <w:marTop w:val="0"/>
      <w:marBottom w:val="0"/>
      <w:divBdr>
        <w:top w:val="none" w:sz="0" w:space="0" w:color="auto"/>
        <w:left w:val="none" w:sz="0" w:space="0" w:color="auto"/>
        <w:bottom w:val="none" w:sz="0" w:space="0" w:color="auto"/>
        <w:right w:val="none" w:sz="0" w:space="0" w:color="auto"/>
      </w:divBdr>
    </w:div>
    <w:div w:id="1697852546">
      <w:bodyDiv w:val="1"/>
      <w:marLeft w:val="0"/>
      <w:marRight w:val="0"/>
      <w:marTop w:val="0"/>
      <w:marBottom w:val="0"/>
      <w:divBdr>
        <w:top w:val="none" w:sz="0" w:space="0" w:color="auto"/>
        <w:left w:val="none" w:sz="0" w:space="0" w:color="auto"/>
        <w:bottom w:val="none" w:sz="0" w:space="0" w:color="auto"/>
        <w:right w:val="none" w:sz="0" w:space="0" w:color="auto"/>
      </w:divBdr>
    </w:div>
    <w:div w:id="1720978121">
      <w:bodyDiv w:val="1"/>
      <w:marLeft w:val="0"/>
      <w:marRight w:val="0"/>
      <w:marTop w:val="0"/>
      <w:marBottom w:val="0"/>
      <w:divBdr>
        <w:top w:val="none" w:sz="0" w:space="0" w:color="auto"/>
        <w:left w:val="none" w:sz="0" w:space="0" w:color="auto"/>
        <w:bottom w:val="none" w:sz="0" w:space="0" w:color="auto"/>
        <w:right w:val="none" w:sz="0" w:space="0" w:color="auto"/>
      </w:divBdr>
    </w:div>
    <w:div w:id="1722512623">
      <w:bodyDiv w:val="1"/>
      <w:marLeft w:val="0"/>
      <w:marRight w:val="0"/>
      <w:marTop w:val="0"/>
      <w:marBottom w:val="0"/>
      <w:divBdr>
        <w:top w:val="none" w:sz="0" w:space="0" w:color="auto"/>
        <w:left w:val="none" w:sz="0" w:space="0" w:color="auto"/>
        <w:bottom w:val="none" w:sz="0" w:space="0" w:color="auto"/>
        <w:right w:val="none" w:sz="0" w:space="0" w:color="auto"/>
      </w:divBdr>
    </w:div>
    <w:div w:id="1771779353">
      <w:bodyDiv w:val="1"/>
      <w:marLeft w:val="0"/>
      <w:marRight w:val="0"/>
      <w:marTop w:val="0"/>
      <w:marBottom w:val="0"/>
      <w:divBdr>
        <w:top w:val="none" w:sz="0" w:space="0" w:color="auto"/>
        <w:left w:val="none" w:sz="0" w:space="0" w:color="auto"/>
        <w:bottom w:val="none" w:sz="0" w:space="0" w:color="auto"/>
        <w:right w:val="none" w:sz="0" w:space="0" w:color="auto"/>
      </w:divBdr>
    </w:div>
    <w:div w:id="1787776186">
      <w:bodyDiv w:val="1"/>
      <w:marLeft w:val="0"/>
      <w:marRight w:val="0"/>
      <w:marTop w:val="0"/>
      <w:marBottom w:val="0"/>
      <w:divBdr>
        <w:top w:val="none" w:sz="0" w:space="0" w:color="auto"/>
        <w:left w:val="none" w:sz="0" w:space="0" w:color="auto"/>
        <w:bottom w:val="none" w:sz="0" w:space="0" w:color="auto"/>
        <w:right w:val="none" w:sz="0" w:space="0" w:color="auto"/>
      </w:divBdr>
    </w:div>
    <w:div w:id="1849635854">
      <w:bodyDiv w:val="1"/>
      <w:marLeft w:val="0"/>
      <w:marRight w:val="0"/>
      <w:marTop w:val="0"/>
      <w:marBottom w:val="0"/>
      <w:divBdr>
        <w:top w:val="none" w:sz="0" w:space="0" w:color="auto"/>
        <w:left w:val="none" w:sz="0" w:space="0" w:color="auto"/>
        <w:bottom w:val="none" w:sz="0" w:space="0" w:color="auto"/>
        <w:right w:val="none" w:sz="0" w:space="0" w:color="auto"/>
      </w:divBdr>
    </w:div>
    <w:div w:id="1852724208">
      <w:bodyDiv w:val="1"/>
      <w:marLeft w:val="0"/>
      <w:marRight w:val="0"/>
      <w:marTop w:val="0"/>
      <w:marBottom w:val="0"/>
      <w:divBdr>
        <w:top w:val="none" w:sz="0" w:space="0" w:color="auto"/>
        <w:left w:val="none" w:sz="0" w:space="0" w:color="auto"/>
        <w:bottom w:val="none" w:sz="0" w:space="0" w:color="auto"/>
        <w:right w:val="none" w:sz="0" w:space="0" w:color="auto"/>
      </w:divBdr>
    </w:div>
    <w:div w:id="1867980455">
      <w:bodyDiv w:val="1"/>
      <w:marLeft w:val="0"/>
      <w:marRight w:val="0"/>
      <w:marTop w:val="0"/>
      <w:marBottom w:val="0"/>
      <w:divBdr>
        <w:top w:val="none" w:sz="0" w:space="0" w:color="auto"/>
        <w:left w:val="none" w:sz="0" w:space="0" w:color="auto"/>
        <w:bottom w:val="none" w:sz="0" w:space="0" w:color="auto"/>
        <w:right w:val="none" w:sz="0" w:space="0" w:color="auto"/>
      </w:divBdr>
    </w:div>
    <w:div w:id="1877351943">
      <w:bodyDiv w:val="1"/>
      <w:marLeft w:val="0"/>
      <w:marRight w:val="0"/>
      <w:marTop w:val="0"/>
      <w:marBottom w:val="0"/>
      <w:divBdr>
        <w:top w:val="none" w:sz="0" w:space="0" w:color="auto"/>
        <w:left w:val="none" w:sz="0" w:space="0" w:color="auto"/>
        <w:bottom w:val="none" w:sz="0" w:space="0" w:color="auto"/>
        <w:right w:val="none" w:sz="0" w:space="0" w:color="auto"/>
      </w:divBdr>
    </w:div>
    <w:div w:id="1886326915">
      <w:bodyDiv w:val="1"/>
      <w:marLeft w:val="0"/>
      <w:marRight w:val="0"/>
      <w:marTop w:val="0"/>
      <w:marBottom w:val="0"/>
      <w:divBdr>
        <w:top w:val="none" w:sz="0" w:space="0" w:color="auto"/>
        <w:left w:val="none" w:sz="0" w:space="0" w:color="auto"/>
        <w:bottom w:val="none" w:sz="0" w:space="0" w:color="auto"/>
        <w:right w:val="none" w:sz="0" w:space="0" w:color="auto"/>
      </w:divBdr>
    </w:div>
    <w:div w:id="1887254559">
      <w:bodyDiv w:val="1"/>
      <w:marLeft w:val="0"/>
      <w:marRight w:val="0"/>
      <w:marTop w:val="0"/>
      <w:marBottom w:val="0"/>
      <w:divBdr>
        <w:top w:val="none" w:sz="0" w:space="0" w:color="auto"/>
        <w:left w:val="none" w:sz="0" w:space="0" w:color="auto"/>
        <w:bottom w:val="none" w:sz="0" w:space="0" w:color="auto"/>
        <w:right w:val="none" w:sz="0" w:space="0" w:color="auto"/>
      </w:divBdr>
    </w:div>
    <w:div w:id="1891770606">
      <w:bodyDiv w:val="1"/>
      <w:marLeft w:val="0"/>
      <w:marRight w:val="0"/>
      <w:marTop w:val="0"/>
      <w:marBottom w:val="0"/>
      <w:divBdr>
        <w:top w:val="none" w:sz="0" w:space="0" w:color="auto"/>
        <w:left w:val="none" w:sz="0" w:space="0" w:color="auto"/>
        <w:bottom w:val="none" w:sz="0" w:space="0" w:color="auto"/>
        <w:right w:val="none" w:sz="0" w:space="0" w:color="auto"/>
      </w:divBdr>
      <w:divsChild>
        <w:div w:id="1363900147">
          <w:marLeft w:val="0"/>
          <w:marRight w:val="0"/>
          <w:marTop w:val="0"/>
          <w:marBottom w:val="0"/>
          <w:divBdr>
            <w:top w:val="none" w:sz="0" w:space="0" w:color="auto"/>
            <w:left w:val="none" w:sz="0" w:space="0" w:color="auto"/>
            <w:bottom w:val="none" w:sz="0" w:space="0" w:color="auto"/>
            <w:right w:val="none" w:sz="0" w:space="0" w:color="auto"/>
          </w:divBdr>
          <w:divsChild>
            <w:div w:id="321201614">
              <w:marLeft w:val="0"/>
              <w:marRight w:val="0"/>
              <w:marTop w:val="0"/>
              <w:marBottom w:val="0"/>
              <w:divBdr>
                <w:top w:val="none" w:sz="0" w:space="0" w:color="auto"/>
                <w:left w:val="none" w:sz="0" w:space="0" w:color="auto"/>
                <w:bottom w:val="none" w:sz="0" w:space="0" w:color="auto"/>
                <w:right w:val="none" w:sz="0" w:space="0" w:color="auto"/>
              </w:divBdr>
              <w:divsChild>
                <w:div w:id="18927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55558">
      <w:bodyDiv w:val="1"/>
      <w:marLeft w:val="0"/>
      <w:marRight w:val="0"/>
      <w:marTop w:val="0"/>
      <w:marBottom w:val="0"/>
      <w:divBdr>
        <w:top w:val="none" w:sz="0" w:space="0" w:color="auto"/>
        <w:left w:val="none" w:sz="0" w:space="0" w:color="auto"/>
        <w:bottom w:val="none" w:sz="0" w:space="0" w:color="auto"/>
        <w:right w:val="none" w:sz="0" w:space="0" w:color="auto"/>
      </w:divBdr>
    </w:div>
    <w:div w:id="1919440006">
      <w:bodyDiv w:val="1"/>
      <w:marLeft w:val="0"/>
      <w:marRight w:val="0"/>
      <w:marTop w:val="0"/>
      <w:marBottom w:val="0"/>
      <w:divBdr>
        <w:top w:val="none" w:sz="0" w:space="0" w:color="auto"/>
        <w:left w:val="none" w:sz="0" w:space="0" w:color="auto"/>
        <w:bottom w:val="none" w:sz="0" w:space="0" w:color="auto"/>
        <w:right w:val="none" w:sz="0" w:space="0" w:color="auto"/>
      </w:divBdr>
    </w:div>
    <w:div w:id="1930846259">
      <w:bodyDiv w:val="1"/>
      <w:marLeft w:val="0"/>
      <w:marRight w:val="0"/>
      <w:marTop w:val="0"/>
      <w:marBottom w:val="0"/>
      <w:divBdr>
        <w:top w:val="none" w:sz="0" w:space="0" w:color="auto"/>
        <w:left w:val="none" w:sz="0" w:space="0" w:color="auto"/>
        <w:bottom w:val="none" w:sz="0" w:space="0" w:color="auto"/>
        <w:right w:val="none" w:sz="0" w:space="0" w:color="auto"/>
      </w:divBdr>
    </w:div>
    <w:div w:id="1956476552">
      <w:bodyDiv w:val="1"/>
      <w:marLeft w:val="0"/>
      <w:marRight w:val="0"/>
      <w:marTop w:val="0"/>
      <w:marBottom w:val="0"/>
      <w:divBdr>
        <w:top w:val="none" w:sz="0" w:space="0" w:color="auto"/>
        <w:left w:val="none" w:sz="0" w:space="0" w:color="auto"/>
        <w:bottom w:val="none" w:sz="0" w:space="0" w:color="auto"/>
        <w:right w:val="none" w:sz="0" w:space="0" w:color="auto"/>
      </w:divBdr>
    </w:div>
    <w:div w:id="1975871782">
      <w:bodyDiv w:val="1"/>
      <w:marLeft w:val="0"/>
      <w:marRight w:val="0"/>
      <w:marTop w:val="0"/>
      <w:marBottom w:val="0"/>
      <w:divBdr>
        <w:top w:val="none" w:sz="0" w:space="0" w:color="auto"/>
        <w:left w:val="none" w:sz="0" w:space="0" w:color="auto"/>
        <w:bottom w:val="none" w:sz="0" w:space="0" w:color="auto"/>
        <w:right w:val="none" w:sz="0" w:space="0" w:color="auto"/>
      </w:divBdr>
    </w:div>
    <w:div w:id="1985695652">
      <w:bodyDiv w:val="1"/>
      <w:marLeft w:val="0"/>
      <w:marRight w:val="0"/>
      <w:marTop w:val="0"/>
      <w:marBottom w:val="0"/>
      <w:divBdr>
        <w:top w:val="none" w:sz="0" w:space="0" w:color="auto"/>
        <w:left w:val="none" w:sz="0" w:space="0" w:color="auto"/>
        <w:bottom w:val="none" w:sz="0" w:space="0" w:color="auto"/>
        <w:right w:val="none" w:sz="0" w:space="0" w:color="auto"/>
      </w:divBdr>
      <w:divsChild>
        <w:div w:id="345668149">
          <w:marLeft w:val="0"/>
          <w:marRight w:val="0"/>
          <w:marTop w:val="0"/>
          <w:marBottom w:val="0"/>
          <w:divBdr>
            <w:top w:val="none" w:sz="0" w:space="0" w:color="auto"/>
            <w:left w:val="none" w:sz="0" w:space="0" w:color="auto"/>
            <w:bottom w:val="none" w:sz="0" w:space="0" w:color="auto"/>
            <w:right w:val="none" w:sz="0" w:space="0" w:color="auto"/>
          </w:divBdr>
          <w:divsChild>
            <w:div w:id="1215316440">
              <w:marLeft w:val="0"/>
              <w:marRight w:val="0"/>
              <w:marTop w:val="0"/>
              <w:marBottom w:val="0"/>
              <w:divBdr>
                <w:top w:val="none" w:sz="0" w:space="0" w:color="auto"/>
                <w:left w:val="none" w:sz="0" w:space="0" w:color="auto"/>
                <w:bottom w:val="none" w:sz="0" w:space="0" w:color="auto"/>
                <w:right w:val="none" w:sz="0" w:space="0" w:color="auto"/>
              </w:divBdr>
              <w:divsChild>
                <w:div w:id="16630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41692">
      <w:bodyDiv w:val="1"/>
      <w:marLeft w:val="0"/>
      <w:marRight w:val="0"/>
      <w:marTop w:val="0"/>
      <w:marBottom w:val="0"/>
      <w:divBdr>
        <w:top w:val="none" w:sz="0" w:space="0" w:color="auto"/>
        <w:left w:val="none" w:sz="0" w:space="0" w:color="auto"/>
        <w:bottom w:val="none" w:sz="0" w:space="0" w:color="auto"/>
        <w:right w:val="none" w:sz="0" w:space="0" w:color="auto"/>
      </w:divBdr>
    </w:div>
    <w:div w:id="2014599381">
      <w:bodyDiv w:val="1"/>
      <w:marLeft w:val="0"/>
      <w:marRight w:val="0"/>
      <w:marTop w:val="0"/>
      <w:marBottom w:val="0"/>
      <w:divBdr>
        <w:top w:val="none" w:sz="0" w:space="0" w:color="auto"/>
        <w:left w:val="none" w:sz="0" w:space="0" w:color="auto"/>
        <w:bottom w:val="none" w:sz="0" w:space="0" w:color="auto"/>
        <w:right w:val="none" w:sz="0" w:space="0" w:color="auto"/>
      </w:divBdr>
    </w:div>
    <w:div w:id="2050104974">
      <w:bodyDiv w:val="1"/>
      <w:marLeft w:val="0"/>
      <w:marRight w:val="0"/>
      <w:marTop w:val="0"/>
      <w:marBottom w:val="0"/>
      <w:divBdr>
        <w:top w:val="none" w:sz="0" w:space="0" w:color="auto"/>
        <w:left w:val="none" w:sz="0" w:space="0" w:color="auto"/>
        <w:bottom w:val="none" w:sz="0" w:space="0" w:color="auto"/>
        <w:right w:val="none" w:sz="0" w:space="0" w:color="auto"/>
      </w:divBdr>
    </w:div>
    <w:div w:id="2079356635">
      <w:bodyDiv w:val="1"/>
      <w:marLeft w:val="0"/>
      <w:marRight w:val="0"/>
      <w:marTop w:val="0"/>
      <w:marBottom w:val="0"/>
      <w:divBdr>
        <w:top w:val="none" w:sz="0" w:space="0" w:color="auto"/>
        <w:left w:val="none" w:sz="0" w:space="0" w:color="auto"/>
        <w:bottom w:val="none" w:sz="0" w:space="0" w:color="auto"/>
        <w:right w:val="none" w:sz="0" w:space="0" w:color="auto"/>
      </w:divBdr>
    </w:div>
    <w:div w:id="2095931731">
      <w:bodyDiv w:val="1"/>
      <w:marLeft w:val="0"/>
      <w:marRight w:val="0"/>
      <w:marTop w:val="0"/>
      <w:marBottom w:val="0"/>
      <w:divBdr>
        <w:top w:val="none" w:sz="0" w:space="0" w:color="auto"/>
        <w:left w:val="none" w:sz="0" w:space="0" w:color="auto"/>
        <w:bottom w:val="none" w:sz="0" w:space="0" w:color="auto"/>
        <w:right w:val="none" w:sz="0" w:space="0" w:color="auto"/>
      </w:divBdr>
    </w:div>
    <w:div w:id="2103992924">
      <w:bodyDiv w:val="1"/>
      <w:marLeft w:val="0"/>
      <w:marRight w:val="0"/>
      <w:marTop w:val="0"/>
      <w:marBottom w:val="0"/>
      <w:divBdr>
        <w:top w:val="none" w:sz="0" w:space="0" w:color="auto"/>
        <w:left w:val="none" w:sz="0" w:space="0" w:color="auto"/>
        <w:bottom w:val="none" w:sz="0" w:space="0" w:color="auto"/>
        <w:right w:val="none" w:sz="0" w:space="0" w:color="auto"/>
      </w:divBdr>
      <w:divsChild>
        <w:div w:id="1396515522">
          <w:marLeft w:val="0"/>
          <w:marRight w:val="0"/>
          <w:marTop w:val="0"/>
          <w:marBottom w:val="0"/>
          <w:divBdr>
            <w:top w:val="none" w:sz="0" w:space="0" w:color="auto"/>
            <w:left w:val="none" w:sz="0" w:space="0" w:color="auto"/>
            <w:bottom w:val="none" w:sz="0" w:space="0" w:color="auto"/>
            <w:right w:val="none" w:sz="0" w:space="0" w:color="auto"/>
          </w:divBdr>
          <w:divsChild>
            <w:div w:id="1593516036">
              <w:marLeft w:val="0"/>
              <w:marRight w:val="0"/>
              <w:marTop w:val="0"/>
              <w:marBottom w:val="0"/>
              <w:divBdr>
                <w:top w:val="none" w:sz="0" w:space="0" w:color="auto"/>
                <w:left w:val="none" w:sz="0" w:space="0" w:color="auto"/>
                <w:bottom w:val="none" w:sz="0" w:space="0" w:color="auto"/>
                <w:right w:val="none" w:sz="0" w:space="0" w:color="auto"/>
              </w:divBdr>
              <w:divsChild>
                <w:div w:id="1936982208">
                  <w:marLeft w:val="0"/>
                  <w:marRight w:val="0"/>
                  <w:marTop w:val="0"/>
                  <w:marBottom w:val="0"/>
                  <w:divBdr>
                    <w:top w:val="none" w:sz="0" w:space="0" w:color="auto"/>
                    <w:left w:val="none" w:sz="0" w:space="0" w:color="auto"/>
                    <w:bottom w:val="none" w:sz="0" w:space="0" w:color="auto"/>
                    <w:right w:val="none" w:sz="0" w:space="0" w:color="auto"/>
                  </w:divBdr>
                  <w:divsChild>
                    <w:div w:id="9801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45950">
      <w:bodyDiv w:val="1"/>
      <w:marLeft w:val="0"/>
      <w:marRight w:val="0"/>
      <w:marTop w:val="0"/>
      <w:marBottom w:val="0"/>
      <w:divBdr>
        <w:top w:val="none" w:sz="0" w:space="0" w:color="auto"/>
        <w:left w:val="none" w:sz="0" w:space="0" w:color="auto"/>
        <w:bottom w:val="none" w:sz="0" w:space="0" w:color="auto"/>
        <w:right w:val="none" w:sz="0" w:space="0" w:color="auto"/>
      </w:divBdr>
      <w:divsChild>
        <w:div w:id="87508126">
          <w:marLeft w:val="0"/>
          <w:marRight w:val="0"/>
          <w:marTop w:val="0"/>
          <w:marBottom w:val="0"/>
          <w:divBdr>
            <w:top w:val="none" w:sz="0" w:space="0" w:color="auto"/>
            <w:left w:val="none" w:sz="0" w:space="0" w:color="auto"/>
            <w:bottom w:val="none" w:sz="0" w:space="0" w:color="auto"/>
            <w:right w:val="none" w:sz="0" w:space="0" w:color="auto"/>
          </w:divBdr>
          <w:divsChild>
            <w:div w:id="709305473">
              <w:marLeft w:val="0"/>
              <w:marRight w:val="0"/>
              <w:marTop w:val="0"/>
              <w:marBottom w:val="0"/>
              <w:divBdr>
                <w:top w:val="none" w:sz="0" w:space="0" w:color="auto"/>
                <w:left w:val="none" w:sz="0" w:space="0" w:color="auto"/>
                <w:bottom w:val="none" w:sz="0" w:space="0" w:color="auto"/>
                <w:right w:val="none" w:sz="0" w:space="0" w:color="auto"/>
              </w:divBdr>
              <w:divsChild>
                <w:div w:id="14722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43837">
      <w:bodyDiv w:val="1"/>
      <w:marLeft w:val="0"/>
      <w:marRight w:val="0"/>
      <w:marTop w:val="0"/>
      <w:marBottom w:val="0"/>
      <w:divBdr>
        <w:top w:val="none" w:sz="0" w:space="0" w:color="auto"/>
        <w:left w:val="none" w:sz="0" w:space="0" w:color="auto"/>
        <w:bottom w:val="none" w:sz="0" w:space="0" w:color="auto"/>
        <w:right w:val="none" w:sz="0" w:space="0" w:color="auto"/>
      </w:divBdr>
    </w:div>
    <w:div w:id="2140026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image" Target="media/image28.jpeg"/><Relationship Id="rId21" Type="http://schemas.openxmlformats.org/officeDocument/2006/relationships/image" Target="media/image10.jp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jpeg"/><Relationship Id="rId11" Type="http://schemas.microsoft.com/office/2018/08/relationships/commentsExtensible" Target="commentsExtensible.xml"/><Relationship Id="rId24" Type="http://schemas.openxmlformats.org/officeDocument/2006/relationships/image" Target="media/image13.jp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image" Target="media/image3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7693D-28E2-4324-A1F8-7ED1386DD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67</Pages>
  <Words>34851</Words>
  <Characters>198656</Characters>
  <Application>Microsoft Office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Lougen</dc:creator>
  <cp:keywords/>
  <dc:description/>
  <cp:lastModifiedBy>Daniel Lougen</cp:lastModifiedBy>
  <cp:revision>31</cp:revision>
  <dcterms:created xsi:type="dcterms:W3CDTF">2025-03-24T20:30:00Z</dcterms:created>
  <dcterms:modified xsi:type="dcterms:W3CDTF">2025-03-25T22:00:00Z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id="r5jIUTsb"/&gt;&lt;style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